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3215D" w14:textId="2D408835" w:rsidR="004C01B9" w:rsidRPr="00143D69" w:rsidRDefault="00991E3F" w:rsidP="00A867F6">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 and Implementation</w:t>
      </w:r>
      <w:r w:rsidR="004C01B9" w:rsidRPr="00143D69">
        <w:rPr>
          <w:rFonts w:ascii="Times New Roman" w:eastAsia="Times New Roman" w:hAnsi="Times New Roman" w:cs="Times New Roman"/>
          <w:b/>
          <w:sz w:val="32"/>
          <w:szCs w:val="32"/>
        </w:rPr>
        <w:t xml:space="preserve"> </w:t>
      </w:r>
      <w:r w:rsidR="00C51668" w:rsidRPr="00143D69">
        <w:rPr>
          <w:rFonts w:ascii="Times New Roman" w:eastAsia="Times New Roman" w:hAnsi="Times New Roman" w:cs="Times New Roman"/>
          <w:b/>
          <w:sz w:val="32"/>
          <w:szCs w:val="32"/>
        </w:rPr>
        <w:t>of</w:t>
      </w:r>
      <w:r w:rsidR="004C01B9" w:rsidRPr="00143D69">
        <w:rPr>
          <w:rFonts w:ascii="Times New Roman" w:eastAsia="Times New Roman" w:hAnsi="Times New Roman" w:cs="Times New Roman"/>
          <w:b/>
          <w:sz w:val="32"/>
          <w:szCs w:val="32"/>
        </w:rPr>
        <w:t xml:space="preserve"> a Co-operative System for Baze University Staff</w:t>
      </w:r>
    </w:p>
    <w:p w14:paraId="6105FEA4"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3E06BFDB"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23FB0C14"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710B14BC"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51275659"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6D287D74" w14:textId="77777777" w:rsidR="0086462E" w:rsidRPr="0086462E" w:rsidRDefault="0086462E" w:rsidP="00A867F6">
      <w:pPr>
        <w:spacing w:line="360" w:lineRule="auto"/>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t>BY</w:t>
      </w:r>
    </w:p>
    <w:p w14:paraId="4561C546"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52D9EB44"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0D236B92"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22E267AE"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62B0350F" w14:textId="05379EBB" w:rsidR="0086462E" w:rsidRPr="0086462E" w:rsidRDefault="004C01B9" w:rsidP="00A867F6">
      <w:pPr>
        <w:spacing w:line="360" w:lineRule="auto"/>
        <w:jc w:val="center"/>
        <w:rPr>
          <w:rFonts w:ascii="Times New Roman" w:eastAsia="Times New Roman" w:hAnsi="Times New Roman" w:cs="Times New Roman"/>
          <w:sz w:val="32"/>
          <w:szCs w:val="32"/>
          <w:lang w:val="en-US"/>
        </w:rPr>
      </w:pPr>
      <w:proofErr w:type="spellStart"/>
      <w:r>
        <w:rPr>
          <w:rFonts w:ascii="Times New Roman" w:eastAsia="Times New Roman" w:hAnsi="Times New Roman" w:cs="Times New Roman"/>
          <w:sz w:val="32"/>
          <w:szCs w:val="32"/>
          <w:lang w:val="en-US"/>
        </w:rPr>
        <w:t>Anikwenze</w:t>
      </w:r>
      <w:proofErr w:type="spellEnd"/>
      <w:r>
        <w:rPr>
          <w:rFonts w:ascii="Times New Roman" w:eastAsia="Times New Roman" w:hAnsi="Times New Roman" w:cs="Times New Roman"/>
          <w:sz w:val="32"/>
          <w:szCs w:val="32"/>
          <w:lang w:val="en-US"/>
        </w:rPr>
        <w:t xml:space="preserve"> Olisa Harry</w:t>
      </w:r>
    </w:p>
    <w:p w14:paraId="1CF058CB" w14:textId="574F8314" w:rsidR="0086462E" w:rsidRPr="0086462E" w:rsidRDefault="0086462E" w:rsidP="00A867F6">
      <w:pPr>
        <w:spacing w:line="360" w:lineRule="auto"/>
        <w:jc w:val="center"/>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BU/</w:t>
      </w:r>
      <w:r w:rsidR="004C01B9">
        <w:rPr>
          <w:rFonts w:ascii="Times New Roman" w:eastAsia="Times New Roman" w:hAnsi="Times New Roman" w:cs="Times New Roman"/>
          <w:sz w:val="32"/>
          <w:szCs w:val="32"/>
          <w:lang w:val="en-US"/>
        </w:rPr>
        <w:t>21C</w:t>
      </w:r>
      <w:r w:rsidRPr="0086462E">
        <w:rPr>
          <w:rFonts w:ascii="Times New Roman" w:eastAsia="Times New Roman" w:hAnsi="Times New Roman" w:cs="Times New Roman"/>
          <w:sz w:val="32"/>
          <w:szCs w:val="32"/>
          <w:lang w:val="en-US"/>
        </w:rPr>
        <w:t>/IT/</w:t>
      </w:r>
      <w:r w:rsidR="004C01B9">
        <w:rPr>
          <w:rFonts w:ascii="Times New Roman" w:eastAsia="Times New Roman" w:hAnsi="Times New Roman" w:cs="Times New Roman"/>
          <w:sz w:val="32"/>
          <w:szCs w:val="32"/>
          <w:lang w:val="en-US"/>
        </w:rPr>
        <w:t>5648</w:t>
      </w:r>
    </w:p>
    <w:p w14:paraId="4B8B1D24"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32E9CD2A"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4E708AFD"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4E90F7BB"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2A7CA963" w14:textId="7EF3D2DE" w:rsidR="0086462E" w:rsidRPr="0086462E" w:rsidRDefault="0086462E" w:rsidP="00A867F6">
      <w:pPr>
        <w:spacing w:line="360" w:lineRule="auto"/>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t xml:space="preserve">IN PARTIAL FULFILMENT OF THE REQUIREMENT FOR THE AWARD OF BACHELOR OF SCIENCE IN </w:t>
      </w:r>
      <w:r w:rsidR="004C01B9" w:rsidRPr="00E876B2">
        <w:rPr>
          <w:rFonts w:ascii="Times New Roman" w:eastAsia="Times New Roman" w:hAnsi="Times New Roman" w:cs="Times New Roman"/>
          <w:b/>
          <w:bCs/>
          <w:sz w:val="32"/>
          <w:szCs w:val="32"/>
          <w:lang w:val="en-US"/>
        </w:rPr>
        <w:t>SOFTWARE ENGINEERING</w:t>
      </w:r>
      <w:r w:rsidRPr="0086462E">
        <w:rPr>
          <w:rFonts w:ascii="Times New Roman" w:eastAsia="Times New Roman" w:hAnsi="Times New Roman" w:cs="Times New Roman"/>
          <w:b/>
          <w:bCs/>
          <w:sz w:val="32"/>
          <w:szCs w:val="32"/>
          <w:lang w:val="en-US"/>
        </w:rPr>
        <w:t>, FACULTY OF COMPUTING AND APPLIED SCIENCE, BAZE UNIVERSITY, ABUJA.</w:t>
      </w:r>
    </w:p>
    <w:p w14:paraId="0B7AF663"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074AE905"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5FDA0901"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4A98614D"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52D99D10"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016B63B4" w14:textId="45FD7E55" w:rsidR="0086462E" w:rsidRPr="0086462E" w:rsidRDefault="004C01B9" w:rsidP="00A867F6">
      <w:pPr>
        <w:spacing w:line="360" w:lineRule="auto"/>
        <w:jc w:val="center"/>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SEPTEMBER</w:t>
      </w:r>
      <w:r w:rsidR="0086462E" w:rsidRPr="0086462E">
        <w:rPr>
          <w:rFonts w:ascii="Times New Roman" w:eastAsia="Times New Roman" w:hAnsi="Times New Roman" w:cs="Times New Roman"/>
          <w:sz w:val="32"/>
          <w:szCs w:val="32"/>
          <w:lang w:val="en-US"/>
        </w:rPr>
        <w:t>, 20</w:t>
      </w:r>
      <w:r>
        <w:rPr>
          <w:rFonts w:ascii="Times New Roman" w:eastAsia="Times New Roman" w:hAnsi="Times New Roman" w:cs="Times New Roman"/>
          <w:sz w:val="32"/>
          <w:szCs w:val="32"/>
          <w:lang w:val="en-US"/>
        </w:rPr>
        <w:t>24</w:t>
      </w:r>
    </w:p>
    <w:p w14:paraId="0FDCB1A8" w14:textId="77777777" w:rsidR="0086462E" w:rsidRPr="0086462E" w:rsidRDefault="0086462E" w:rsidP="00A867F6">
      <w:pPr>
        <w:spacing w:line="360" w:lineRule="auto"/>
        <w:jc w:val="center"/>
        <w:rPr>
          <w:rFonts w:ascii="Times New Roman" w:eastAsia="Times New Roman" w:hAnsi="Times New Roman" w:cs="Times New Roman"/>
          <w:sz w:val="32"/>
          <w:szCs w:val="32"/>
          <w:lang w:val="en-US"/>
        </w:rPr>
      </w:pPr>
    </w:p>
    <w:p w14:paraId="62C96646" w14:textId="77777777" w:rsidR="00122D19" w:rsidRDefault="00122D19" w:rsidP="00A867F6">
      <w:pPr>
        <w:spacing w:line="360" w:lineRule="auto"/>
        <w:jc w:val="center"/>
        <w:rPr>
          <w:rFonts w:ascii="Times New Roman" w:eastAsia="Times New Roman" w:hAnsi="Times New Roman" w:cs="Times New Roman"/>
          <w:sz w:val="32"/>
          <w:szCs w:val="32"/>
          <w:lang w:val="en-US"/>
        </w:rPr>
      </w:pPr>
      <w:bookmarkStart w:id="0" w:name="_Toc136962781"/>
      <w:bookmarkStart w:id="1" w:name="_Toc145086188"/>
      <w:r>
        <w:rPr>
          <w:rFonts w:ascii="Times New Roman" w:eastAsia="Times New Roman" w:hAnsi="Times New Roman" w:cs="Times New Roman"/>
          <w:sz w:val="32"/>
          <w:szCs w:val="32"/>
          <w:lang w:val="en-US"/>
        </w:rPr>
        <w:br w:type="page"/>
      </w:r>
    </w:p>
    <w:p w14:paraId="20983587" w14:textId="4C57E3C2" w:rsidR="0086462E" w:rsidRPr="00E876B2" w:rsidRDefault="0086462E" w:rsidP="00A867F6">
      <w:pPr>
        <w:spacing w:line="360" w:lineRule="auto"/>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lastRenderedPageBreak/>
        <w:t>DECLARATION</w:t>
      </w:r>
      <w:bookmarkEnd w:id="0"/>
      <w:bookmarkEnd w:id="1"/>
    </w:p>
    <w:p w14:paraId="461B88EF" w14:textId="77777777" w:rsidR="00E876B2" w:rsidRDefault="00E876B2" w:rsidP="00A867F6">
      <w:pPr>
        <w:spacing w:line="360" w:lineRule="auto"/>
        <w:jc w:val="center"/>
        <w:rPr>
          <w:rFonts w:ascii="Times New Roman" w:eastAsia="Times New Roman" w:hAnsi="Times New Roman" w:cs="Times New Roman"/>
          <w:sz w:val="32"/>
          <w:szCs w:val="32"/>
          <w:lang w:val="en-US"/>
        </w:rPr>
      </w:pPr>
    </w:p>
    <w:p w14:paraId="0D6BE60B" w14:textId="77777777" w:rsidR="00E876B2" w:rsidRPr="0086462E" w:rsidRDefault="00E876B2" w:rsidP="00A867F6">
      <w:pPr>
        <w:spacing w:line="360" w:lineRule="auto"/>
        <w:jc w:val="center"/>
        <w:rPr>
          <w:rFonts w:ascii="Times New Roman" w:eastAsia="Times New Roman" w:hAnsi="Times New Roman" w:cs="Times New Roman"/>
          <w:sz w:val="32"/>
          <w:szCs w:val="32"/>
          <w:lang w:val="en-US"/>
        </w:rPr>
      </w:pPr>
    </w:p>
    <w:p w14:paraId="0A4A4391" w14:textId="77777777" w:rsidR="0086462E" w:rsidRPr="0086462E" w:rsidRDefault="0086462E" w:rsidP="00A867F6">
      <w:pPr>
        <w:spacing w:line="360" w:lineRule="auto"/>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I hereby declared that this research project has been written by me under the supervision of Dr. Usman Bello Abubakar. The work has been presented in any previous research for the award of </w:t>
      </w:r>
      <w:proofErr w:type="spellStart"/>
      <w:proofErr w:type="gramStart"/>
      <w:r w:rsidRPr="0086462E">
        <w:rPr>
          <w:rFonts w:ascii="Times New Roman" w:eastAsia="Times New Roman" w:hAnsi="Times New Roman" w:cs="Times New Roman"/>
          <w:sz w:val="32"/>
          <w:szCs w:val="32"/>
          <w:lang w:val="en-US"/>
        </w:rPr>
        <w:t>B.Sc</w:t>
      </w:r>
      <w:proofErr w:type="spellEnd"/>
      <w:proofErr w:type="gramEnd"/>
      <w:r w:rsidRPr="0086462E">
        <w:rPr>
          <w:rFonts w:ascii="Times New Roman" w:eastAsia="Times New Roman" w:hAnsi="Times New Roman" w:cs="Times New Roman"/>
          <w:sz w:val="32"/>
          <w:szCs w:val="32"/>
          <w:lang w:val="en-US"/>
        </w:rPr>
        <w:t xml:space="preserve"> degree to the best of my knowledge. The work is entirely mine and I accept the sole responsibility for any errors that might be found in the work, while the reference to publish material have been duly acknowledge. </w:t>
      </w:r>
    </w:p>
    <w:p w14:paraId="5E0EC064" w14:textId="77777777" w:rsidR="0086462E" w:rsidRDefault="0086462E" w:rsidP="00A867F6">
      <w:pPr>
        <w:spacing w:line="360" w:lineRule="auto"/>
        <w:rPr>
          <w:rFonts w:ascii="Times New Roman" w:eastAsia="Times New Roman" w:hAnsi="Times New Roman" w:cs="Times New Roman"/>
          <w:sz w:val="32"/>
          <w:szCs w:val="32"/>
          <w:lang w:val="en-US"/>
        </w:rPr>
      </w:pPr>
    </w:p>
    <w:p w14:paraId="1B5D6ECE" w14:textId="77777777" w:rsidR="004C01B9" w:rsidRDefault="004C01B9" w:rsidP="00A867F6">
      <w:pPr>
        <w:spacing w:line="360" w:lineRule="auto"/>
        <w:rPr>
          <w:rFonts w:ascii="Times New Roman" w:eastAsia="Times New Roman" w:hAnsi="Times New Roman" w:cs="Times New Roman"/>
          <w:sz w:val="32"/>
          <w:szCs w:val="32"/>
          <w:lang w:val="en-US"/>
        </w:rPr>
      </w:pPr>
    </w:p>
    <w:p w14:paraId="7D40B32B" w14:textId="77777777" w:rsidR="004C01B9" w:rsidRDefault="004C01B9" w:rsidP="00A867F6">
      <w:pPr>
        <w:spacing w:line="360" w:lineRule="auto"/>
        <w:rPr>
          <w:rFonts w:ascii="Times New Roman" w:eastAsia="Times New Roman" w:hAnsi="Times New Roman" w:cs="Times New Roman"/>
          <w:sz w:val="32"/>
          <w:szCs w:val="32"/>
          <w:lang w:val="en-US"/>
        </w:rPr>
      </w:pPr>
    </w:p>
    <w:p w14:paraId="79C88CEC" w14:textId="77777777" w:rsidR="004C01B9" w:rsidRDefault="004C01B9" w:rsidP="00A867F6">
      <w:pPr>
        <w:spacing w:line="360" w:lineRule="auto"/>
        <w:rPr>
          <w:rFonts w:ascii="Times New Roman" w:eastAsia="Times New Roman" w:hAnsi="Times New Roman" w:cs="Times New Roman"/>
          <w:sz w:val="32"/>
          <w:szCs w:val="32"/>
          <w:lang w:val="en-US"/>
        </w:rPr>
      </w:pPr>
    </w:p>
    <w:p w14:paraId="47DEC67D" w14:textId="77777777" w:rsidR="004C01B9" w:rsidRDefault="004C01B9" w:rsidP="00A867F6">
      <w:pPr>
        <w:spacing w:line="360" w:lineRule="auto"/>
        <w:rPr>
          <w:rFonts w:ascii="Times New Roman" w:eastAsia="Times New Roman" w:hAnsi="Times New Roman" w:cs="Times New Roman"/>
          <w:sz w:val="32"/>
          <w:szCs w:val="32"/>
          <w:lang w:val="en-US"/>
        </w:rPr>
      </w:pPr>
    </w:p>
    <w:p w14:paraId="459FA19A" w14:textId="77777777" w:rsidR="004C01B9" w:rsidRDefault="004C01B9" w:rsidP="00A867F6">
      <w:pPr>
        <w:spacing w:line="360" w:lineRule="auto"/>
        <w:rPr>
          <w:rFonts w:ascii="Times New Roman" w:eastAsia="Times New Roman" w:hAnsi="Times New Roman" w:cs="Times New Roman"/>
          <w:sz w:val="32"/>
          <w:szCs w:val="32"/>
          <w:lang w:val="en-US"/>
        </w:rPr>
      </w:pPr>
    </w:p>
    <w:p w14:paraId="71CEB936" w14:textId="77777777" w:rsidR="004C01B9" w:rsidRPr="0086462E" w:rsidRDefault="004C01B9" w:rsidP="00A867F6">
      <w:pPr>
        <w:spacing w:line="360" w:lineRule="auto"/>
        <w:rPr>
          <w:rFonts w:ascii="Times New Roman" w:eastAsia="Times New Roman" w:hAnsi="Times New Roman" w:cs="Times New Roman"/>
          <w:sz w:val="32"/>
          <w:szCs w:val="32"/>
          <w:lang w:val="en-US"/>
        </w:rPr>
      </w:pPr>
    </w:p>
    <w:p w14:paraId="76F7B30D" w14:textId="03C88A99" w:rsidR="0086462E" w:rsidRPr="0086462E" w:rsidRDefault="00C05E04" w:rsidP="00A867F6">
      <w:pPr>
        <w:spacing w:line="360" w:lineRule="auto"/>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t xml:space="preserve">                                                                 </w:t>
      </w:r>
      <w:r w:rsidR="0086462E" w:rsidRPr="0086462E">
        <w:rPr>
          <w:rFonts w:ascii="Times New Roman" w:eastAsia="Times New Roman" w:hAnsi="Times New Roman" w:cs="Times New Roman"/>
          <w:sz w:val="32"/>
          <w:szCs w:val="32"/>
          <w:lang w:val="en-US"/>
        </w:rPr>
        <w:t>______________________________</w:t>
      </w:r>
      <w:r w:rsidR="002B4885">
        <w:rPr>
          <w:rFonts w:ascii="Times New Roman" w:eastAsia="Times New Roman" w:hAnsi="Times New Roman" w:cs="Times New Roman"/>
          <w:sz w:val="32"/>
          <w:szCs w:val="32"/>
          <w:lang w:val="en-US"/>
        </w:rPr>
        <w:t xml:space="preserve">                </w:t>
      </w:r>
      <w:r w:rsidR="0086462E" w:rsidRPr="0086462E">
        <w:rPr>
          <w:rFonts w:ascii="Times New Roman" w:eastAsia="Times New Roman" w:hAnsi="Times New Roman" w:cs="Times New Roman"/>
          <w:sz w:val="32"/>
          <w:szCs w:val="32"/>
          <w:lang w:val="en-US"/>
        </w:rPr>
        <w:t>_______________</w:t>
      </w:r>
    </w:p>
    <w:p w14:paraId="179CDF7A" w14:textId="666FC7BC" w:rsidR="0086462E" w:rsidRPr="0086462E" w:rsidRDefault="00C05E04" w:rsidP="00A867F6">
      <w:pPr>
        <w:spacing w:line="360" w:lineRule="auto"/>
        <w:rPr>
          <w:rFonts w:ascii="Times New Roman" w:eastAsia="Times New Roman" w:hAnsi="Times New Roman" w:cs="Times New Roman"/>
          <w:sz w:val="32"/>
          <w:szCs w:val="32"/>
          <w:lang w:val="en-US"/>
        </w:rPr>
      </w:pPr>
      <w:proofErr w:type="spellStart"/>
      <w:r>
        <w:rPr>
          <w:rFonts w:ascii="Times New Roman" w:eastAsia="Times New Roman" w:hAnsi="Times New Roman" w:cs="Times New Roman"/>
          <w:sz w:val="32"/>
          <w:szCs w:val="32"/>
          <w:lang w:val="en-US"/>
        </w:rPr>
        <w:t>Anikwenze</w:t>
      </w:r>
      <w:proofErr w:type="spellEnd"/>
      <w:r>
        <w:rPr>
          <w:rFonts w:ascii="Times New Roman" w:eastAsia="Times New Roman" w:hAnsi="Times New Roman" w:cs="Times New Roman"/>
          <w:sz w:val="32"/>
          <w:szCs w:val="32"/>
          <w:lang w:val="en-US"/>
        </w:rPr>
        <w:t xml:space="preserve"> Olisa Harry</w:t>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r>
      <w:r w:rsidR="0086462E" w:rsidRPr="0086462E">
        <w:rPr>
          <w:rFonts w:ascii="Times New Roman" w:eastAsia="Times New Roman" w:hAnsi="Times New Roman" w:cs="Times New Roman"/>
          <w:sz w:val="32"/>
          <w:szCs w:val="32"/>
          <w:lang w:val="en-US"/>
        </w:rPr>
        <w:tab/>
        <w:t>Date</w:t>
      </w:r>
    </w:p>
    <w:p w14:paraId="78361891" w14:textId="331470FF" w:rsidR="0086462E" w:rsidRPr="0086462E" w:rsidRDefault="0086462E" w:rsidP="00A867F6">
      <w:pPr>
        <w:spacing w:line="360" w:lineRule="auto"/>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BU/</w:t>
      </w:r>
      <w:r w:rsidR="00C05E04">
        <w:rPr>
          <w:rFonts w:ascii="Times New Roman" w:eastAsia="Times New Roman" w:hAnsi="Times New Roman" w:cs="Times New Roman"/>
          <w:sz w:val="32"/>
          <w:szCs w:val="32"/>
          <w:lang w:val="en-US"/>
        </w:rPr>
        <w:t>21C</w:t>
      </w:r>
      <w:r w:rsidRPr="0086462E">
        <w:rPr>
          <w:rFonts w:ascii="Times New Roman" w:eastAsia="Times New Roman" w:hAnsi="Times New Roman" w:cs="Times New Roman"/>
          <w:sz w:val="32"/>
          <w:szCs w:val="32"/>
          <w:lang w:val="en-US"/>
        </w:rPr>
        <w:t>/IT/</w:t>
      </w:r>
      <w:r w:rsidR="00C05E04">
        <w:rPr>
          <w:rFonts w:ascii="Times New Roman" w:eastAsia="Times New Roman" w:hAnsi="Times New Roman" w:cs="Times New Roman"/>
          <w:sz w:val="32"/>
          <w:szCs w:val="32"/>
          <w:lang w:val="en-US"/>
        </w:rPr>
        <w:t>5648</w:t>
      </w:r>
    </w:p>
    <w:p w14:paraId="4E597D4B" w14:textId="77777777" w:rsidR="0086462E" w:rsidRPr="0086462E" w:rsidRDefault="0086462E" w:rsidP="00A867F6">
      <w:pPr>
        <w:spacing w:line="360" w:lineRule="auto"/>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ab/>
      </w:r>
      <w:r w:rsidRPr="0086462E">
        <w:rPr>
          <w:rFonts w:ascii="Times New Roman" w:eastAsia="Times New Roman" w:hAnsi="Times New Roman" w:cs="Times New Roman"/>
          <w:sz w:val="32"/>
          <w:szCs w:val="32"/>
          <w:lang w:val="en-US"/>
        </w:rPr>
        <w:tab/>
      </w:r>
      <w:r w:rsidRPr="0086462E">
        <w:rPr>
          <w:rFonts w:ascii="Times New Roman" w:eastAsia="Times New Roman" w:hAnsi="Times New Roman" w:cs="Times New Roman"/>
          <w:sz w:val="32"/>
          <w:szCs w:val="32"/>
          <w:lang w:val="en-US"/>
        </w:rPr>
        <w:tab/>
      </w:r>
    </w:p>
    <w:p w14:paraId="5A288195"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5F001B13"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221BA1F6"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293E8E0A" w14:textId="77777777" w:rsidR="0086462E" w:rsidRPr="0086462E" w:rsidRDefault="0086462E" w:rsidP="00A867F6">
      <w:pPr>
        <w:spacing w:line="360" w:lineRule="auto"/>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                                                                                                  APPROVED BY</w:t>
      </w:r>
    </w:p>
    <w:p w14:paraId="5FDBEB80" w14:textId="77777777" w:rsidR="0086462E" w:rsidRPr="0086462E" w:rsidRDefault="0086462E" w:rsidP="00A867F6">
      <w:pPr>
        <w:spacing w:line="360" w:lineRule="auto"/>
        <w:jc w:val="right"/>
        <w:rPr>
          <w:rFonts w:ascii="Times New Roman" w:eastAsia="Times New Roman" w:hAnsi="Times New Roman" w:cs="Times New Roman"/>
          <w:sz w:val="32"/>
          <w:szCs w:val="32"/>
          <w:lang w:val="en-US"/>
        </w:rPr>
      </w:pPr>
    </w:p>
    <w:p w14:paraId="12E66D7C" w14:textId="77777777" w:rsidR="0086462E" w:rsidRPr="0086462E" w:rsidRDefault="0086462E" w:rsidP="00A867F6">
      <w:pPr>
        <w:spacing w:line="360" w:lineRule="auto"/>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_____________________</w:t>
      </w:r>
    </w:p>
    <w:p w14:paraId="14D5A116" w14:textId="77777777" w:rsidR="0033018F" w:rsidRDefault="0086462E" w:rsidP="00A867F6">
      <w:pPr>
        <w:spacing w:line="360" w:lineRule="auto"/>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Head of Department,</w:t>
      </w:r>
    </w:p>
    <w:p w14:paraId="263FE43D" w14:textId="41064A3A" w:rsidR="0086462E" w:rsidRPr="0086462E" w:rsidRDefault="0086462E" w:rsidP="00A867F6">
      <w:pPr>
        <w:spacing w:line="360" w:lineRule="auto"/>
        <w:jc w:val="right"/>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Department of Computer Science</w:t>
      </w:r>
    </w:p>
    <w:p w14:paraId="7C23C58F" w14:textId="77777777" w:rsidR="0086462E" w:rsidRPr="00E876B2" w:rsidRDefault="0086462E" w:rsidP="00A867F6">
      <w:pPr>
        <w:spacing w:line="360" w:lineRule="auto"/>
        <w:jc w:val="center"/>
        <w:rPr>
          <w:rFonts w:ascii="Times New Roman" w:eastAsia="Times New Roman" w:hAnsi="Times New Roman" w:cs="Times New Roman"/>
          <w:b/>
          <w:bCs/>
          <w:sz w:val="32"/>
          <w:szCs w:val="32"/>
          <w:lang w:val="en-US"/>
        </w:rPr>
      </w:pPr>
      <w:bookmarkStart w:id="2" w:name="_Toc136962782"/>
      <w:bookmarkStart w:id="3" w:name="_Toc145086189"/>
      <w:r w:rsidRPr="0086462E">
        <w:rPr>
          <w:rFonts w:ascii="Times New Roman" w:eastAsia="Times New Roman" w:hAnsi="Times New Roman" w:cs="Times New Roman"/>
          <w:b/>
          <w:bCs/>
          <w:sz w:val="32"/>
          <w:szCs w:val="32"/>
          <w:lang w:val="en-US"/>
        </w:rPr>
        <w:t>CERTIFICATION</w:t>
      </w:r>
    </w:p>
    <w:p w14:paraId="07DD19B2" w14:textId="77777777" w:rsidR="00E876B2" w:rsidRDefault="00E876B2" w:rsidP="00A867F6">
      <w:pPr>
        <w:spacing w:line="360" w:lineRule="auto"/>
        <w:jc w:val="center"/>
        <w:rPr>
          <w:rFonts w:ascii="Times New Roman" w:eastAsia="Times New Roman" w:hAnsi="Times New Roman" w:cs="Times New Roman"/>
          <w:sz w:val="32"/>
          <w:szCs w:val="32"/>
          <w:lang w:val="en-US"/>
        </w:rPr>
      </w:pPr>
    </w:p>
    <w:p w14:paraId="5EFE5FA3" w14:textId="77777777" w:rsidR="00E876B2" w:rsidRPr="0086462E" w:rsidRDefault="00E876B2" w:rsidP="00A867F6">
      <w:pPr>
        <w:spacing w:line="360" w:lineRule="auto"/>
        <w:jc w:val="center"/>
        <w:rPr>
          <w:rFonts w:ascii="Times New Roman" w:eastAsia="Times New Roman" w:hAnsi="Times New Roman" w:cs="Times New Roman"/>
          <w:sz w:val="32"/>
          <w:szCs w:val="32"/>
          <w:lang w:val="en-US"/>
        </w:rPr>
      </w:pPr>
    </w:p>
    <w:p w14:paraId="035EF125" w14:textId="43F38532" w:rsidR="0086462E" w:rsidRPr="0086462E" w:rsidRDefault="0086462E" w:rsidP="00A867F6">
      <w:pPr>
        <w:spacing w:line="360" w:lineRule="auto"/>
        <w:rPr>
          <w:rFonts w:ascii="Times New Roman" w:eastAsia="Times New Roman" w:hAnsi="Times New Roman" w:cs="Times New Roman"/>
          <w:sz w:val="32"/>
          <w:szCs w:val="32"/>
          <w:lang w:val="en-US"/>
        </w:rPr>
      </w:pPr>
      <w:r w:rsidRPr="0086462E">
        <w:rPr>
          <w:rFonts w:ascii="Times New Roman" w:eastAsia="Times New Roman" w:hAnsi="Times New Roman" w:cs="Times New Roman"/>
          <w:sz w:val="32"/>
          <w:szCs w:val="32"/>
          <w:lang w:val="en-US"/>
        </w:rPr>
        <w:t xml:space="preserve">This project entitled </w:t>
      </w:r>
      <w:r w:rsidR="00052950">
        <w:rPr>
          <w:rFonts w:ascii="Times New Roman" w:eastAsia="Times New Roman" w:hAnsi="Times New Roman" w:cs="Times New Roman"/>
          <w:sz w:val="32"/>
          <w:szCs w:val="32"/>
          <w:lang w:val="en-US"/>
        </w:rPr>
        <w:t>“</w:t>
      </w:r>
      <w:r w:rsidR="00052950">
        <w:rPr>
          <w:rFonts w:ascii="Times New Roman" w:eastAsia="Times New Roman" w:hAnsi="Times New Roman" w:cs="Times New Roman"/>
          <w:b/>
          <w:sz w:val="32"/>
          <w:szCs w:val="32"/>
        </w:rPr>
        <w:t>Design and Implementation</w:t>
      </w:r>
      <w:r w:rsidR="00052950" w:rsidRPr="00143D69">
        <w:rPr>
          <w:rFonts w:ascii="Times New Roman" w:eastAsia="Times New Roman" w:hAnsi="Times New Roman" w:cs="Times New Roman"/>
          <w:b/>
          <w:sz w:val="32"/>
          <w:szCs w:val="32"/>
        </w:rPr>
        <w:t xml:space="preserve"> of a Co-operative System for Baze University Staff</w:t>
      </w:r>
      <w:r w:rsidR="00052950">
        <w:rPr>
          <w:rFonts w:ascii="Times New Roman" w:eastAsia="Times New Roman" w:hAnsi="Times New Roman" w:cs="Times New Roman"/>
          <w:b/>
          <w:sz w:val="32"/>
          <w:szCs w:val="32"/>
        </w:rPr>
        <w:t xml:space="preserve">” </w:t>
      </w:r>
      <w:r w:rsidRPr="0086462E">
        <w:rPr>
          <w:rFonts w:ascii="Times New Roman" w:eastAsia="Times New Roman" w:hAnsi="Times New Roman" w:cs="Times New Roman"/>
          <w:sz w:val="32"/>
          <w:szCs w:val="32"/>
          <w:lang w:val="en-US"/>
        </w:rPr>
        <w:t xml:space="preserve">meets the requirements governing the award of Bachelor of Science in </w:t>
      </w:r>
      <w:r w:rsidR="00052950">
        <w:rPr>
          <w:rFonts w:ascii="Times New Roman" w:eastAsia="Times New Roman" w:hAnsi="Times New Roman" w:cs="Times New Roman"/>
          <w:sz w:val="32"/>
          <w:szCs w:val="32"/>
          <w:lang w:val="en-US"/>
        </w:rPr>
        <w:t>Software Engineering</w:t>
      </w:r>
      <w:r w:rsidRPr="0086462E">
        <w:rPr>
          <w:rFonts w:ascii="Times New Roman" w:eastAsia="Times New Roman" w:hAnsi="Times New Roman" w:cs="Times New Roman"/>
          <w:sz w:val="32"/>
          <w:szCs w:val="32"/>
          <w:lang w:val="en-US"/>
        </w:rPr>
        <w:t xml:space="preserve"> in Baze University, Abuja.</w:t>
      </w:r>
    </w:p>
    <w:p w14:paraId="6C55C505"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317453F1"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56C51998"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6273BC46"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0D0AC464"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711CE693"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7CC682B8"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6691CDA5"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028B1613"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2CDA964B"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58C48859"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06AFABA8"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716F2C35" w14:textId="035E07F1" w:rsidR="0086462E" w:rsidRPr="0086462E" w:rsidRDefault="00B567A5" w:rsidP="00A867F6">
      <w:pPr>
        <w:spacing w:line="360" w:lineRule="auto"/>
        <w:rPr>
          <w:rFonts w:ascii="Times New Roman" w:eastAsia="Times New Roman" w:hAnsi="Times New Roman" w:cs="Times New Roman"/>
          <w:sz w:val="32"/>
          <w:szCs w:val="32"/>
          <w:lang w:val="en-US"/>
        </w:rPr>
      </w:pPr>
      <w:r>
        <w:rPr>
          <w:rFonts w:ascii="Times New Roman" w:eastAsia="Times New Roman" w:hAnsi="Times New Roman" w:cs="Times New Roman"/>
          <w:sz w:val="32"/>
          <w:szCs w:val="32"/>
          <w:lang w:val="en-US"/>
        </w:rPr>
        <w:br w:type="page"/>
      </w:r>
    </w:p>
    <w:p w14:paraId="1D630EFF" w14:textId="6CDCFB4B" w:rsidR="0086462E" w:rsidRPr="00E876B2" w:rsidRDefault="0086462E" w:rsidP="00A867F6">
      <w:pPr>
        <w:spacing w:line="360" w:lineRule="auto"/>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lastRenderedPageBreak/>
        <w:t>APPROVAL</w:t>
      </w:r>
    </w:p>
    <w:p w14:paraId="6B57FCBC" w14:textId="77777777" w:rsidR="00B567A5" w:rsidRDefault="00B567A5" w:rsidP="00A867F6">
      <w:pPr>
        <w:spacing w:line="360" w:lineRule="auto"/>
        <w:jc w:val="center"/>
        <w:rPr>
          <w:rFonts w:ascii="Times New Roman" w:eastAsia="Times New Roman" w:hAnsi="Times New Roman" w:cs="Times New Roman"/>
          <w:sz w:val="32"/>
          <w:szCs w:val="32"/>
          <w:lang w:val="en-US"/>
        </w:rPr>
      </w:pPr>
    </w:p>
    <w:p w14:paraId="5E3EB10C" w14:textId="77777777" w:rsidR="00E876B2" w:rsidRPr="0086462E" w:rsidRDefault="00E876B2" w:rsidP="00A867F6">
      <w:pPr>
        <w:spacing w:line="360" w:lineRule="auto"/>
        <w:jc w:val="center"/>
        <w:rPr>
          <w:rFonts w:ascii="Times New Roman" w:eastAsia="Times New Roman" w:hAnsi="Times New Roman" w:cs="Times New Roman"/>
          <w:sz w:val="32"/>
          <w:szCs w:val="32"/>
          <w:lang w:val="en-US"/>
        </w:rPr>
      </w:pPr>
    </w:p>
    <w:p w14:paraId="7C43092D" w14:textId="384E46EB" w:rsidR="0086462E" w:rsidRPr="000F6227" w:rsidRDefault="0086462E" w:rsidP="00A867F6">
      <w:pPr>
        <w:spacing w:line="360" w:lineRule="auto"/>
        <w:rPr>
          <w:rFonts w:ascii="Times New Roman" w:eastAsia="Times New Roman" w:hAnsi="Times New Roman" w:cs="Times New Roman"/>
          <w:b/>
          <w:sz w:val="24"/>
          <w:szCs w:val="24"/>
        </w:rPr>
      </w:pPr>
      <w:r w:rsidRPr="000F6227">
        <w:rPr>
          <w:rFonts w:ascii="Times New Roman" w:eastAsia="Times New Roman" w:hAnsi="Times New Roman" w:cs="Times New Roman"/>
          <w:sz w:val="24"/>
          <w:szCs w:val="24"/>
          <w:lang w:val="en-US"/>
        </w:rPr>
        <w:t xml:space="preserve">This is to certify that the research work title </w:t>
      </w:r>
      <w:r w:rsidR="00B567A5" w:rsidRPr="000F6227">
        <w:rPr>
          <w:rFonts w:ascii="Times New Roman" w:eastAsia="Times New Roman" w:hAnsi="Times New Roman" w:cs="Times New Roman"/>
          <w:sz w:val="24"/>
          <w:szCs w:val="24"/>
          <w:lang w:val="en-US"/>
        </w:rPr>
        <w:t>“</w:t>
      </w:r>
      <w:r w:rsidR="00B567A5" w:rsidRPr="000F6227">
        <w:rPr>
          <w:rFonts w:ascii="Times New Roman" w:eastAsia="Times New Roman" w:hAnsi="Times New Roman" w:cs="Times New Roman"/>
          <w:b/>
          <w:sz w:val="24"/>
          <w:szCs w:val="24"/>
        </w:rPr>
        <w:t xml:space="preserve">Design and Implementation of a Co-operative System for Baze University Staff” </w:t>
      </w:r>
      <w:r w:rsidRPr="000F6227">
        <w:rPr>
          <w:rFonts w:ascii="Times New Roman" w:eastAsia="Times New Roman" w:hAnsi="Times New Roman" w:cs="Times New Roman"/>
          <w:sz w:val="24"/>
          <w:szCs w:val="24"/>
          <w:lang w:val="en-US"/>
        </w:rPr>
        <w:t xml:space="preserve">by </w:t>
      </w:r>
      <w:proofErr w:type="spellStart"/>
      <w:r w:rsidR="00B567A5" w:rsidRPr="000F6227">
        <w:rPr>
          <w:rFonts w:ascii="Times New Roman" w:eastAsia="Times New Roman" w:hAnsi="Times New Roman" w:cs="Times New Roman"/>
          <w:sz w:val="24"/>
          <w:szCs w:val="24"/>
          <w:lang w:val="en-US"/>
        </w:rPr>
        <w:t>Anikwenze</w:t>
      </w:r>
      <w:proofErr w:type="spellEnd"/>
      <w:r w:rsidR="00B567A5" w:rsidRPr="000F6227">
        <w:rPr>
          <w:rFonts w:ascii="Times New Roman" w:eastAsia="Times New Roman" w:hAnsi="Times New Roman" w:cs="Times New Roman"/>
          <w:sz w:val="24"/>
          <w:szCs w:val="24"/>
          <w:lang w:val="en-US"/>
        </w:rPr>
        <w:t xml:space="preserve"> Olisa Harry</w:t>
      </w:r>
      <w:r w:rsidRPr="000F6227">
        <w:rPr>
          <w:rFonts w:ascii="Times New Roman" w:eastAsia="Times New Roman" w:hAnsi="Times New Roman" w:cs="Times New Roman"/>
          <w:sz w:val="24"/>
          <w:szCs w:val="24"/>
          <w:lang w:val="en-US"/>
        </w:rPr>
        <w:t xml:space="preserve"> with BU/</w:t>
      </w:r>
      <w:r w:rsidR="00B567A5" w:rsidRPr="000F6227">
        <w:rPr>
          <w:rFonts w:ascii="Times New Roman" w:eastAsia="Times New Roman" w:hAnsi="Times New Roman" w:cs="Times New Roman"/>
          <w:sz w:val="24"/>
          <w:szCs w:val="24"/>
          <w:lang w:val="en-US"/>
        </w:rPr>
        <w:t>21C</w:t>
      </w:r>
      <w:r w:rsidRPr="000F6227">
        <w:rPr>
          <w:rFonts w:ascii="Times New Roman" w:eastAsia="Times New Roman" w:hAnsi="Times New Roman" w:cs="Times New Roman"/>
          <w:sz w:val="24"/>
          <w:szCs w:val="24"/>
          <w:lang w:val="en-US"/>
        </w:rPr>
        <w:t>/IT/</w:t>
      </w:r>
      <w:r w:rsidR="00B567A5" w:rsidRPr="000F6227">
        <w:rPr>
          <w:rFonts w:ascii="Times New Roman" w:eastAsia="Times New Roman" w:hAnsi="Times New Roman" w:cs="Times New Roman"/>
          <w:sz w:val="24"/>
          <w:szCs w:val="24"/>
          <w:lang w:val="en-US"/>
        </w:rPr>
        <w:t>5648</w:t>
      </w:r>
      <w:r w:rsidRPr="000F6227">
        <w:rPr>
          <w:rFonts w:ascii="Times New Roman" w:eastAsia="Times New Roman" w:hAnsi="Times New Roman" w:cs="Times New Roman"/>
          <w:sz w:val="24"/>
          <w:szCs w:val="24"/>
          <w:lang w:val="en-US"/>
        </w:rPr>
        <w:t xml:space="preserve"> has been approved by the Department of Computer Science, Faculty of Computing and Applied Science, Baze University, Abuja, Nigeria. </w:t>
      </w:r>
    </w:p>
    <w:bookmarkEnd w:id="2"/>
    <w:bookmarkEnd w:id="3"/>
    <w:p w14:paraId="32C3FA8F" w14:textId="1998EAD2" w:rsidR="0086462E" w:rsidRDefault="0086462E" w:rsidP="00A867F6">
      <w:pPr>
        <w:spacing w:line="360" w:lineRule="auto"/>
        <w:rPr>
          <w:rFonts w:ascii="Times New Roman" w:eastAsia="Times New Roman" w:hAnsi="Times New Roman" w:cs="Times New Roman"/>
          <w:sz w:val="32"/>
          <w:szCs w:val="32"/>
          <w:lang w:val="en-US"/>
        </w:rPr>
      </w:pPr>
    </w:p>
    <w:p w14:paraId="1CC585BD" w14:textId="77777777" w:rsidR="00B567A5" w:rsidRPr="0086462E" w:rsidRDefault="00B567A5" w:rsidP="00A867F6">
      <w:pPr>
        <w:spacing w:line="360" w:lineRule="auto"/>
        <w:rPr>
          <w:rFonts w:ascii="Times New Roman" w:eastAsia="Times New Roman" w:hAnsi="Times New Roman" w:cs="Times New Roman"/>
          <w:sz w:val="32"/>
          <w:szCs w:val="32"/>
          <w:lang w:val="en-US"/>
        </w:rPr>
      </w:pPr>
    </w:p>
    <w:p w14:paraId="2370197E" w14:textId="77777777" w:rsidR="0086462E" w:rsidRPr="000F6227" w:rsidRDefault="0086462E" w:rsidP="00A867F6">
      <w:pPr>
        <w:spacing w:line="360" w:lineRule="auto"/>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By</w:t>
      </w:r>
    </w:p>
    <w:p w14:paraId="1E8EAC93" w14:textId="77777777" w:rsidR="0086462E" w:rsidRPr="000F6227" w:rsidRDefault="0086462E" w:rsidP="00A867F6">
      <w:pPr>
        <w:spacing w:line="360" w:lineRule="auto"/>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Dr Usman Bello Abubakar</w:t>
      </w:r>
    </w:p>
    <w:p w14:paraId="627F46E9" w14:textId="529BC93E" w:rsidR="0086462E" w:rsidRPr="000F6227" w:rsidRDefault="0086462E" w:rsidP="00A867F6">
      <w:pPr>
        <w:spacing w:line="360" w:lineRule="auto"/>
        <w:ind w:right="429"/>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 xml:space="preserve">Supervisor                                                                                                   </w:t>
      </w:r>
      <w:r w:rsidRPr="000F6227">
        <w:rPr>
          <w:rFonts w:ascii="Times New Roman" w:eastAsia="Times New Roman" w:hAnsi="Times New Roman" w:cs="Times New Roman"/>
          <w:sz w:val="24"/>
          <w:szCs w:val="24"/>
          <w:lang w:val="en-US"/>
        </w:rPr>
        <w:tab/>
      </w:r>
      <w:r w:rsidRPr="000F6227">
        <w:rPr>
          <w:rFonts w:ascii="Times New Roman" w:eastAsia="Times New Roman" w:hAnsi="Times New Roman" w:cs="Times New Roman"/>
          <w:sz w:val="24"/>
          <w:szCs w:val="24"/>
          <w:lang w:val="en-US"/>
        </w:rPr>
        <w:tab/>
        <w:t xml:space="preserve">  </w:t>
      </w:r>
      <w:r w:rsidR="000F6227">
        <w:rPr>
          <w:rFonts w:ascii="Times New Roman" w:eastAsia="Times New Roman" w:hAnsi="Times New Roman" w:cs="Times New Roman"/>
          <w:sz w:val="24"/>
          <w:szCs w:val="24"/>
          <w:lang w:val="en-US"/>
        </w:rPr>
        <w:t xml:space="preserve">       </w:t>
      </w:r>
      <w:r w:rsidRPr="000F6227">
        <w:rPr>
          <w:rFonts w:ascii="Times New Roman" w:eastAsia="Times New Roman" w:hAnsi="Times New Roman" w:cs="Times New Roman"/>
          <w:sz w:val="24"/>
          <w:szCs w:val="24"/>
          <w:lang w:val="en-US"/>
        </w:rPr>
        <w:t>Date</w:t>
      </w:r>
    </w:p>
    <w:p w14:paraId="47D04BBC" w14:textId="77777777" w:rsidR="0086462E" w:rsidRPr="000F6227" w:rsidRDefault="0086462E" w:rsidP="00A867F6">
      <w:pPr>
        <w:spacing w:line="360" w:lineRule="auto"/>
        <w:rPr>
          <w:rFonts w:ascii="Times New Roman" w:eastAsia="Times New Roman" w:hAnsi="Times New Roman" w:cs="Times New Roman"/>
          <w:sz w:val="24"/>
          <w:szCs w:val="24"/>
          <w:lang w:val="en-US"/>
        </w:rPr>
      </w:pPr>
    </w:p>
    <w:p w14:paraId="1CF64523" w14:textId="77777777" w:rsidR="0086462E" w:rsidRPr="000F6227" w:rsidRDefault="0086462E" w:rsidP="00A867F6">
      <w:pPr>
        <w:spacing w:line="360" w:lineRule="auto"/>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Dr Usman Idris Abubakar</w:t>
      </w:r>
    </w:p>
    <w:p w14:paraId="2EC72163" w14:textId="25324F67" w:rsidR="0086462E" w:rsidRPr="000F6227" w:rsidRDefault="0086462E" w:rsidP="00A867F6">
      <w:pPr>
        <w:spacing w:line="360" w:lineRule="auto"/>
        <w:ind w:left="8505" w:hanging="8505"/>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 xml:space="preserve">Head of Department                                                                                            </w:t>
      </w:r>
      <w:r w:rsidRPr="000F6227">
        <w:rPr>
          <w:rFonts w:ascii="Times New Roman" w:eastAsia="Times New Roman" w:hAnsi="Times New Roman" w:cs="Times New Roman"/>
          <w:sz w:val="24"/>
          <w:szCs w:val="24"/>
          <w:lang w:val="en-US"/>
        </w:rPr>
        <w:tab/>
      </w:r>
      <w:r w:rsidR="00E876B2" w:rsidRPr="000F6227">
        <w:rPr>
          <w:rFonts w:ascii="Times New Roman" w:eastAsia="Times New Roman" w:hAnsi="Times New Roman" w:cs="Times New Roman"/>
          <w:sz w:val="24"/>
          <w:szCs w:val="24"/>
          <w:lang w:val="en-US"/>
        </w:rPr>
        <w:t xml:space="preserve">                                                                                                </w:t>
      </w:r>
      <w:r w:rsidR="000F6227">
        <w:rPr>
          <w:rFonts w:ascii="Times New Roman" w:eastAsia="Times New Roman" w:hAnsi="Times New Roman" w:cs="Times New Roman"/>
          <w:sz w:val="24"/>
          <w:szCs w:val="24"/>
          <w:lang w:val="en-US"/>
        </w:rPr>
        <w:t xml:space="preserve">  </w:t>
      </w:r>
      <w:r w:rsidRPr="000F6227">
        <w:rPr>
          <w:rFonts w:ascii="Times New Roman" w:eastAsia="Times New Roman" w:hAnsi="Times New Roman" w:cs="Times New Roman"/>
          <w:sz w:val="24"/>
          <w:szCs w:val="24"/>
          <w:lang w:val="en-US"/>
        </w:rPr>
        <w:t>Date</w:t>
      </w:r>
    </w:p>
    <w:p w14:paraId="2858AC5B" w14:textId="77777777" w:rsidR="0086462E" w:rsidRPr="000F6227" w:rsidRDefault="0086462E" w:rsidP="00A867F6">
      <w:pPr>
        <w:spacing w:line="360" w:lineRule="auto"/>
        <w:rPr>
          <w:rFonts w:ascii="Times New Roman" w:eastAsia="Times New Roman" w:hAnsi="Times New Roman" w:cs="Times New Roman"/>
          <w:sz w:val="24"/>
          <w:szCs w:val="24"/>
          <w:lang w:val="en-US"/>
        </w:rPr>
      </w:pPr>
    </w:p>
    <w:p w14:paraId="6CD8ED48" w14:textId="77777777" w:rsidR="0086462E" w:rsidRPr="000F6227" w:rsidRDefault="0086462E" w:rsidP="00A867F6">
      <w:pPr>
        <w:spacing w:line="360" w:lineRule="auto"/>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Prof Helen Negbenebor</w:t>
      </w:r>
    </w:p>
    <w:p w14:paraId="5913D545" w14:textId="280E7354" w:rsidR="0086462E" w:rsidRPr="000F6227" w:rsidRDefault="0086462E" w:rsidP="00A867F6">
      <w:pPr>
        <w:spacing w:line="360" w:lineRule="auto"/>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 xml:space="preserve">Dean, Faculty of Computing and Applied Science                                            </w:t>
      </w:r>
      <w:r w:rsidRPr="000F6227">
        <w:rPr>
          <w:rFonts w:ascii="Times New Roman" w:eastAsia="Times New Roman" w:hAnsi="Times New Roman" w:cs="Times New Roman"/>
          <w:sz w:val="24"/>
          <w:szCs w:val="24"/>
          <w:lang w:val="en-US"/>
        </w:rPr>
        <w:tab/>
        <w:t xml:space="preserve"> </w:t>
      </w:r>
      <w:r w:rsidR="00E876B2" w:rsidRPr="000F6227">
        <w:rPr>
          <w:rFonts w:ascii="Times New Roman" w:eastAsia="Times New Roman" w:hAnsi="Times New Roman" w:cs="Times New Roman"/>
          <w:sz w:val="24"/>
          <w:szCs w:val="24"/>
          <w:lang w:val="en-US"/>
        </w:rPr>
        <w:t xml:space="preserve">                                                                                                   </w:t>
      </w:r>
      <w:r w:rsidR="000F6227">
        <w:rPr>
          <w:rFonts w:ascii="Times New Roman" w:eastAsia="Times New Roman" w:hAnsi="Times New Roman" w:cs="Times New Roman"/>
          <w:sz w:val="24"/>
          <w:szCs w:val="24"/>
          <w:lang w:val="en-US"/>
        </w:rPr>
        <w:t xml:space="preserve">                              </w:t>
      </w:r>
      <w:r w:rsidRPr="000F6227">
        <w:rPr>
          <w:rFonts w:ascii="Times New Roman" w:eastAsia="Times New Roman" w:hAnsi="Times New Roman" w:cs="Times New Roman"/>
          <w:sz w:val="24"/>
          <w:szCs w:val="24"/>
          <w:lang w:val="en-US"/>
        </w:rPr>
        <w:t>Date</w:t>
      </w:r>
    </w:p>
    <w:p w14:paraId="68E9AA7B" w14:textId="77777777" w:rsidR="0086462E" w:rsidRPr="000F6227" w:rsidRDefault="0086462E" w:rsidP="00A867F6">
      <w:pPr>
        <w:spacing w:line="360" w:lineRule="auto"/>
        <w:rPr>
          <w:rFonts w:ascii="Times New Roman" w:eastAsia="Times New Roman" w:hAnsi="Times New Roman" w:cs="Times New Roman"/>
          <w:sz w:val="24"/>
          <w:szCs w:val="24"/>
          <w:lang w:val="en-US"/>
        </w:rPr>
      </w:pPr>
    </w:p>
    <w:p w14:paraId="673E1888" w14:textId="77777777" w:rsidR="0086462E" w:rsidRPr="000F6227" w:rsidRDefault="0086462E" w:rsidP="00A867F6">
      <w:pPr>
        <w:spacing w:line="360" w:lineRule="auto"/>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 xml:space="preserve">Prof </w:t>
      </w:r>
      <w:proofErr w:type="spellStart"/>
      <w:r w:rsidRPr="000F6227">
        <w:rPr>
          <w:rFonts w:ascii="Times New Roman" w:eastAsia="Times New Roman" w:hAnsi="Times New Roman" w:cs="Times New Roman"/>
          <w:sz w:val="24"/>
          <w:szCs w:val="24"/>
          <w:lang w:val="en-US"/>
        </w:rPr>
        <w:t>Choji</w:t>
      </w:r>
      <w:proofErr w:type="spellEnd"/>
      <w:r w:rsidRPr="000F6227">
        <w:rPr>
          <w:rFonts w:ascii="Times New Roman" w:eastAsia="Times New Roman" w:hAnsi="Times New Roman" w:cs="Times New Roman"/>
          <w:sz w:val="24"/>
          <w:szCs w:val="24"/>
          <w:lang w:val="en-US"/>
        </w:rPr>
        <w:t xml:space="preserve"> Davou </w:t>
      </w:r>
      <w:proofErr w:type="spellStart"/>
      <w:r w:rsidRPr="000F6227">
        <w:rPr>
          <w:rFonts w:ascii="Times New Roman" w:eastAsia="Times New Roman" w:hAnsi="Times New Roman" w:cs="Times New Roman"/>
          <w:sz w:val="24"/>
          <w:szCs w:val="24"/>
          <w:lang w:val="en-US"/>
        </w:rPr>
        <w:t>Nyap</w:t>
      </w:r>
      <w:proofErr w:type="spellEnd"/>
    </w:p>
    <w:p w14:paraId="5440102B" w14:textId="273E3A19" w:rsidR="0086462E" w:rsidRPr="000F6227" w:rsidRDefault="0086462E" w:rsidP="00A867F6">
      <w:pPr>
        <w:spacing w:line="360" w:lineRule="auto"/>
        <w:rPr>
          <w:rFonts w:ascii="Times New Roman" w:eastAsia="Times New Roman" w:hAnsi="Times New Roman" w:cs="Times New Roman"/>
          <w:sz w:val="24"/>
          <w:szCs w:val="24"/>
          <w:lang w:val="en-US"/>
        </w:rPr>
      </w:pPr>
      <w:r w:rsidRPr="000F6227">
        <w:rPr>
          <w:rFonts w:ascii="Times New Roman" w:eastAsia="Times New Roman" w:hAnsi="Times New Roman" w:cs="Times New Roman"/>
          <w:sz w:val="24"/>
          <w:szCs w:val="24"/>
          <w:lang w:val="en-US"/>
        </w:rPr>
        <w:t xml:space="preserve">External Examiner                                                                                              </w:t>
      </w:r>
      <w:r w:rsidRPr="000F6227">
        <w:rPr>
          <w:rFonts w:ascii="Times New Roman" w:eastAsia="Times New Roman" w:hAnsi="Times New Roman" w:cs="Times New Roman"/>
          <w:sz w:val="24"/>
          <w:szCs w:val="24"/>
          <w:lang w:val="en-US"/>
        </w:rPr>
        <w:tab/>
      </w:r>
      <w:r w:rsidR="00E876B2" w:rsidRPr="000F6227">
        <w:rPr>
          <w:rFonts w:ascii="Times New Roman" w:eastAsia="Times New Roman" w:hAnsi="Times New Roman" w:cs="Times New Roman"/>
          <w:sz w:val="24"/>
          <w:szCs w:val="24"/>
          <w:lang w:val="en-US"/>
        </w:rPr>
        <w:t xml:space="preserve">                                                                                                    </w:t>
      </w:r>
      <w:r w:rsidR="000F6227">
        <w:rPr>
          <w:rFonts w:ascii="Times New Roman" w:eastAsia="Times New Roman" w:hAnsi="Times New Roman" w:cs="Times New Roman"/>
          <w:sz w:val="24"/>
          <w:szCs w:val="24"/>
          <w:lang w:val="en-US"/>
        </w:rPr>
        <w:t xml:space="preserve">                              </w:t>
      </w:r>
      <w:r w:rsidRPr="000F6227">
        <w:rPr>
          <w:rFonts w:ascii="Times New Roman" w:eastAsia="Times New Roman" w:hAnsi="Times New Roman" w:cs="Times New Roman"/>
          <w:sz w:val="24"/>
          <w:szCs w:val="24"/>
          <w:lang w:val="en-US"/>
        </w:rPr>
        <w:t>Date</w:t>
      </w:r>
    </w:p>
    <w:p w14:paraId="38B917A4"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2FCCB623"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5B742219"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114CFA91"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51354C37" w14:textId="77777777" w:rsidR="0086462E" w:rsidRPr="0086462E" w:rsidRDefault="0086462E" w:rsidP="00A867F6">
      <w:pPr>
        <w:spacing w:line="360" w:lineRule="auto"/>
        <w:rPr>
          <w:rFonts w:ascii="Times New Roman" w:eastAsia="Times New Roman" w:hAnsi="Times New Roman" w:cs="Times New Roman"/>
          <w:sz w:val="32"/>
          <w:szCs w:val="32"/>
          <w:lang w:val="en-US"/>
        </w:rPr>
      </w:pPr>
    </w:p>
    <w:p w14:paraId="6B4A2A5D" w14:textId="77777777" w:rsidR="000F6227" w:rsidRDefault="000F6227" w:rsidP="00A867F6">
      <w:pPr>
        <w:spacing w:line="360" w:lineRule="auto"/>
        <w:rPr>
          <w:rFonts w:ascii="Times New Roman" w:eastAsia="Times New Roman" w:hAnsi="Times New Roman" w:cs="Times New Roman"/>
          <w:b/>
          <w:bCs/>
          <w:sz w:val="32"/>
          <w:szCs w:val="32"/>
          <w:lang w:val="en-US"/>
        </w:rPr>
      </w:pPr>
      <w:bookmarkStart w:id="4" w:name="_Toc136962783"/>
      <w:bookmarkStart w:id="5" w:name="_Toc145086190"/>
      <w:r>
        <w:rPr>
          <w:rFonts w:ascii="Times New Roman" w:eastAsia="Times New Roman" w:hAnsi="Times New Roman" w:cs="Times New Roman"/>
          <w:b/>
          <w:bCs/>
          <w:sz w:val="32"/>
          <w:szCs w:val="32"/>
          <w:lang w:val="en-US"/>
        </w:rPr>
        <w:br w:type="page"/>
      </w:r>
    </w:p>
    <w:p w14:paraId="04B9B506" w14:textId="19479C76" w:rsidR="0086462E" w:rsidRPr="0086462E" w:rsidRDefault="0086462E" w:rsidP="00A867F6">
      <w:pPr>
        <w:spacing w:line="360" w:lineRule="auto"/>
        <w:jc w:val="center"/>
        <w:rPr>
          <w:rFonts w:ascii="Times New Roman" w:eastAsia="Times New Roman" w:hAnsi="Times New Roman" w:cs="Times New Roman"/>
          <w:b/>
          <w:bCs/>
          <w:sz w:val="32"/>
          <w:szCs w:val="32"/>
          <w:lang w:val="en-US"/>
        </w:rPr>
      </w:pPr>
      <w:r w:rsidRPr="0086462E">
        <w:rPr>
          <w:rFonts w:ascii="Times New Roman" w:eastAsia="Times New Roman" w:hAnsi="Times New Roman" w:cs="Times New Roman"/>
          <w:b/>
          <w:bCs/>
          <w:sz w:val="32"/>
          <w:szCs w:val="32"/>
          <w:lang w:val="en-US"/>
        </w:rPr>
        <w:lastRenderedPageBreak/>
        <w:t>DEDICATION</w:t>
      </w:r>
      <w:bookmarkEnd w:id="4"/>
      <w:bookmarkEnd w:id="5"/>
    </w:p>
    <w:p w14:paraId="0000007E" w14:textId="0680F9FA" w:rsidR="00341C30" w:rsidRPr="00143D69" w:rsidRDefault="0086462E" w:rsidP="00A867F6">
      <w:pPr>
        <w:spacing w:line="360" w:lineRule="auto"/>
        <w:rPr>
          <w:rFonts w:ascii="Times New Roman" w:eastAsia="Times New Roman" w:hAnsi="Times New Roman" w:cs="Times New Roman"/>
          <w:sz w:val="32"/>
          <w:szCs w:val="32"/>
        </w:rPr>
      </w:pPr>
      <w:r w:rsidRPr="00122D19">
        <w:rPr>
          <w:rFonts w:ascii="Times New Roman" w:eastAsia="Times New Roman" w:hAnsi="Times New Roman" w:cs="Times New Roman"/>
          <w:sz w:val="32"/>
          <w:szCs w:val="32"/>
        </w:rPr>
        <w:br w:type="page"/>
      </w:r>
    </w:p>
    <w:p w14:paraId="41873169" w14:textId="0680F9FA" w:rsidR="00630A95" w:rsidRPr="00ED485F" w:rsidRDefault="00EA0C8F" w:rsidP="00A867F6">
      <w:pPr>
        <w:pStyle w:val="Heading1"/>
        <w:spacing w:line="360" w:lineRule="auto"/>
        <w:jc w:val="center"/>
        <w:rPr>
          <w:rFonts w:ascii="Times New Roman" w:eastAsia="Times New Roman" w:hAnsi="Times New Roman" w:cs="Times New Roman"/>
          <w:b/>
          <w:sz w:val="32"/>
          <w:szCs w:val="32"/>
        </w:rPr>
      </w:pPr>
      <w:bookmarkStart w:id="6" w:name="_ktbixw7lqhc" w:colFirst="0" w:colLast="0"/>
      <w:bookmarkStart w:id="7" w:name="_Toc165794414"/>
      <w:bookmarkEnd w:id="6"/>
      <w:r w:rsidRPr="00ED485F">
        <w:rPr>
          <w:rFonts w:ascii="Times New Roman" w:eastAsia="Times New Roman" w:hAnsi="Times New Roman" w:cs="Times New Roman"/>
          <w:b/>
          <w:sz w:val="32"/>
          <w:szCs w:val="32"/>
        </w:rPr>
        <w:lastRenderedPageBreak/>
        <w:t>ABSTRACT</w:t>
      </w:r>
      <w:bookmarkEnd w:id="7"/>
    </w:p>
    <w:p w14:paraId="6A344652" w14:textId="77777777" w:rsidR="005C102E" w:rsidRPr="005C102E" w:rsidRDefault="005C102E" w:rsidP="00A867F6">
      <w:pPr>
        <w:spacing w:line="360" w:lineRule="auto"/>
      </w:pPr>
    </w:p>
    <w:p w14:paraId="25A388C5" w14:textId="4DCDC13C" w:rsidR="007B6F4F" w:rsidRDefault="00630A95" w:rsidP="00A867F6">
      <w:pPr>
        <w:spacing w:line="360" w:lineRule="auto"/>
        <w:rPr>
          <w:rFonts w:ascii="Times New Roman" w:hAnsi="Times New Roman" w:cs="Times New Roman"/>
          <w:sz w:val="24"/>
          <w:szCs w:val="24"/>
        </w:rPr>
      </w:pPr>
      <w:r w:rsidRPr="005C102E">
        <w:rPr>
          <w:rFonts w:ascii="Times New Roman" w:hAnsi="Times New Roman" w:cs="Times New Roman"/>
          <w:sz w:val="24"/>
          <w:szCs w:val="24"/>
        </w:rPr>
        <w:t xml:space="preserve">In a time where technology is rapidly </w:t>
      </w:r>
      <w:r w:rsidR="005C102E" w:rsidRPr="005C102E">
        <w:rPr>
          <w:rFonts w:ascii="Times New Roman" w:hAnsi="Times New Roman" w:cs="Times New Roman"/>
          <w:sz w:val="24"/>
          <w:szCs w:val="24"/>
        </w:rPr>
        <w:t>advancing, co-operative societies need to be carried along by digitalizing their activities, transforming their manual activities to follow a more technological based system</w:t>
      </w:r>
      <w:r w:rsidR="004672EE">
        <w:rPr>
          <w:rFonts w:ascii="Times New Roman" w:hAnsi="Times New Roman" w:cs="Times New Roman"/>
          <w:sz w:val="24"/>
          <w:szCs w:val="24"/>
        </w:rPr>
        <w:t>. The applications being developed include a web application and a mobile application</w:t>
      </w:r>
      <w:r w:rsidR="009E7A53">
        <w:rPr>
          <w:rFonts w:ascii="Times New Roman" w:hAnsi="Times New Roman" w:cs="Times New Roman"/>
          <w:sz w:val="24"/>
          <w:szCs w:val="24"/>
        </w:rPr>
        <w:t>.</w:t>
      </w:r>
      <w:r w:rsidR="004672EE">
        <w:rPr>
          <w:rFonts w:ascii="Times New Roman" w:hAnsi="Times New Roman" w:cs="Times New Roman"/>
          <w:sz w:val="24"/>
          <w:szCs w:val="24"/>
        </w:rPr>
        <w:t xml:space="preserve"> </w:t>
      </w:r>
      <w:r w:rsidR="009E7A53">
        <w:rPr>
          <w:rFonts w:ascii="Times New Roman" w:hAnsi="Times New Roman" w:cs="Times New Roman"/>
          <w:sz w:val="24"/>
          <w:szCs w:val="24"/>
        </w:rPr>
        <w:t xml:space="preserve">The mobile application is s user friendly system that allows members to perform their regular activities on the go like requesting for loans, </w:t>
      </w:r>
      <w:r w:rsidR="0033018F">
        <w:rPr>
          <w:rFonts w:ascii="Times New Roman" w:hAnsi="Times New Roman" w:cs="Times New Roman"/>
          <w:sz w:val="24"/>
          <w:szCs w:val="24"/>
        </w:rPr>
        <w:t>always viewing their loan status and balance</w:t>
      </w:r>
      <w:r w:rsidR="009E7A53">
        <w:rPr>
          <w:rFonts w:ascii="Times New Roman" w:hAnsi="Times New Roman" w:cs="Times New Roman"/>
          <w:sz w:val="24"/>
          <w:szCs w:val="24"/>
        </w:rPr>
        <w:t>. The web app will allow the admin to oversee activities performed on the system</w:t>
      </w:r>
      <w:r w:rsidR="003B073B">
        <w:rPr>
          <w:rFonts w:ascii="Times New Roman" w:hAnsi="Times New Roman" w:cs="Times New Roman"/>
          <w:sz w:val="24"/>
          <w:szCs w:val="24"/>
        </w:rPr>
        <w:t xml:space="preserve"> and swiftly </w:t>
      </w:r>
      <w:r w:rsidR="0033018F">
        <w:rPr>
          <w:rFonts w:ascii="Times New Roman" w:hAnsi="Times New Roman" w:cs="Times New Roman"/>
          <w:sz w:val="24"/>
          <w:szCs w:val="24"/>
        </w:rPr>
        <w:t>act</w:t>
      </w:r>
      <w:r w:rsidR="003B073B">
        <w:rPr>
          <w:rFonts w:ascii="Times New Roman" w:hAnsi="Times New Roman" w:cs="Times New Roman"/>
          <w:sz w:val="24"/>
          <w:szCs w:val="24"/>
        </w:rPr>
        <w:t xml:space="preserve"> in the occurrence of </w:t>
      </w:r>
      <w:r w:rsidR="007E73C8">
        <w:rPr>
          <w:rFonts w:ascii="Times New Roman" w:hAnsi="Times New Roman" w:cs="Times New Roman"/>
          <w:sz w:val="24"/>
          <w:szCs w:val="24"/>
        </w:rPr>
        <w:t xml:space="preserve">certain events. Our developed system is tailored to meet the needs of the </w:t>
      </w:r>
      <w:r w:rsidR="007B6F4F">
        <w:rPr>
          <w:rFonts w:ascii="Times New Roman" w:hAnsi="Times New Roman" w:cs="Times New Roman"/>
          <w:sz w:val="24"/>
          <w:szCs w:val="24"/>
        </w:rPr>
        <w:t xml:space="preserve">co-operative society managed by Baze University </w:t>
      </w:r>
      <w:r w:rsidR="0033018F">
        <w:rPr>
          <w:rFonts w:ascii="Times New Roman" w:hAnsi="Times New Roman" w:cs="Times New Roman"/>
          <w:sz w:val="24"/>
          <w:szCs w:val="24"/>
        </w:rPr>
        <w:t>to</w:t>
      </w:r>
      <w:r w:rsidR="007B6F4F">
        <w:rPr>
          <w:rFonts w:ascii="Times New Roman" w:hAnsi="Times New Roman" w:cs="Times New Roman"/>
          <w:sz w:val="24"/>
          <w:szCs w:val="24"/>
        </w:rPr>
        <w:t xml:space="preserve"> streamline their activities.</w:t>
      </w:r>
    </w:p>
    <w:p w14:paraId="75A94205" w14:textId="77777777" w:rsidR="007B6F4F" w:rsidRDefault="007B6F4F" w:rsidP="00A867F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00000DC" w14:textId="79F65AFC" w:rsidR="00341C30" w:rsidRPr="00ED485F" w:rsidRDefault="00EA0C8F" w:rsidP="00A867F6">
      <w:pPr>
        <w:pStyle w:val="Heading1"/>
        <w:spacing w:line="360" w:lineRule="auto"/>
        <w:jc w:val="center"/>
        <w:rPr>
          <w:rFonts w:ascii="Times New Roman" w:eastAsia="Times New Roman" w:hAnsi="Times New Roman" w:cs="Times New Roman"/>
          <w:b/>
          <w:sz w:val="32"/>
          <w:szCs w:val="32"/>
        </w:rPr>
      </w:pPr>
      <w:bookmarkStart w:id="8" w:name="_Toc165794415"/>
      <w:r w:rsidRPr="00ED485F">
        <w:rPr>
          <w:rFonts w:ascii="Times New Roman" w:eastAsia="Times New Roman" w:hAnsi="Times New Roman" w:cs="Times New Roman"/>
          <w:b/>
          <w:sz w:val="32"/>
          <w:szCs w:val="32"/>
        </w:rPr>
        <w:lastRenderedPageBreak/>
        <w:t>LIST OF TABLES</w:t>
      </w:r>
      <w:bookmarkEnd w:id="8"/>
    </w:p>
    <w:p w14:paraId="061B3508" w14:textId="77777777" w:rsidR="002E199D" w:rsidRDefault="002E199D" w:rsidP="00A867F6">
      <w:pPr>
        <w:spacing w:line="360" w:lineRule="auto"/>
      </w:pPr>
    </w:p>
    <w:p w14:paraId="6E027B8D" w14:textId="491CE1CD" w:rsidR="002E199D" w:rsidRDefault="002E199D" w:rsidP="00A867F6">
      <w:pPr>
        <w:spacing w:line="360" w:lineRule="auto"/>
      </w:pPr>
      <w:r w:rsidRPr="002E199D">
        <w:t>Table 1.1- potential risks faced by the system</w:t>
      </w:r>
    </w:p>
    <w:p w14:paraId="08223F36" w14:textId="77777777" w:rsidR="009B4513" w:rsidRDefault="009B4513" w:rsidP="00A867F6">
      <w:pPr>
        <w:spacing w:line="360" w:lineRule="auto"/>
      </w:pPr>
    </w:p>
    <w:p w14:paraId="43D42070" w14:textId="1868C35B" w:rsidR="002E199D" w:rsidRDefault="002E199D" w:rsidP="00A867F6">
      <w:pPr>
        <w:spacing w:line="360" w:lineRule="auto"/>
      </w:pPr>
      <w:r>
        <w:t>Table 2.1 related works summary</w:t>
      </w:r>
    </w:p>
    <w:p w14:paraId="797B573B" w14:textId="77777777" w:rsidR="009B4513" w:rsidRDefault="009B4513" w:rsidP="00A867F6">
      <w:pPr>
        <w:spacing w:line="360" w:lineRule="auto"/>
      </w:pPr>
    </w:p>
    <w:p w14:paraId="553F569C" w14:textId="6108C7ED" w:rsidR="002E199D" w:rsidRDefault="002E199D" w:rsidP="00A867F6">
      <w:pPr>
        <w:spacing w:line="360" w:lineRule="auto"/>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3.1 functional requirements of the members</w:t>
      </w:r>
    </w:p>
    <w:p w14:paraId="76BA832B" w14:textId="77777777" w:rsidR="009B4513" w:rsidRDefault="009B4513" w:rsidP="00A867F6">
      <w:pPr>
        <w:spacing w:line="360" w:lineRule="auto"/>
        <w:rPr>
          <w:rFonts w:ascii="Times New Roman" w:eastAsia="Times New Roman" w:hAnsi="Times New Roman" w:cs="Times New Roman"/>
          <w:sz w:val="24"/>
          <w:szCs w:val="24"/>
        </w:rPr>
      </w:pPr>
    </w:p>
    <w:p w14:paraId="759909FC" w14:textId="136D4DC6" w:rsidR="009C7AF7" w:rsidRPr="00143D69" w:rsidRDefault="009C7AF7" w:rsidP="00A867F6">
      <w:pPr>
        <w:spacing w:line="360" w:lineRule="auto"/>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2</w:t>
      </w:r>
      <w:r w:rsidRPr="002E199D">
        <w:rPr>
          <w:rFonts w:ascii="Times New Roman" w:eastAsia="Times New Roman" w:hAnsi="Times New Roman" w:cs="Times New Roman"/>
          <w:sz w:val="24"/>
          <w:szCs w:val="24"/>
        </w:rPr>
        <w:t xml:space="preserve"> functional requirements of the </w:t>
      </w:r>
      <w:r>
        <w:rPr>
          <w:rFonts w:ascii="Times New Roman" w:eastAsia="Times New Roman" w:hAnsi="Times New Roman" w:cs="Times New Roman"/>
          <w:sz w:val="24"/>
          <w:szCs w:val="24"/>
        </w:rPr>
        <w:t>executives</w:t>
      </w:r>
    </w:p>
    <w:p w14:paraId="0DE06BED" w14:textId="77777777" w:rsidR="009C7AF7" w:rsidRPr="00143D69" w:rsidRDefault="009C7AF7" w:rsidP="00A867F6">
      <w:pPr>
        <w:spacing w:line="360" w:lineRule="auto"/>
        <w:rPr>
          <w:rFonts w:ascii="Times New Roman" w:eastAsia="Times New Roman" w:hAnsi="Times New Roman" w:cs="Times New Roman"/>
          <w:sz w:val="24"/>
          <w:szCs w:val="24"/>
        </w:rPr>
      </w:pPr>
    </w:p>
    <w:p w14:paraId="6293D034" w14:textId="2CB21803" w:rsidR="009C7AF7" w:rsidRPr="00143D69" w:rsidRDefault="009C7AF7" w:rsidP="00A867F6">
      <w:pPr>
        <w:spacing w:line="360" w:lineRule="auto"/>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3</w:t>
      </w:r>
      <w:r w:rsidRPr="002E199D">
        <w:rPr>
          <w:rFonts w:ascii="Times New Roman" w:eastAsia="Times New Roman" w:hAnsi="Times New Roman" w:cs="Times New Roman"/>
          <w:sz w:val="24"/>
          <w:szCs w:val="24"/>
        </w:rPr>
        <w:t xml:space="preserve"> functional requirements of the </w:t>
      </w:r>
      <w:r>
        <w:rPr>
          <w:rFonts w:ascii="Times New Roman" w:eastAsia="Times New Roman" w:hAnsi="Times New Roman" w:cs="Times New Roman"/>
          <w:sz w:val="24"/>
          <w:szCs w:val="24"/>
        </w:rPr>
        <w:t>admin</w:t>
      </w:r>
    </w:p>
    <w:p w14:paraId="209949A1" w14:textId="77777777" w:rsidR="009C7AF7" w:rsidRDefault="009C7AF7" w:rsidP="00A867F6">
      <w:pPr>
        <w:spacing w:line="360" w:lineRule="auto"/>
        <w:rPr>
          <w:rFonts w:ascii="Times New Roman" w:hAnsi="Times New Roman" w:cs="Times New Roman"/>
        </w:rPr>
      </w:pPr>
    </w:p>
    <w:p w14:paraId="33AA760A" w14:textId="5F64C379" w:rsidR="009C7AF7" w:rsidRDefault="009C7AF7" w:rsidP="00A867F6">
      <w:pPr>
        <w:spacing w:line="360" w:lineRule="auto"/>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4 Non-functional requirements</w:t>
      </w:r>
    </w:p>
    <w:p w14:paraId="48934DF7" w14:textId="77777777" w:rsidR="009B4513" w:rsidRPr="00143D69" w:rsidRDefault="009B4513" w:rsidP="00A867F6">
      <w:pPr>
        <w:spacing w:line="360" w:lineRule="auto"/>
        <w:rPr>
          <w:rFonts w:ascii="Times New Roman" w:eastAsia="Times New Roman" w:hAnsi="Times New Roman" w:cs="Times New Roman"/>
          <w:sz w:val="24"/>
          <w:szCs w:val="24"/>
        </w:rPr>
      </w:pPr>
    </w:p>
    <w:p w14:paraId="621CF376" w14:textId="5968E3C0" w:rsidR="009C7AF7" w:rsidRDefault="009C7AF7" w:rsidP="00A867F6">
      <w:pPr>
        <w:spacing w:line="360" w:lineRule="auto"/>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5</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system</w:t>
      </w:r>
      <w:r w:rsidRPr="002E199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requirements</w:t>
      </w:r>
    </w:p>
    <w:p w14:paraId="1379FA99" w14:textId="77777777" w:rsidR="009B4513" w:rsidRPr="00143D69" w:rsidRDefault="009B4513" w:rsidP="00A867F6">
      <w:pPr>
        <w:spacing w:line="360" w:lineRule="auto"/>
        <w:rPr>
          <w:rFonts w:ascii="Times New Roman" w:eastAsia="Times New Roman" w:hAnsi="Times New Roman" w:cs="Times New Roman"/>
          <w:sz w:val="24"/>
          <w:szCs w:val="24"/>
        </w:rPr>
      </w:pPr>
    </w:p>
    <w:p w14:paraId="37FD85F6" w14:textId="2EBCBCEA" w:rsidR="009C7AF7" w:rsidRDefault="009C7AF7" w:rsidP="00A867F6">
      <w:pPr>
        <w:spacing w:line="360" w:lineRule="auto"/>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Pr>
          <w:rFonts w:ascii="Times New Roman" w:eastAsia="Times New Roman" w:hAnsi="Times New Roman" w:cs="Times New Roman"/>
          <w:sz w:val="24"/>
          <w:szCs w:val="24"/>
        </w:rPr>
        <w:t>6</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dictionary for member table</w:t>
      </w:r>
    </w:p>
    <w:p w14:paraId="22CD0F20" w14:textId="77777777" w:rsidR="009B4513" w:rsidRPr="00143D69" w:rsidRDefault="009B4513" w:rsidP="00A867F6">
      <w:pPr>
        <w:spacing w:line="360" w:lineRule="auto"/>
        <w:rPr>
          <w:rFonts w:ascii="Times New Roman" w:eastAsia="Times New Roman" w:hAnsi="Times New Roman" w:cs="Times New Roman"/>
          <w:sz w:val="24"/>
          <w:szCs w:val="24"/>
        </w:rPr>
      </w:pPr>
    </w:p>
    <w:p w14:paraId="17A39CC7" w14:textId="062CC234" w:rsidR="009C7AF7" w:rsidRPr="00143D69" w:rsidRDefault="009C7AF7" w:rsidP="00A867F6">
      <w:pPr>
        <w:spacing w:line="360" w:lineRule="auto"/>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sidR="009B4513">
        <w:rPr>
          <w:rFonts w:ascii="Times New Roman" w:eastAsia="Times New Roman" w:hAnsi="Times New Roman" w:cs="Times New Roman"/>
          <w:sz w:val="24"/>
          <w:szCs w:val="24"/>
        </w:rPr>
        <w:t>7</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Data dictionary for </w:t>
      </w:r>
      <w:r w:rsidR="00644F07">
        <w:rPr>
          <w:rFonts w:ascii="Times New Roman" w:eastAsia="Times New Roman" w:hAnsi="Times New Roman" w:cs="Times New Roman"/>
          <w:sz w:val="24"/>
          <w:szCs w:val="24"/>
        </w:rPr>
        <w:t>admin</w:t>
      </w:r>
      <w:r>
        <w:rPr>
          <w:rFonts w:ascii="Times New Roman" w:eastAsia="Times New Roman" w:hAnsi="Times New Roman" w:cs="Times New Roman"/>
          <w:sz w:val="24"/>
          <w:szCs w:val="24"/>
        </w:rPr>
        <w:t xml:space="preserve"> table</w:t>
      </w:r>
    </w:p>
    <w:p w14:paraId="3A250412" w14:textId="7AC24C11" w:rsidR="009C7AF7" w:rsidRPr="00143D69" w:rsidRDefault="009C7AF7" w:rsidP="00A867F6">
      <w:pPr>
        <w:spacing w:line="360" w:lineRule="auto"/>
        <w:rPr>
          <w:rFonts w:ascii="Times New Roman" w:eastAsia="Times New Roman" w:hAnsi="Times New Roman" w:cs="Times New Roman"/>
          <w:sz w:val="24"/>
          <w:szCs w:val="24"/>
        </w:rPr>
      </w:pPr>
    </w:p>
    <w:p w14:paraId="42A7C7AE" w14:textId="20D82637" w:rsidR="00644F07" w:rsidRPr="00143D69" w:rsidRDefault="009C7AF7" w:rsidP="00A867F6">
      <w:pPr>
        <w:spacing w:line="360" w:lineRule="auto"/>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sidR="009B4513">
        <w:rPr>
          <w:rFonts w:ascii="Times New Roman" w:eastAsia="Times New Roman" w:hAnsi="Times New Roman" w:cs="Times New Roman"/>
          <w:sz w:val="24"/>
          <w:szCs w:val="24"/>
        </w:rPr>
        <w:t>8</w:t>
      </w:r>
      <w:r w:rsidRPr="002E199D">
        <w:rPr>
          <w:rFonts w:ascii="Times New Roman" w:eastAsia="Times New Roman" w:hAnsi="Times New Roman" w:cs="Times New Roman"/>
          <w:sz w:val="24"/>
          <w:szCs w:val="24"/>
        </w:rPr>
        <w:t xml:space="preserve"> </w:t>
      </w:r>
      <w:r w:rsidR="00644F07">
        <w:rPr>
          <w:rFonts w:ascii="Times New Roman" w:eastAsia="Times New Roman" w:hAnsi="Times New Roman" w:cs="Times New Roman"/>
          <w:sz w:val="24"/>
          <w:szCs w:val="24"/>
        </w:rPr>
        <w:t>Data dictionary for loan table</w:t>
      </w:r>
    </w:p>
    <w:p w14:paraId="373F6762" w14:textId="39A43E0C" w:rsidR="009C7AF7" w:rsidRPr="00143D69" w:rsidRDefault="009C7AF7" w:rsidP="00A867F6">
      <w:pPr>
        <w:spacing w:line="360" w:lineRule="auto"/>
        <w:rPr>
          <w:rFonts w:ascii="Times New Roman" w:eastAsia="Times New Roman" w:hAnsi="Times New Roman" w:cs="Times New Roman"/>
          <w:sz w:val="24"/>
          <w:szCs w:val="24"/>
        </w:rPr>
      </w:pPr>
    </w:p>
    <w:p w14:paraId="790B1767" w14:textId="38ED9A4C" w:rsidR="00644F07" w:rsidRPr="00143D69" w:rsidRDefault="009C7AF7" w:rsidP="00A867F6">
      <w:pPr>
        <w:spacing w:line="360" w:lineRule="auto"/>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w:t>
      </w:r>
      <w:r w:rsidR="009B4513">
        <w:rPr>
          <w:rFonts w:ascii="Times New Roman" w:eastAsia="Times New Roman" w:hAnsi="Times New Roman" w:cs="Times New Roman"/>
          <w:sz w:val="24"/>
          <w:szCs w:val="24"/>
        </w:rPr>
        <w:t>9</w:t>
      </w:r>
      <w:r w:rsidRPr="002E199D">
        <w:rPr>
          <w:rFonts w:ascii="Times New Roman" w:eastAsia="Times New Roman" w:hAnsi="Times New Roman" w:cs="Times New Roman"/>
          <w:sz w:val="24"/>
          <w:szCs w:val="24"/>
        </w:rPr>
        <w:t xml:space="preserve"> </w:t>
      </w:r>
      <w:r w:rsidR="00644F07">
        <w:rPr>
          <w:rFonts w:ascii="Times New Roman" w:eastAsia="Times New Roman" w:hAnsi="Times New Roman" w:cs="Times New Roman"/>
          <w:sz w:val="24"/>
          <w:szCs w:val="24"/>
        </w:rPr>
        <w:t xml:space="preserve">Data dictionary for </w:t>
      </w:r>
      <w:r w:rsidR="00611944">
        <w:rPr>
          <w:rFonts w:ascii="Times New Roman" w:eastAsia="Times New Roman" w:hAnsi="Times New Roman" w:cs="Times New Roman"/>
          <w:sz w:val="24"/>
          <w:szCs w:val="24"/>
        </w:rPr>
        <w:t>activities</w:t>
      </w:r>
      <w:r w:rsidR="00644F07">
        <w:rPr>
          <w:rFonts w:ascii="Times New Roman" w:eastAsia="Times New Roman" w:hAnsi="Times New Roman" w:cs="Times New Roman"/>
          <w:sz w:val="24"/>
          <w:szCs w:val="24"/>
        </w:rPr>
        <w:t xml:space="preserve"> table</w:t>
      </w:r>
    </w:p>
    <w:p w14:paraId="11F1541E" w14:textId="398DB544" w:rsidR="009C7AF7" w:rsidRPr="00143D69" w:rsidRDefault="009C7AF7" w:rsidP="00A867F6">
      <w:pPr>
        <w:spacing w:line="360" w:lineRule="auto"/>
        <w:rPr>
          <w:rFonts w:ascii="Times New Roman" w:eastAsia="Times New Roman" w:hAnsi="Times New Roman" w:cs="Times New Roman"/>
          <w:sz w:val="24"/>
          <w:szCs w:val="24"/>
        </w:rPr>
      </w:pPr>
    </w:p>
    <w:p w14:paraId="719CDB45" w14:textId="57F57880" w:rsidR="009B4513" w:rsidRDefault="009C7AF7" w:rsidP="00A867F6">
      <w:pPr>
        <w:spacing w:line="360" w:lineRule="auto"/>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3.1</w:t>
      </w:r>
      <w:r w:rsidR="009B4513">
        <w:rPr>
          <w:rFonts w:ascii="Times New Roman" w:eastAsia="Times New Roman" w:hAnsi="Times New Roman" w:cs="Times New Roman"/>
          <w:sz w:val="24"/>
          <w:szCs w:val="24"/>
        </w:rPr>
        <w:t>0</w:t>
      </w:r>
      <w:r w:rsidRPr="002E199D">
        <w:rPr>
          <w:rFonts w:ascii="Times New Roman" w:eastAsia="Times New Roman" w:hAnsi="Times New Roman" w:cs="Times New Roman"/>
          <w:sz w:val="24"/>
          <w:szCs w:val="24"/>
        </w:rPr>
        <w:t xml:space="preserve"> </w:t>
      </w:r>
      <w:r w:rsidR="009B4513">
        <w:rPr>
          <w:rFonts w:ascii="Times New Roman" w:eastAsia="Times New Roman" w:hAnsi="Times New Roman" w:cs="Times New Roman"/>
          <w:sz w:val="24"/>
          <w:szCs w:val="24"/>
        </w:rPr>
        <w:t>Data dictionary for loans table</w:t>
      </w:r>
    </w:p>
    <w:p w14:paraId="3DF34902" w14:textId="77777777" w:rsidR="009B4513" w:rsidRDefault="009B4513" w:rsidP="00A867F6">
      <w:pPr>
        <w:spacing w:line="360" w:lineRule="auto"/>
        <w:rPr>
          <w:rFonts w:ascii="Times New Roman" w:eastAsia="Times New Roman" w:hAnsi="Times New Roman" w:cs="Times New Roman"/>
          <w:sz w:val="24"/>
          <w:szCs w:val="24"/>
        </w:rPr>
      </w:pPr>
    </w:p>
    <w:p w14:paraId="04E7A7B3" w14:textId="7F1CAB80" w:rsidR="009B4513" w:rsidRDefault="009B4513" w:rsidP="00A867F6">
      <w:pPr>
        <w:spacing w:line="360" w:lineRule="auto"/>
        <w:rPr>
          <w:rFonts w:ascii="Times New Roman" w:eastAsia="Times New Roman" w:hAnsi="Times New Roman" w:cs="Times New Roman"/>
          <w:sz w:val="24"/>
          <w:szCs w:val="24"/>
        </w:rPr>
      </w:pPr>
      <w:r w:rsidRPr="002E199D">
        <w:rPr>
          <w:rFonts w:ascii="Times New Roman" w:eastAsia="Times New Roman" w:hAnsi="Times New Roman" w:cs="Times New Roman"/>
          <w:sz w:val="24"/>
          <w:szCs w:val="24"/>
        </w:rPr>
        <w:t>Table 3.1</w:t>
      </w:r>
      <w:r>
        <w:rPr>
          <w:rFonts w:ascii="Times New Roman" w:eastAsia="Times New Roman" w:hAnsi="Times New Roman" w:cs="Times New Roman"/>
          <w:sz w:val="24"/>
          <w:szCs w:val="24"/>
        </w:rPr>
        <w:t>1</w:t>
      </w:r>
      <w:r w:rsidRPr="002E199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Data dictionary for registration table</w:t>
      </w:r>
    </w:p>
    <w:p w14:paraId="47D3015A" w14:textId="77777777" w:rsidR="009B4513" w:rsidRPr="00143D69" w:rsidRDefault="009B4513" w:rsidP="00A867F6">
      <w:pPr>
        <w:spacing w:line="360" w:lineRule="auto"/>
        <w:rPr>
          <w:rFonts w:ascii="Times New Roman" w:eastAsia="Times New Roman" w:hAnsi="Times New Roman" w:cs="Times New Roman"/>
          <w:sz w:val="24"/>
          <w:szCs w:val="24"/>
        </w:rPr>
      </w:pPr>
    </w:p>
    <w:p w14:paraId="000000E0" w14:textId="2994EB11" w:rsidR="00341C30" w:rsidRPr="00143D69" w:rsidRDefault="00EA0C8F" w:rsidP="00A867F6">
      <w:pPr>
        <w:spacing w:line="360" w:lineRule="auto"/>
        <w:rPr>
          <w:rFonts w:ascii="Times New Roman" w:eastAsia="Times New Roman" w:hAnsi="Times New Roman" w:cs="Times New Roman"/>
          <w:sz w:val="24"/>
          <w:szCs w:val="24"/>
        </w:rPr>
      </w:pPr>
      <w:r w:rsidRPr="00143D69">
        <w:rPr>
          <w:rFonts w:ascii="Times New Roman" w:hAnsi="Times New Roman" w:cs="Times New Roman"/>
        </w:rPr>
        <w:br w:type="page"/>
      </w:r>
    </w:p>
    <w:p w14:paraId="000000E1" w14:textId="77777777" w:rsidR="00341C30" w:rsidRPr="00ED485F" w:rsidRDefault="00EA0C8F" w:rsidP="00A867F6">
      <w:pPr>
        <w:pStyle w:val="Heading1"/>
        <w:spacing w:line="360" w:lineRule="auto"/>
        <w:jc w:val="center"/>
        <w:rPr>
          <w:rFonts w:ascii="Times New Roman" w:eastAsia="Times New Roman" w:hAnsi="Times New Roman" w:cs="Times New Roman"/>
          <w:b/>
          <w:sz w:val="32"/>
          <w:szCs w:val="32"/>
        </w:rPr>
      </w:pPr>
      <w:bookmarkStart w:id="9" w:name="_2yutxx7r6cdy" w:colFirst="0" w:colLast="0"/>
      <w:bookmarkStart w:id="10" w:name="_Toc165794416"/>
      <w:bookmarkEnd w:id="9"/>
      <w:r w:rsidRPr="00ED485F">
        <w:rPr>
          <w:rFonts w:ascii="Times New Roman" w:eastAsia="Times New Roman" w:hAnsi="Times New Roman" w:cs="Times New Roman"/>
          <w:b/>
          <w:sz w:val="32"/>
          <w:szCs w:val="32"/>
        </w:rPr>
        <w:lastRenderedPageBreak/>
        <w:t>LIST OF FIGURES</w:t>
      </w:r>
      <w:bookmarkEnd w:id="10"/>
    </w:p>
    <w:p w14:paraId="000000E2" w14:textId="77777777" w:rsidR="00341C30" w:rsidRDefault="00341C30" w:rsidP="00A867F6">
      <w:pPr>
        <w:spacing w:line="360" w:lineRule="auto"/>
        <w:rPr>
          <w:rFonts w:ascii="Times New Roman" w:eastAsia="Times New Roman" w:hAnsi="Times New Roman" w:cs="Times New Roman"/>
          <w:sz w:val="24"/>
          <w:szCs w:val="24"/>
        </w:rPr>
      </w:pPr>
    </w:p>
    <w:p w14:paraId="1AF24AAC" w14:textId="636CCB98" w:rsidR="0035233D" w:rsidRDefault="0035233D" w:rsidP="00A867F6">
      <w:pPr>
        <w:spacing w:line="360" w:lineRule="auto"/>
        <w:rPr>
          <w:rFonts w:ascii="Times New Roman" w:eastAsia="Times New Roman" w:hAnsi="Times New Roman" w:cs="Times New Roman"/>
          <w:b/>
          <w:bCs/>
          <w:i/>
          <w:iCs/>
          <w:sz w:val="24"/>
          <w:szCs w:val="24"/>
        </w:rPr>
      </w:pPr>
      <w:r w:rsidRPr="00143D69">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2</w:t>
      </w:r>
      <w:r w:rsidRPr="00143D69">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user interface of Co-</w:t>
      </w:r>
      <w:proofErr w:type="spellStart"/>
      <w:proofErr w:type="gramStart"/>
      <w:r>
        <w:rPr>
          <w:rFonts w:ascii="Times New Roman" w:eastAsia="Times New Roman" w:hAnsi="Times New Roman" w:cs="Times New Roman"/>
          <w:sz w:val="24"/>
          <w:szCs w:val="24"/>
        </w:rPr>
        <w:t>opify</w:t>
      </w:r>
      <w:proofErr w:type="spellEnd"/>
      <w:r>
        <w:rPr>
          <w:rFonts w:ascii="Times New Roman" w:eastAsia="Times New Roman" w:hAnsi="Times New Roman" w:cs="Times New Roman"/>
          <w:sz w:val="24"/>
          <w:szCs w:val="24"/>
        </w:rPr>
        <w:t xml:space="preserve"> </w:t>
      </w:r>
      <w:r w:rsidRPr="00143D69">
        <w:rPr>
          <w:rFonts w:ascii="Times New Roman" w:eastAsia="Times New Roman" w:hAnsi="Times New Roman" w:cs="Times New Roman"/>
          <w:sz w:val="24"/>
          <w:szCs w:val="24"/>
        </w:rPr>
        <w:t xml:space="preserve"> </w:t>
      </w:r>
      <w:r w:rsidRPr="00143D69">
        <w:rPr>
          <w:rFonts w:ascii="Times New Roman" w:eastAsia="Times New Roman" w:hAnsi="Times New Roman" w:cs="Times New Roman"/>
          <w:b/>
          <w:bCs/>
          <w:i/>
          <w:iCs/>
          <w:sz w:val="24"/>
          <w:szCs w:val="24"/>
        </w:rPr>
        <w:t>pg.</w:t>
      </w:r>
      <w:proofErr w:type="gramEnd"/>
      <w:r w:rsidRPr="00143D69">
        <w:rPr>
          <w:rFonts w:ascii="Times New Roman" w:eastAsia="Times New Roman" w:hAnsi="Times New Roman" w:cs="Times New Roman"/>
          <w:b/>
          <w:bCs/>
          <w:i/>
          <w:iCs/>
          <w:sz w:val="24"/>
          <w:szCs w:val="24"/>
        </w:rPr>
        <w:t xml:space="preserve"> 2</w:t>
      </w:r>
      <w:r>
        <w:rPr>
          <w:rFonts w:ascii="Times New Roman" w:eastAsia="Times New Roman" w:hAnsi="Times New Roman" w:cs="Times New Roman"/>
          <w:b/>
          <w:bCs/>
          <w:i/>
          <w:iCs/>
          <w:sz w:val="24"/>
          <w:szCs w:val="24"/>
        </w:rPr>
        <w:t>1</w:t>
      </w:r>
    </w:p>
    <w:p w14:paraId="1CCE5BF8" w14:textId="77777777" w:rsidR="0035233D" w:rsidRDefault="0035233D" w:rsidP="00A867F6">
      <w:pPr>
        <w:spacing w:line="360" w:lineRule="auto"/>
        <w:rPr>
          <w:rFonts w:ascii="Times New Roman" w:eastAsia="Times New Roman" w:hAnsi="Times New Roman" w:cs="Times New Roman"/>
          <w:sz w:val="24"/>
          <w:szCs w:val="24"/>
        </w:rPr>
      </w:pPr>
    </w:p>
    <w:p w14:paraId="3C8E5170" w14:textId="0B281AED" w:rsidR="0035233D" w:rsidRDefault="0035233D" w:rsidP="00A867F6">
      <w:pPr>
        <w:spacing w:line="360" w:lineRule="auto"/>
        <w:rPr>
          <w:rFonts w:ascii="Times New Roman" w:eastAsia="Times New Roman" w:hAnsi="Times New Roman" w:cs="Times New Roman"/>
          <w:b/>
          <w:bCs/>
          <w:i/>
          <w:iCs/>
          <w:sz w:val="24"/>
          <w:szCs w:val="24"/>
        </w:rPr>
      </w:pPr>
      <w:r w:rsidRPr="00143D69">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2</w:t>
      </w:r>
      <w:r w:rsidRPr="00143D69">
        <w:rPr>
          <w:rFonts w:ascii="Times New Roman" w:eastAsia="Times New Roman" w:hAnsi="Times New Roman" w:cs="Times New Roman"/>
          <w:sz w:val="24"/>
          <w:szCs w:val="24"/>
        </w:rPr>
        <w:t>.</w:t>
      </w:r>
      <w:r>
        <w:rPr>
          <w:rFonts w:ascii="Times New Roman" w:eastAsia="Times New Roman" w:hAnsi="Times New Roman" w:cs="Times New Roman"/>
          <w:sz w:val="24"/>
          <w:szCs w:val="24"/>
        </w:rPr>
        <w:t>2</w:t>
      </w:r>
      <w:r w:rsidRPr="00143D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user interface of Co-</w:t>
      </w:r>
      <w:proofErr w:type="gramStart"/>
      <w:r>
        <w:rPr>
          <w:rFonts w:ascii="Times New Roman" w:eastAsia="Times New Roman" w:hAnsi="Times New Roman" w:cs="Times New Roman"/>
          <w:sz w:val="24"/>
          <w:szCs w:val="24"/>
        </w:rPr>
        <w:t xml:space="preserve">opco </w:t>
      </w:r>
      <w:r w:rsidRPr="00143D69">
        <w:rPr>
          <w:rFonts w:ascii="Times New Roman" w:eastAsia="Times New Roman" w:hAnsi="Times New Roman" w:cs="Times New Roman"/>
          <w:sz w:val="24"/>
          <w:szCs w:val="24"/>
        </w:rPr>
        <w:t xml:space="preserve"> </w:t>
      </w:r>
      <w:r w:rsidRPr="00143D69">
        <w:rPr>
          <w:rFonts w:ascii="Times New Roman" w:eastAsia="Times New Roman" w:hAnsi="Times New Roman" w:cs="Times New Roman"/>
          <w:b/>
          <w:bCs/>
          <w:i/>
          <w:iCs/>
          <w:sz w:val="24"/>
          <w:szCs w:val="24"/>
        </w:rPr>
        <w:t>pg.</w:t>
      </w:r>
      <w:proofErr w:type="gramEnd"/>
      <w:r w:rsidRPr="00143D69">
        <w:rPr>
          <w:rFonts w:ascii="Times New Roman" w:eastAsia="Times New Roman" w:hAnsi="Times New Roman" w:cs="Times New Roman"/>
          <w:b/>
          <w:bCs/>
          <w:i/>
          <w:iCs/>
          <w:sz w:val="24"/>
          <w:szCs w:val="24"/>
        </w:rPr>
        <w:t xml:space="preserve"> 2</w:t>
      </w:r>
      <w:r>
        <w:rPr>
          <w:rFonts w:ascii="Times New Roman" w:eastAsia="Times New Roman" w:hAnsi="Times New Roman" w:cs="Times New Roman"/>
          <w:b/>
          <w:bCs/>
          <w:i/>
          <w:iCs/>
          <w:sz w:val="24"/>
          <w:szCs w:val="24"/>
        </w:rPr>
        <w:t>2</w:t>
      </w:r>
    </w:p>
    <w:p w14:paraId="211F86C5" w14:textId="77777777" w:rsidR="0035233D" w:rsidRPr="00143D69" w:rsidRDefault="0035233D" w:rsidP="00A867F6">
      <w:pPr>
        <w:spacing w:line="360" w:lineRule="auto"/>
        <w:rPr>
          <w:rFonts w:ascii="Times New Roman" w:eastAsia="Times New Roman" w:hAnsi="Times New Roman" w:cs="Times New Roman"/>
          <w:sz w:val="24"/>
          <w:szCs w:val="24"/>
        </w:rPr>
      </w:pPr>
    </w:p>
    <w:p w14:paraId="000000E3" w14:textId="2300A563" w:rsidR="00341C30" w:rsidRDefault="00EA0C8F" w:rsidP="00A867F6">
      <w:pPr>
        <w:spacing w:line="360" w:lineRule="auto"/>
        <w:rPr>
          <w:rFonts w:ascii="Times New Roman" w:eastAsia="Times New Roman" w:hAnsi="Times New Roman" w:cs="Times New Roman"/>
          <w:b/>
          <w:bCs/>
          <w:i/>
          <w:iCs/>
          <w:sz w:val="24"/>
          <w:szCs w:val="24"/>
        </w:rPr>
      </w:pPr>
      <w:r w:rsidRPr="00143D69">
        <w:rPr>
          <w:rFonts w:ascii="Times New Roman" w:eastAsia="Times New Roman" w:hAnsi="Times New Roman" w:cs="Times New Roman"/>
          <w:sz w:val="24"/>
          <w:szCs w:val="24"/>
        </w:rPr>
        <w:t xml:space="preserve">FIGURE </w:t>
      </w:r>
      <w:r w:rsidR="00DF57C0" w:rsidRPr="00143D69">
        <w:rPr>
          <w:rFonts w:ascii="Times New Roman" w:eastAsia="Times New Roman" w:hAnsi="Times New Roman" w:cs="Times New Roman"/>
          <w:sz w:val="24"/>
          <w:szCs w:val="24"/>
        </w:rPr>
        <w:t>3</w:t>
      </w:r>
      <w:r w:rsidR="00952ECD" w:rsidRPr="00143D69">
        <w:rPr>
          <w:rFonts w:ascii="Times New Roman" w:eastAsia="Times New Roman" w:hAnsi="Times New Roman" w:cs="Times New Roman"/>
          <w:sz w:val="24"/>
          <w:szCs w:val="24"/>
        </w:rPr>
        <w:t>.</w:t>
      </w:r>
      <w:r w:rsidR="00025785" w:rsidRPr="00143D69">
        <w:rPr>
          <w:rFonts w:ascii="Times New Roman" w:eastAsia="Times New Roman" w:hAnsi="Times New Roman" w:cs="Times New Roman"/>
          <w:sz w:val="24"/>
          <w:szCs w:val="24"/>
        </w:rPr>
        <w:t>1</w:t>
      </w:r>
      <w:r w:rsidR="000C477D" w:rsidRPr="00143D69">
        <w:rPr>
          <w:rFonts w:ascii="Times New Roman" w:eastAsia="Times New Roman" w:hAnsi="Times New Roman" w:cs="Times New Roman"/>
          <w:sz w:val="24"/>
          <w:szCs w:val="24"/>
        </w:rPr>
        <w:t xml:space="preserve">- </w:t>
      </w:r>
      <w:r w:rsidR="00952ECD" w:rsidRPr="00143D69">
        <w:rPr>
          <w:rFonts w:ascii="Times New Roman" w:eastAsia="Times New Roman" w:hAnsi="Times New Roman" w:cs="Times New Roman"/>
          <w:sz w:val="24"/>
          <w:szCs w:val="24"/>
        </w:rPr>
        <w:t>APPLICATION</w:t>
      </w:r>
      <w:r w:rsidRPr="00143D69">
        <w:rPr>
          <w:rFonts w:ascii="Times New Roman" w:eastAsia="Times New Roman" w:hAnsi="Times New Roman" w:cs="Times New Roman"/>
          <w:sz w:val="24"/>
          <w:szCs w:val="24"/>
        </w:rPr>
        <w:t xml:space="preserve"> DIAGRAM </w:t>
      </w:r>
      <w:r w:rsidR="007069FE" w:rsidRPr="00143D69">
        <w:rPr>
          <w:rFonts w:ascii="Times New Roman" w:eastAsia="Times New Roman" w:hAnsi="Times New Roman" w:cs="Times New Roman"/>
          <w:b/>
          <w:bCs/>
          <w:i/>
          <w:iCs/>
          <w:sz w:val="24"/>
          <w:szCs w:val="24"/>
        </w:rPr>
        <w:t>pg. 26</w:t>
      </w:r>
    </w:p>
    <w:p w14:paraId="12620126" w14:textId="77777777" w:rsidR="00FC7E2F" w:rsidRPr="00FC7E2F" w:rsidRDefault="00FC7E2F" w:rsidP="00A867F6">
      <w:pPr>
        <w:spacing w:line="360" w:lineRule="auto"/>
        <w:rPr>
          <w:rFonts w:ascii="Times New Roman" w:eastAsia="Times New Roman" w:hAnsi="Times New Roman" w:cs="Times New Roman"/>
          <w:bCs/>
          <w:i/>
          <w:iCs/>
          <w:sz w:val="24"/>
          <w:szCs w:val="24"/>
        </w:rPr>
      </w:pPr>
    </w:p>
    <w:p w14:paraId="37D26F08" w14:textId="4954D5D7" w:rsidR="00FC7E2F" w:rsidRDefault="00FC7E2F"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w:t>
      </w:r>
      <w:r w:rsidR="004C5455">
        <w:rPr>
          <w:rFonts w:ascii="Times New Roman" w:eastAsia="Times New Roman" w:hAnsi="Times New Roman" w:cs="Times New Roman"/>
          <w:bCs/>
          <w:sz w:val="24"/>
          <w:szCs w:val="24"/>
        </w:rPr>
        <w:t>2</w:t>
      </w:r>
      <w:r>
        <w:rPr>
          <w:rFonts w:ascii="Times New Roman" w:eastAsia="Times New Roman" w:hAnsi="Times New Roman" w:cs="Times New Roman"/>
          <w:bCs/>
          <w:sz w:val="24"/>
          <w:szCs w:val="24"/>
        </w:rPr>
        <w:t xml:space="preserve"> Use case </w:t>
      </w:r>
      <w:r w:rsidR="0033018F">
        <w:rPr>
          <w:rFonts w:ascii="Times New Roman" w:eastAsia="Times New Roman" w:hAnsi="Times New Roman" w:cs="Times New Roman"/>
          <w:bCs/>
          <w:sz w:val="24"/>
          <w:szCs w:val="24"/>
        </w:rPr>
        <w:t>Diagram pg.</w:t>
      </w:r>
      <w:r>
        <w:rPr>
          <w:rFonts w:ascii="Times New Roman" w:eastAsia="Times New Roman" w:hAnsi="Times New Roman" w:cs="Times New Roman"/>
          <w:bCs/>
          <w:sz w:val="24"/>
          <w:szCs w:val="24"/>
        </w:rPr>
        <w:t xml:space="preserve"> 34</w:t>
      </w:r>
    </w:p>
    <w:p w14:paraId="5C3AD7BA" w14:textId="77777777" w:rsidR="004C5455" w:rsidRDefault="004C5455" w:rsidP="00A867F6">
      <w:pPr>
        <w:spacing w:line="360" w:lineRule="auto"/>
        <w:rPr>
          <w:rFonts w:ascii="Times New Roman" w:eastAsia="Times New Roman" w:hAnsi="Times New Roman" w:cs="Times New Roman"/>
          <w:bCs/>
          <w:sz w:val="24"/>
          <w:szCs w:val="24"/>
        </w:rPr>
      </w:pPr>
    </w:p>
    <w:p w14:paraId="72BBE16B" w14:textId="1837BA9E" w:rsidR="004C5455" w:rsidRDefault="004C5455"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3.3 Entity Relationship </w:t>
      </w:r>
      <w:r w:rsidR="003E59E8">
        <w:rPr>
          <w:rFonts w:ascii="Times New Roman" w:eastAsia="Times New Roman" w:hAnsi="Times New Roman" w:cs="Times New Roman"/>
          <w:bCs/>
          <w:sz w:val="24"/>
          <w:szCs w:val="24"/>
        </w:rPr>
        <w:t>Diagram pg.</w:t>
      </w:r>
      <w:r>
        <w:rPr>
          <w:rFonts w:ascii="Times New Roman" w:eastAsia="Times New Roman" w:hAnsi="Times New Roman" w:cs="Times New Roman"/>
          <w:bCs/>
          <w:sz w:val="24"/>
          <w:szCs w:val="24"/>
        </w:rPr>
        <w:t xml:space="preserve"> 35</w:t>
      </w:r>
    </w:p>
    <w:p w14:paraId="4BEEE7EA" w14:textId="77777777" w:rsidR="004C5455" w:rsidRDefault="004C5455" w:rsidP="00A867F6">
      <w:pPr>
        <w:spacing w:line="360" w:lineRule="auto"/>
        <w:rPr>
          <w:rFonts w:ascii="Times New Roman" w:eastAsia="Times New Roman" w:hAnsi="Times New Roman" w:cs="Times New Roman"/>
          <w:bCs/>
          <w:sz w:val="24"/>
          <w:szCs w:val="24"/>
        </w:rPr>
      </w:pPr>
    </w:p>
    <w:p w14:paraId="0C99847E" w14:textId="1AD43742" w:rsidR="003803B4" w:rsidRDefault="004C5455"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w:t>
      </w:r>
      <w:r w:rsidR="005D061A">
        <w:rPr>
          <w:rFonts w:ascii="Times New Roman" w:eastAsia="Times New Roman" w:hAnsi="Times New Roman" w:cs="Times New Roman"/>
          <w:bCs/>
          <w:sz w:val="24"/>
          <w:szCs w:val="24"/>
        </w:rPr>
        <w:t xml:space="preserve">4 Activity diagram </w:t>
      </w:r>
      <w:r w:rsidR="003803B4">
        <w:rPr>
          <w:rFonts w:ascii="Times New Roman" w:eastAsia="Times New Roman" w:hAnsi="Times New Roman" w:cs="Times New Roman"/>
          <w:bCs/>
          <w:sz w:val="24"/>
          <w:szCs w:val="24"/>
        </w:rPr>
        <w:t xml:space="preserve">for </w:t>
      </w:r>
      <w:r w:rsidR="00581539">
        <w:rPr>
          <w:rFonts w:ascii="Times New Roman" w:eastAsia="Times New Roman" w:hAnsi="Times New Roman" w:cs="Times New Roman"/>
          <w:bCs/>
          <w:sz w:val="24"/>
          <w:szCs w:val="24"/>
        </w:rPr>
        <w:t>login</w:t>
      </w:r>
      <w:r w:rsidR="003803B4">
        <w:rPr>
          <w:rFonts w:ascii="Times New Roman" w:eastAsia="Times New Roman" w:hAnsi="Times New Roman" w:cs="Times New Roman"/>
          <w:bCs/>
          <w:sz w:val="24"/>
          <w:szCs w:val="24"/>
        </w:rPr>
        <w:t xml:space="preserve"> of a user</w:t>
      </w:r>
      <w:r>
        <w:rPr>
          <w:rFonts w:ascii="Times New Roman" w:eastAsia="Times New Roman" w:hAnsi="Times New Roman" w:cs="Times New Roman"/>
          <w:bCs/>
          <w:sz w:val="24"/>
          <w:szCs w:val="24"/>
        </w:rPr>
        <w:t xml:space="preserve"> </w:t>
      </w:r>
    </w:p>
    <w:p w14:paraId="6217439C" w14:textId="77777777" w:rsidR="003E59E8" w:rsidRDefault="003E59E8" w:rsidP="00A867F6">
      <w:pPr>
        <w:spacing w:line="360" w:lineRule="auto"/>
        <w:rPr>
          <w:rFonts w:ascii="Times New Roman" w:eastAsia="Times New Roman" w:hAnsi="Times New Roman" w:cs="Times New Roman"/>
          <w:bCs/>
          <w:sz w:val="24"/>
          <w:szCs w:val="24"/>
        </w:rPr>
      </w:pPr>
    </w:p>
    <w:p w14:paraId="717DEB58" w14:textId="3065683F" w:rsidR="004C5455" w:rsidRDefault="003803B4"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3.5 Activity diagram for the registration of a user</w:t>
      </w:r>
    </w:p>
    <w:p w14:paraId="07830A8A" w14:textId="77777777" w:rsidR="003E59E8" w:rsidRDefault="003E59E8" w:rsidP="00A867F6">
      <w:pPr>
        <w:spacing w:line="360" w:lineRule="auto"/>
        <w:rPr>
          <w:rFonts w:ascii="Times New Roman" w:eastAsia="Times New Roman" w:hAnsi="Times New Roman" w:cs="Times New Roman"/>
          <w:bCs/>
          <w:sz w:val="24"/>
          <w:szCs w:val="24"/>
        </w:rPr>
      </w:pPr>
    </w:p>
    <w:p w14:paraId="58F3EF6F" w14:textId="5EAC981B" w:rsidR="003803B4" w:rsidRDefault="003803B4"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3.6 Activity diagram for the loan request of a user</w:t>
      </w:r>
    </w:p>
    <w:p w14:paraId="04990D3A" w14:textId="77777777" w:rsidR="003E59E8" w:rsidRDefault="003E59E8" w:rsidP="00A867F6">
      <w:pPr>
        <w:spacing w:line="360" w:lineRule="auto"/>
        <w:rPr>
          <w:rFonts w:ascii="Times New Roman" w:eastAsia="Times New Roman" w:hAnsi="Times New Roman" w:cs="Times New Roman"/>
          <w:bCs/>
          <w:sz w:val="24"/>
          <w:szCs w:val="24"/>
        </w:rPr>
      </w:pPr>
    </w:p>
    <w:p w14:paraId="160EEA46" w14:textId="78C8CF1C" w:rsidR="003803B4" w:rsidRDefault="003803B4"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3.7 Activity diagram for changing of passwords by a user</w:t>
      </w:r>
    </w:p>
    <w:p w14:paraId="6DB9C790" w14:textId="77777777" w:rsidR="003E59E8" w:rsidRDefault="003E59E8" w:rsidP="00A867F6">
      <w:pPr>
        <w:spacing w:line="360" w:lineRule="auto"/>
        <w:rPr>
          <w:rFonts w:ascii="Times New Roman" w:eastAsia="Times New Roman" w:hAnsi="Times New Roman" w:cs="Times New Roman"/>
          <w:bCs/>
          <w:sz w:val="24"/>
          <w:szCs w:val="24"/>
        </w:rPr>
      </w:pPr>
    </w:p>
    <w:p w14:paraId="7B8AD984" w14:textId="6CFB0273" w:rsidR="003803B4" w:rsidRDefault="003803B4"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3.8 </w:t>
      </w:r>
      <w:r w:rsidR="00581539">
        <w:rPr>
          <w:rFonts w:ascii="Times New Roman" w:eastAsia="Times New Roman" w:hAnsi="Times New Roman" w:cs="Times New Roman"/>
          <w:bCs/>
          <w:sz w:val="24"/>
          <w:szCs w:val="24"/>
        </w:rPr>
        <w:t>Data flow</w:t>
      </w:r>
      <w:r>
        <w:rPr>
          <w:rFonts w:ascii="Times New Roman" w:eastAsia="Times New Roman" w:hAnsi="Times New Roman" w:cs="Times New Roman"/>
          <w:bCs/>
          <w:sz w:val="24"/>
          <w:szCs w:val="24"/>
        </w:rPr>
        <w:t xml:space="preserve"> diagram for the registration of a user</w:t>
      </w:r>
    </w:p>
    <w:p w14:paraId="0394B906" w14:textId="77777777" w:rsidR="003803B4" w:rsidRDefault="003803B4" w:rsidP="00A867F6">
      <w:pPr>
        <w:spacing w:line="360" w:lineRule="auto"/>
        <w:rPr>
          <w:rFonts w:ascii="Times New Roman" w:eastAsia="Times New Roman" w:hAnsi="Times New Roman" w:cs="Times New Roman"/>
          <w:bCs/>
          <w:sz w:val="24"/>
          <w:szCs w:val="24"/>
        </w:rPr>
      </w:pPr>
    </w:p>
    <w:p w14:paraId="66FE103B" w14:textId="13F9F22D" w:rsidR="00581539" w:rsidRDefault="00581539"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3.9 Data flow diagram for the login of a user</w:t>
      </w:r>
    </w:p>
    <w:p w14:paraId="761EAB2A" w14:textId="77777777" w:rsidR="00B15050" w:rsidRDefault="00B15050" w:rsidP="00A867F6">
      <w:pPr>
        <w:spacing w:line="360" w:lineRule="auto"/>
        <w:rPr>
          <w:rFonts w:ascii="Times New Roman" w:eastAsia="Times New Roman" w:hAnsi="Times New Roman" w:cs="Times New Roman"/>
          <w:bCs/>
          <w:sz w:val="24"/>
          <w:szCs w:val="24"/>
        </w:rPr>
      </w:pPr>
    </w:p>
    <w:p w14:paraId="2118783A" w14:textId="63333CD3" w:rsidR="00B15050" w:rsidRDefault="00B15050"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3.10 Data flow diagram for the loan </w:t>
      </w:r>
      <w:r w:rsidR="00670870">
        <w:rPr>
          <w:rFonts w:ascii="Times New Roman" w:eastAsia="Times New Roman" w:hAnsi="Times New Roman" w:cs="Times New Roman"/>
          <w:bCs/>
          <w:sz w:val="24"/>
          <w:szCs w:val="24"/>
        </w:rPr>
        <w:t>request</w:t>
      </w:r>
      <w:r>
        <w:rPr>
          <w:rFonts w:ascii="Times New Roman" w:eastAsia="Times New Roman" w:hAnsi="Times New Roman" w:cs="Times New Roman"/>
          <w:bCs/>
          <w:sz w:val="24"/>
          <w:szCs w:val="24"/>
        </w:rPr>
        <w:t xml:space="preserve"> of a user</w:t>
      </w:r>
    </w:p>
    <w:p w14:paraId="6568D701" w14:textId="77777777" w:rsidR="00B15050" w:rsidRDefault="00B15050" w:rsidP="00A867F6">
      <w:pPr>
        <w:spacing w:line="360" w:lineRule="auto"/>
        <w:rPr>
          <w:rFonts w:ascii="Times New Roman" w:eastAsia="Times New Roman" w:hAnsi="Times New Roman" w:cs="Times New Roman"/>
          <w:bCs/>
          <w:sz w:val="24"/>
          <w:szCs w:val="24"/>
        </w:rPr>
      </w:pPr>
    </w:p>
    <w:p w14:paraId="52741237" w14:textId="67B0AAEF" w:rsidR="00B15050" w:rsidRDefault="00B15050"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3.11 </w:t>
      </w:r>
      <w:r w:rsidR="00670870">
        <w:rPr>
          <w:rFonts w:ascii="Times New Roman" w:eastAsia="Times New Roman" w:hAnsi="Times New Roman" w:cs="Times New Roman"/>
          <w:bCs/>
          <w:sz w:val="24"/>
          <w:szCs w:val="24"/>
        </w:rPr>
        <w:t xml:space="preserve">Control </w:t>
      </w:r>
      <w:r>
        <w:rPr>
          <w:rFonts w:ascii="Times New Roman" w:eastAsia="Times New Roman" w:hAnsi="Times New Roman" w:cs="Times New Roman"/>
          <w:bCs/>
          <w:sz w:val="24"/>
          <w:szCs w:val="24"/>
        </w:rPr>
        <w:t>flow diagram for the registration of a user</w:t>
      </w:r>
    </w:p>
    <w:p w14:paraId="0FA5DB8D" w14:textId="77777777" w:rsidR="00670870" w:rsidRDefault="00670870" w:rsidP="00A867F6">
      <w:pPr>
        <w:spacing w:line="360" w:lineRule="auto"/>
        <w:rPr>
          <w:rFonts w:ascii="Times New Roman" w:eastAsia="Times New Roman" w:hAnsi="Times New Roman" w:cs="Times New Roman"/>
          <w:bCs/>
          <w:sz w:val="24"/>
          <w:szCs w:val="24"/>
        </w:rPr>
      </w:pPr>
    </w:p>
    <w:p w14:paraId="73859837" w14:textId="542A54FD" w:rsidR="003E59E8" w:rsidRDefault="003E59E8"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3.12 loading page</w:t>
      </w:r>
    </w:p>
    <w:p w14:paraId="063F88C3" w14:textId="77777777" w:rsidR="003E59E8" w:rsidRDefault="003E59E8" w:rsidP="00A867F6">
      <w:pPr>
        <w:spacing w:line="360" w:lineRule="auto"/>
        <w:rPr>
          <w:rFonts w:ascii="Times New Roman" w:eastAsia="Times New Roman" w:hAnsi="Times New Roman" w:cs="Times New Roman"/>
          <w:bCs/>
          <w:sz w:val="24"/>
          <w:szCs w:val="24"/>
        </w:rPr>
      </w:pPr>
    </w:p>
    <w:p w14:paraId="07B7E39F" w14:textId="08348264" w:rsidR="003E59E8" w:rsidRDefault="003E59E8"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3.13 login page</w:t>
      </w:r>
    </w:p>
    <w:p w14:paraId="5CEFC50C" w14:textId="77777777" w:rsidR="003E59E8" w:rsidRDefault="003E59E8" w:rsidP="00A867F6">
      <w:pPr>
        <w:spacing w:line="360" w:lineRule="auto"/>
        <w:rPr>
          <w:rFonts w:ascii="Times New Roman" w:eastAsia="Times New Roman" w:hAnsi="Times New Roman" w:cs="Times New Roman"/>
          <w:bCs/>
          <w:sz w:val="24"/>
          <w:szCs w:val="24"/>
        </w:rPr>
      </w:pPr>
    </w:p>
    <w:p w14:paraId="7E13F903" w14:textId="44B12B0A" w:rsidR="003E59E8" w:rsidRDefault="003E59E8"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3.14 registration page</w:t>
      </w:r>
    </w:p>
    <w:p w14:paraId="447CAD5F" w14:textId="77777777" w:rsidR="003E59E8" w:rsidRDefault="003E59E8" w:rsidP="00A867F6">
      <w:pPr>
        <w:spacing w:line="360" w:lineRule="auto"/>
        <w:rPr>
          <w:rFonts w:ascii="Times New Roman" w:eastAsia="Times New Roman" w:hAnsi="Times New Roman" w:cs="Times New Roman"/>
          <w:bCs/>
          <w:sz w:val="24"/>
          <w:szCs w:val="24"/>
        </w:rPr>
      </w:pPr>
    </w:p>
    <w:p w14:paraId="16E95170" w14:textId="33E2B6B5" w:rsidR="00966CE3" w:rsidRDefault="00966CE3"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3.15 </w:t>
      </w:r>
      <w:r w:rsidR="006F06BF">
        <w:rPr>
          <w:rFonts w:ascii="Times New Roman" w:eastAsia="Times New Roman" w:hAnsi="Times New Roman" w:cs="Times New Roman"/>
          <w:bCs/>
          <w:sz w:val="24"/>
          <w:szCs w:val="24"/>
        </w:rPr>
        <w:t>dashboard</w:t>
      </w:r>
      <w:r>
        <w:rPr>
          <w:rFonts w:ascii="Times New Roman" w:eastAsia="Times New Roman" w:hAnsi="Times New Roman" w:cs="Times New Roman"/>
          <w:bCs/>
          <w:sz w:val="24"/>
          <w:szCs w:val="24"/>
        </w:rPr>
        <w:t xml:space="preserve"> page</w:t>
      </w:r>
    </w:p>
    <w:p w14:paraId="0FE6056A" w14:textId="77777777" w:rsidR="00966CE3" w:rsidRDefault="00966CE3" w:rsidP="00A867F6">
      <w:pPr>
        <w:spacing w:line="360" w:lineRule="auto"/>
        <w:rPr>
          <w:rFonts w:ascii="Times New Roman" w:eastAsia="Times New Roman" w:hAnsi="Times New Roman" w:cs="Times New Roman"/>
          <w:bCs/>
          <w:sz w:val="24"/>
          <w:szCs w:val="24"/>
        </w:rPr>
      </w:pPr>
    </w:p>
    <w:p w14:paraId="066A712D" w14:textId="3DCFD854" w:rsidR="00966CE3" w:rsidRDefault="00966CE3"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3.16 </w:t>
      </w:r>
      <w:r w:rsidR="006F06BF">
        <w:rPr>
          <w:rFonts w:ascii="Times New Roman" w:eastAsia="Times New Roman" w:hAnsi="Times New Roman" w:cs="Times New Roman"/>
          <w:bCs/>
          <w:sz w:val="24"/>
          <w:szCs w:val="24"/>
        </w:rPr>
        <w:t>loan request</w:t>
      </w:r>
      <w:r>
        <w:rPr>
          <w:rFonts w:ascii="Times New Roman" w:eastAsia="Times New Roman" w:hAnsi="Times New Roman" w:cs="Times New Roman"/>
          <w:bCs/>
          <w:sz w:val="24"/>
          <w:szCs w:val="24"/>
        </w:rPr>
        <w:t xml:space="preserve"> page</w:t>
      </w:r>
    </w:p>
    <w:p w14:paraId="3C8491A2" w14:textId="77777777" w:rsidR="00966CE3" w:rsidRDefault="00966CE3" w:rsidP="00A867F6">
      <w:pPr>
        <w:spacing w:line="360" w:lineRule="auto"/>
        <w:rPr>
          <w:rFonts w:ascii="Times New Roman" w:eastAsia="Times New Roman" w:hAnsi="Times New Roman" w:cs="Times New Roman"/>
          <w:bCs/>
          <w:sz w:val="24"/>
          <w:szCs w:val="24"/>
        </w:rPr>
      </w:pPr>
    </w:p>
    <w:p w14:paraId="55882F8D" w14:textId="23DA771B" w:rsidR="00FC7E2F" w:rsidRPr="00611944" w:rsidRDefault="00966CE3" w:rsidP="00A867F6">
      <w:pPr>
        <w:spacing w:line="360" w:lineRule="auto"/>
        <w:rPr>
          <w:rFonts w:ascii="Times New Roman" w:eastAsia="Times New Roman" w:hAnsi="Times New Roman" w:cs="Times New Roman"/>
          <w:bCs/>
          <w:sz w:val="24"/>
          <w:szCs w:val="24"/>
        </w:rPr>
      </w:pPr>
      <w:r w:rsidRPr="00FC7E2F">
        <w:rPr>
          <w:rFonts w:ascii="Times New Roman" w:eastAsia="Times New Roman" w:hAnsi="Times New Roman" w:cs="Times New Roman"/>
          <w:bCs/>
          <w:sz w:val="24"/>
          <w:szCs w:val="24"/>
        </w:rPr>
        <w:t xml:space="preserve">FIGURE </w:t>
      </w:r>
      <w:r>
        <w:rPr>
          <w:rFonts w:ascii="Times New Roman" w:eastAsia="Times New Roman" w:hAnsi="Times New Roman" w:cs="Times New Roman"/>
          <w:bCs/>
          <w:sz w:val="24"/>
          <w:szCs w:val="24"/>
        </w:rPr>
        <w:t xml:space="preserve">3.14 </w:t>
      </w:r>
      <w:r w:rsidR="006F06BF">
        <w:rPr>
          <w:rFonts w:ascii="Times New Roman" w:eastAsia="Times New Roman" w:hAnsi="Times New Roman" w:cs="Times New Roman"/>
          <w:bCs/>
          <w:sz w:val="24"/>
          <w:szCs w:val="24"/>
        </w:rPr>
        <w:t>Activities</w:t>
      </w:r>
      <w:r>
        <w:rPr>
          <w:rFonts w:ascii="Times New Roman" w:eastAsia="Times New Roman" w:hAnsi="Times New Roman" w:cs="Times New Roman"/>
          <w:bCs/>
          <w:sz w:val="24"/>
          <w:szCs w:val="24"/>
        </w:rPr>
        <w:t xml:space="preserve"> page</w:t>
      </w:r>
      <w:bookmarkStart w:id="11" w:name="_j2b0sdtzlqtq" w:colFirst="0" w:colLast="0"/>
      <w:bookmarkStart w:id="12" w:name="_Toc165794417"/>
      <w:bookmarkEnd w:id="11"/>
    </w:p>
    <w:p w14:paraId="7DE436E6" w14:textId="64C013CF" w:rsidR="000F07D9" w:rsidRPr="00ED485F" w:rsidRDefault="00450896" w:rsidP="00A867F6">
      <w:pPr>
        <w:pStyle w:val="Heading1"/>
        <w:spacing w:line="360" w:lineRule="auto"/>
        <w:jc w:val="center"/>
        <w:rPr>
          <w:rFonts w:ascii="Times New Roman" w:eastAsia="Times New Roman" w:hAnsi="Times New Roman" w:cs="Times New Roman"/>
          <w:b/>
          <w:sz w:val="32"/>
          <w:szCs w:val="32"/>
        </w:rPr>
      </w:pPr>
      <w:r w:rsidRPr="00ED485F">
        <w:rPr>
          <w:rFonts w:ascii="Times New Roman" w:eastAsia="Times New Roman" w:hAnsi="Times New Roman" w:cs="Times New Roman"/>
          <w:b/>
          <w:sz w:val="32"/>
          <w:szCs w:val="32"/>
        </w:rPr>
        <w:t>DEFINITION</w:t>
      </w:r>
      <w:r w:rsidR="000F07D9" w:rsidRPr="00ED485F">
        <w:rPr>
          <w:rFonts w:ascii="Times New Roman" w:eastAsia="Times New Roman" w:hAnsi="Times New Roman" w:cs="Times New Roman"/>
          <w:b/>
          <w:sz w:val="32"/>
          <w:szCs w:val="32"/>
        </w:rPr>
        <w:t xml:space="preserve"> OF TERMS</w:t>
      </w:r>
    </w:p>
    <w:p w14:paraId="7572DF7E" w14:textId="77777777" w:rsidR="00530DAD" w:rsidRDefault="00530DAD" w:rsidP="00A867F6">
      <w:pPr>
        <w:spacing w:line="360" w:lineRule="auto"/>
        <w:rPr>
          <w:rFonts w:ascii="Times New Roman" w:hAnsi="Times New Roman" w:cs="Times New Roman"/>
        </w:rPr>
      </w:pPr>
    </w:p>
    <w:p w14:paraId="13D0ECE2" w14:textId="77777777" w:rsidR="00530DAD" w:rsidRDefault="00530DAD" w:rsidP="00A867F6">
      <w:pPr>
        <w:spacing w:line="360" w:lineRule="auto"/>
        <w:rPr>
          <w:rFonts w:ascii="Times New Roman" w:hAnsi="Times New Roman" w:cs="Times New Roman"/>
        </w:rPr>
      </w:pPr>
    </w:p>
    <w:p w14:paraId="4842FCA2" w14:textId="77777777" w:rsidR="00530DAD" w:rsidRDefault="00530DAD" w:rsidP="00A867F6">
      <w:pPr>
        <w:spacing w:line="360" w:lineRule="auto"/>
        <w:rPr>
          <w:rFonts w:ascii="Times New Roman" w:hAnsi="Times New Roman" w:cs="Times New Roman"/>
        </w:rPr>
      </w:pPr>
    </w:p>
    <w:p w14:paraId="16525840" w14:textId="511C5DB0" w:rsidR="00450896" w:rsidRPr="00077A7A" w:rsidRDefault="00F40392" w:rsidP="00A867F6">
      <w:pPr>
        <w:spacing w:line="360" w:lineRule="auto"/>
        <w:rPr>
          <w:rFonts w:ascii="Times New Roman" w:hAnsi="Times New Roman" w:cs="Times New Roman"/>
          <w:sz w:val="24"/>
          <w:szCs w:val="24"/>
        </w:rPr>
      </w:pPr>
      <w:r w:rsidRPr="00077A7A">
        <w:rPr>
          <w:rFonts w:ascii="Times New Roman" w:hAnsi="Times New Roman" w:cs="Times New Roman"/>
          <w:sz w:val="24"/>
          <w:szCs w:val="24"/>
        </w:rPr>
        <w:t>ERD- Entity Relationship Diagram</w:t>
      </w:r>
    </w:p>
    <w:p w14:paraId="654A9AF2" w14:textId="4ED6CC10" w:rsidR="00F40392" w:rsidRPr="00077A7A" w:rsidRDefault="00F40392" w:rsidP="00A867F6">
      <w:pPr>
        <w:spacing w:line="360" w:lineRule="auto"/>
        <w:rPr>
          <w:rFonts w:ascii="Times New Roman" w:hAnsi="Times New Roman" w:cs="Times New Roman"/>
          <w:sz w:val="24"/>
          <w:szCs w:val="24"/>
        </w:rPr>
      </w:pPr>
      <w:r w:rsidRPr="00077A7A">
        <w:rPr>
          <w:rFonts w:ascii="Times New Roman" w:hAnsi="Times New Roman" w:cs="Times New Roman"/>
          <w:sz w:val="24"/>
          <w:szCs w:val="24"/>
        </w:rPr>
        <w:t>RAD- Rapid Application Diagram</w:t>
      </w:r>
    </w:p>
    <w:p w14:paraId="14CC993C" w14:textId="6617A615" w:rsidR="00B94AB3" w:rsidRDefault="00B94AB3" w:rsidP="00A867F6">
      <w:pPr>
        <w:spacing w:line="360" w:lineRule="auto"/>
        <w:rPr>
          <w:rFonts w:ascii="Times New Roman" w:hAnsi="Times New Roman" w:cs="Times New Roman"/>
          <w:sz w:val="24"/>
          <w:szCs w:val="24"/>
        </w:rPr>
      </w:pPr>
      <w:r w:rsidRPr="00077A7A">
        <w:rPr>
          <w:rFonts w:ascii="Times New Roman" w:hAnsi="Times New Roman" w:cs="Times New Roman"/>
          <w:sz w:val="24"/>
          <w:szCs w:val="24"/>
        </w:rPr>
        <w:t xml:space="preserve">HTML- </w:t>
      </w:r>
      <w:r w:rsidR="0033018F" w:rsidRPr="00077A7A">
        <w:rPr>
          <w:rFonts w:ascii="Times New Roman" w:hAnsi="Times New Roman" w:cs="Times New Roman"/>
          <w:sz w:val="24"/>
          <w:szCs w:val="24"/>
        </w:rPr>
        <w:t>Hypertext</w:t>
      </w:r>
      <w:r w:rsidRPr="00077A7A">
        <w:rPr>
          <w:rFonts w:ascii="Times New Roman" w:hAnsi="Times New Roman" w:cs="Times New Roman"/>
          <w:sz w:val="24"/>
          <w:szCs w:val="24"/>
        </w:rPr>
        <w:t xml:space="preserve"> </w:t>
      </w:r>
      <w:r w:rsidR="0033018F" w:rsidRPr="00077A7A">
        <w:rPr>
          <w:rFonts w:ascii="Times New Roman" w:hAnsi="Times New Roman" w:cs="Times New Roman"/>
          <w:sz w:val="24"/>
          <w:szCs w:val="24"/>
        </w:rPr>
        <w:t>markup</w:t>
      </w:r>
      <w:r w:rsidRPr="00077A7A">
        <w:rPr>
          <w:rFonts w:ascii="Times New Roman" w:hAnsi="Times New Roman" w:cs="Times New Roman"/>
          <w:sz w:val="24"/>
          <w:szCs w:val="24"/>
        </w:rPr>
        <w:t xml:space="preserve"> language</w:t>
      </w:r>
    </w:p>
    <w:p w14:paraId="0EFFD430" w14:textId="68A80C56" w:rsidR="00077A7A" w:rsidRPr="00077A7A" w:rsidRDefault="00077A7A" w:rsidP="00A867F6">
      <w:pPr>
        <w:spacing w:line="360" w:lineRule="auto"/>
        <w:rPr>
          <w:rFonts w:ascii="Times New Roman" w:hAnsi="Times New Roman" w:cs="Times New Roman"/>
          <w:sz w:val="24"/>
          <w:szCs w:val="24"/>
        </w:rPr>
      </w:pPr>
      <w:r>
        <w:rPr>
          <w:rFonts w:ascii="Times New Roman" w:hAnsi="Times New Roman" w:cs="Times New Roman"/>
          <w:sz w:val="24"/>
          <w:szCs w:val="24"/>
        </w:rPr>
        <w:t>FCFS- FIRST COME FIRST SERVED</w:t>
      </w:r>
    </w:p>
    <w:p w14:paraId="78D0D0B9" w14:textId="77777777" w:rsidR="000F07D9" w:rsidRPr="00077A7A" w:rsidRDefault="000F07D9" w:rsidP="00A867F6">
      <w:pPr>
        <w:spacing w:line="360" w:lineRule="auto"/>
        <w:rPr>
          <w:rFonts w:ascii="Times New Roman" w:hAnsi="Times New Roman" w:cs="Times New Roman"/>
          <w:color w:val="0070C0"/>
          <w:sz w:val="24"/>
          <w:szCs w:val="24"/>
        </w:rPr>
      </w:pPr>
    </w:p>
    <w:p w14:paraId="52695672" w14:textId="77777777" w:rsidR="000F07D9" w:rsidRPr="00077A7A" w:rsidRDefault="000F07D9" w:rsidP="00A867F6">
      <w:pPr>
        <w:spacing w:line="360" w:lineRule="auto"/>
        <w:rPr>
          <w:rFonts w:ascii="Times New Roman" w:hAnsi="Times New Roman" w:cs="Times New Roman"/>
          <w:b/>
          <w:bCs/>
          <w:color w:val="0070C0"/>
          <w:sz w:val="24"/>
          <w:szCs w:val="24"/>
        </w:rPr>
      </w:pPr>
      <w:r w:rsidRPr="00077A7A">
        <w:rPr>
          <w:rFonts w:ascii="Times New Roman" w:hAnsi="Times New Roman" w:cs="Times New Roman"/>
          <w:b/>
          <w:bCs/>
          <w:color w:val="0070C0"/>
          <w:sz w:val="24"/>
          <w:szCs w:val="24"/>
        </w:rPr>
        <w:br w:type="page"/>
      </w:r>
    </w:p>
    <w:p w14:paraId="5D0A7183" w14:textId="1AEEB383" w:rsidR="00D94325" w:rsidRPr="00ED485F" w:rsidRDefault="00EA0C8F" w:rsidP="00A867F6">
      <w:pPr>
        <w:pStyle w:val="Heading1"/>
        <w:spacing w:line="360" w:lineRule="auto"/>
        <w:jc w:val="center"/>
        <w:rPr>
          <w:rFonts w:ascii="Times New Roman" w:hAnsi="Times New Roman" w:cs="Times New Roman"/>
          <w:b/>
          <w:bCs/>
          <w:color w:val="0070C0"/>
          <w:sz w:val="32"/>
          <w:szCs w:val="32"/>
        </w:rPr>
      </w:pPr>
      <w:r w:rsidRPr="00ED485F">
        <w:rPr>
          <w:rFonts w:ascii="Times New Roman" w:hAnsi="Times New Roman" w:cs="Times New Roman"/>
          <w:b/>
          <w:bCs/>
          <w:color w:val="0070C0"/>
          <w:sz w:val="32"/>
          <w:szCs w:val="32"/>
        </w:rPr>
        <w:lastRenderedPageBreak/>
        <w:t>CHAPTER 1:</w:t>
      </w:r>
    </w:p>
    <w:p w14:paraId="000000E7" w14:textId="68F6BF01" w:rsidR="00341C30" w:rsidRPr="00ED485F" w:rsidRDefault="00EA0C8F" w:rsidP="00A867F6">
      <w:pPr>
        <w:pStyle w:val="Heading1"/>
        <w:spacing w:line="360" w:lineRule="auto"/>
        <w:jc w:val="center"/>
        <w:rPr>
          <w:rFonts w:ascii="Times New Roman" w:hAnsi="Times New Roman" w:cs="Times New Roman"/>
          <w:b/>
          <w:bCs/>
          <w:color w:val="0070C0"/>
          <w:sz w:val="32"/>
          <w:szCs w:val="32"/>
        </w:rPr>
      </w:pPr>
      <w:r w:rsidRPr="00ED485F">
        <w:rPr>
          <w:rFonts w:ascii="Times New Roman" w:hAnsi="Times New Roman" w:cs="Times New Roman"/>
          <w:b/>
          <w:bCs/>
          <w:color w:val="0070C0"/>
          <w:sz w:val="32"/>
          <w:szCs w:val="32"/>
        </w:rPr>
        <w:t>INTRODUCTION</w:t>
      </w:r>
      <w:bookmarkEnd w:id="12"/>
    </w:p>
    <w:p w14:paraId="000000E8" w14:textId="77777777" w:rsidR="00341C30" w:rsidRPr="00143D69" w:rsidRDefault="00341C30" w:rsidP="00A867F6">
      <w:pPr>
        <w:spacing w:line="360" w:lineRule="auto"/>
        <w:rPr>
          <w:rFonts w:ascii="Times New Roman" w:eastAsia="Times New Roman" w:hAnsi="Times New Roman" w:cs="Times New Roman"/>
          <w:b/>
          <w:bCs/>
        </w:rPr>
      </w:pPr>
    </w:p>
    <w:p w14:paraId="000000E9" w14:textId="0CA992E5" w:rsidR="00341C30" w:rsidRPr="00ED485F" w:rsidRDefault="00EA0C8F" w:rsidP="00A867F6">
      <w:pPr>
        <w:pStyle w:val="Heading2"/>
        <w:spacing w:line="360" w:lineRule="auto"/>
        <w:rPr>
          <w:rFonts w:ascii="Times New Roman" w:hAnsi="Times New Roman" w:cs="Times New Roman"/>
          <w:color w:val="0070C0"/>
        </w:rPr>
      </w:pPr>
      <w:bookmarkStart w:id="13" w:name="_uqkcxrf4atnf" w:colFirst="0" w:colLast="0"/>
      <w:bookmarkStart w:id="14" w:name="_Toc165794418"/>
      <w:bookmarkEnd w:id="13"/>
      <w:r w:rsidRPr="00ED485F">
        <w:rPr>
          <w:rFonts w:ascii="Times New Roman" w:hAnsi="Times New Roman" w:cs="Times New Roman"/>
          <w:color w:val="0070C0"/>
        </w:rPr>
        <w:t>1.1 Overview</w:t>
      </w:r>
      <w:bookmarkEnd w:id="14"/>
    </w:p>
    <w:p w14:paraId="651A59A3" w14:textId="0CD9FC6B" w:rsidR="00CA1ADD" w:rsidRPr="00A867F6" w:rsidRDefault="00C830B5" w:rsidP="00A867F6">
      <w:pPr>
        <w:pStyle w:val="Heading2"/>
        <w:keepNext w:val="0"/>
        <w:keepLines w:val="0"/>
        <w:spacing w:after="360" w:line="360" w:lineRule="auto"/>
        <w:ind w:right="215"/>
        <w:rPr>
          <w:rFonts w:ascii="Times New Roman" w:eastAsia="Times New Roman" w:hAnsi="Times New Roman" w:cs="Times New Roman"/>
          <w:sz w:val="24"/>
          <w:szCs w:val="24"/>
        </w:rPr>
      </w:pPr>
      <w:bookmarkStart w:id="15" w:name="_Toc165794419"/>
      <w:r w:rsidRPr="00143D69">
        <w:rPr>
          <w:rFonts w:ascii="Times New Roman" w:eastAsia="Times New Roman" w:hAnsi="Times New Roman" w:cs="Times New Roman"/>
          <w:sz w:val="24"/>
          <w:szCs w:val="24"/>
        </w:rPr>
        <w:t>The System once fully developed, will provide a simple interface for the co-operative members to carry out their numerous activities</w:t>
      </w:r>
      <w:r w:rsidR="00CA1ADD" w:rsidRPr="00143D69">
        <w:rPr>
          <w:rFonts w:ascii="Times New Roman" w:eastAsia="Times New Roman" w:hAnsi="Times New Roman" w:cs="Times New Roman"/>
          <w:sz w:val="24"/>
          <w:szCs w:val="24"/>
        </w:rPr>
        <w:t xml:space="preserve"> </w:t>
      </w:r>
      <w:r w:rsidR="00CA1ADD" w:rsidRPr="00143D69">
        <w:rPr>
          <w:rFonts w:ascii="Times New Roman" w:eastAsia="Times New Roman" w:hAnsi="Times New Roman" w:cs="Times New Roman"/>
          <w:i/>
          <w:iCs/>
          <w:sz w:val="24"/>
          <w:szCs w:val="24"/>
        </w:rPr>
        <w:t>-</w:t>
      </w:r>
      <w:r w:rsidRPr="00143D69">
        <w:rPr>
          <w:rFonts w:ascii="Times New Roman" w:eastAsia="Times New Roman" w:hAnsi="Times New Roman" w:cs="Times New Roman"/>
          <w:i/>
          <w:iCs/>
          <w:sz w:val="24"/>
          <w:szCs w:val="24"/>
        </w:rPr>
        <w:t>activities which will be properly covered later in th</w:t>
      </w:r>
      <w:r w:rsidR="00CA1ADD" w:rsidRPr="00143D69">
        <w:rPr>
          <w:rFonts w:ascii="Times New Roman" w:eastAsia="Times New Roman" w:hAnsi="Times New Roman" w:cs="Times New Roman"/>
          <w:i/>
          <w:iCs/>
          <w:sz w:val="24"/>
          <w:szCs w:val="24"/>
        </w:rPr>
        <w:t>e chapters-</w:t>
      </w:r>
      <w:r w:rsidR="00CA1ADD" w:rsidRPr="00143D69">
        <w:rPr>
          <w:rFonts w:ascii="Times New Roman" w:eastAsia="Times New Roman" w:hAnsi="Times New Roman" w:cs="Times New Roman"/>
          <w:sz w:val="24"/>
          <w:szCs w:val="24"/>
        </w:rPr>
        <w:t xml:space="preserve"> providing a secure, easy to use and efficient system with modern software development technolog</w:t>
      </w:r>
      <w:r w:rsidR="00103150" w:rsidRPr="00143D69">
        <w:rPr>
          <w:rFonts w:ascii="Times New Roman" w:eastAsia="Times New Roman" w:hAnsi="Times New Roman" w:cs="Times New Roman"/>
          <w:sz w:val="24"/>
          <w:szCs w:val="24"/>
        </w:rPr>
        <w:t>ies</w:t>
      </w:r>
      <w:r w:rsidR="00456A29" w:rsidRPr="00143D69">
        <w:rPr>
          <w:rFonts w:ascii="Times New Roman" w:eastAsia="Times New Roman" w:hAnsi="Times New Roman" w:cs="Times New Roman"/>
          <w:sz w:val="24"/>
          <w:szCs w:val="24"/>
        </w:rPr>
        <w:t xml:space="preserve"> to </w:t>
      </w:r>
      <w:r w:rsidR="00AB6CBB" w:rsidRPr="00143D69">
        <w:rPr>
          <w:rFonts w:ascii="Times New Roman" w:eastAsia="Times New Roman" w:hAnsi="Times New Roman" w:cs="Times New Roman"/>
          <w:sz w:val="24"/>
          <w:szCs w:val="24"/>
        </w:rPr>
        <w:t>promote the saving of funds (at least monthly) among members.</w:t>
      </w:r>
      <w:r w:rsidR="00103150" w:rsidRPr="00143D69">
        <w:rPr>
          <w:rFonts w:ascii="Times New Roman" w:eastAsia="Times New Roman" w:hAnsi="Times New Roman" w:cs="Times New Roman"/>
          <w:sz w:val="24"/>
          <w:szCs w:val="24"/>
        </w:rPr>
        <w:t xml:space="preserve"> </w:t>
      </w:r>
      <w:r w:rsidR="00103150" w:rsidRPr="00143D69">
        <w:rPr>
          <w:rFonts w:ascii="Times New Roman" w:hAnsi="Times New Roman" w:cs="Times New Roman"/>
          <w:sz w:val="24"/>
          <w:szCs w:val="24"/>
        </w:rPr>
        <w:t>In this chapter, we will look at the expectations from the proposed system and a general overview of the problem which required the development of this system.</w:t>
      </w:r>
      <w:bookmarkEnd w:id="15"/>
    </w:p>
    <w:p w14:paraId="11B3E78B" w14:textId="42FF72B3" w:rsidR="00C830B5" w:rsidRPr="00ED485F" w:rsidRDefault="00C830B5" w:rsidP="00A867F6">
      <w:pPr>
        <w:pStyle w:val="Heading2"/>
        <w:keepNext w:val="0"/>
        <w:keepLines w:val="0"/>
        <w:spacing w:before="200" w:after="240" w:line="360" w:lineRule="auto"/>
        <w:ind w:right="216"/>
        <w:rPr>
          <w:rFonts w:ascii="Times New Roman" w:eastAsia="Times New Roman" w:hAnsi="Times New Roman" w:cs="Times New Roman"/>
          <w:bCs/>
          <w:color w:val="3777B2"/>
        </w:rPr>
      </w:pPr>
      <w:bookmarkStart w:id="16" w:name="_Toc165794420"/>
      <w:r w:rsidRPr="00ED485F">
        <w:rPr>
          <w:rFonts w:ascii="Times New Roman" w:eastAsia="Times New Roman" w:hAnsi="Times New Roman" w:cs="Times New Roman"/>
          <w:bCs/>
          <w:color w:val="3777B2"/>
        </w:rPr>
        <w:t>1.2</w:t>
      </w:r>
      <w:r w:rsidRPr="00ED485F">
        <w:rPr>
          <w:rFonts w:ascii="Times New Roman" w:eastAsia="Times New Roman" w:hAnsi="Times New Roman" w:cs="Times New Roman"/>
          <w:bCs/>
          <w:color w:val="3777B2"/>
        </w:rPr>
        <w:tab/>
        <w:t>Background and Motivation</w:t>
      </w:r>
      <w:bookmarkEnd w:id="16"/>
    </w:p>
    <w:p w14:paraId="6DB8172F" w14:textId="6F160DC4" w:rsidR="0014090D" w:rsidRPr="00143D69" w:rsidRDefault="00753197"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A co-operative society follows a system where a group of individuals come together and gather resources to reach mutually shared economic and social goals. It</w:t>
      </w:r>
      <w:r w:rsidR="005F1B2F" w:rsidRPr="00143D69">
        <w:rPr>
          <w:rFonts w:ascii="Times New Roman" w:eastAsia="Times New Roman" w:hAnsi="Times New Roman" w:cs="Times New Roman"/>
          <w:sz w:val="24"/>
          <w:szCs w:val="24"/>
        </w:rPr>
        <w:t xml:space="preserve"> has become common practice for such societies to be found in</w:t>
      </w:r>
      <w:r w:rsidR="00492368" w:rsidRPr="00143D69">
        <w:rPr>
          <w:rFonts w:ascii="Times New Roman" w:eastAsia="Times New Roman" w:hAnsi="Times New Roman" w:cs="Times New Roman"/>
          <w:sz w:val="24"/>
          <w:szCs w:val="24"/>
        </w:rPr>
        <w:t xml:space="preserve"> the hearts of workplaces, allowing </w:t>
      </w:r>
      <w:r w:rsidR="00C830B5" w:rsidRPr="00143D69">
        <w:rPr>
          <w:rFonts w:ascii="Times New Roman" w:eastAsia="Times New Roman" w:hAnsi="Times New Roman" w:cs="Times New Roman"/>
          <w:sz w:val="24"/>
          <w:szCs w:val="24"/>
        </w:rPr>
        <w:t>staff who</w:t>
      </w:r>
      <w:r w:rsidR="00492368" w:rsidRPr="00143D69">
        <w:rPr>
          <w:rFonts w:ascii="Times New Roman" w:eastAsia="Times New Roman" w:hAnsi="Times New Roman" w:cs="Times New Roman"/>
          <w:sz w:val="24"/>
          <w:szCs w:val="24"/>
        </w:rPr>
        <w:t xml:space="preserve"> decide to be members of the co-operative</w:t>
      </w:r>
      <w:r w:rsidR="0084204D" w:rsidRPr="00143D69">
        <w:rPr>
          <w:rFonts w:ascii="Times New Roman" w:eastAsia="Times New Roman" w:hAnsi="Times New Roman" w:cs="Times New Roman"/>
          <w:sz w:val="24"/>
          <w:szCs w:val="24"/>
        </w:rPr>
        <w:t xml:space="preserve"> to help each other financially maybe by starting businesses together where profits will be split, or by contributing</w:t>
      </w:r>
      <w:r w:rsidR="00103589" w:rsidRPr="00143D69">
        <w:rPr>
          <w:rFonts w:ascii="Times New Roman" w:eastAsia="Times New Roman" w:hAnsi="Times New Roman" w:cs="Times New Roman"/>
          <w:sz w:val="24"/>
          <w:szCs w:val="24"/>
        </w:rPr>
        <w:t xml:space="preserve"> </w:t>
      </w:r>
      <w:r w:rsidR="0084204D" w:rsidRPr="00143D69">
        <w:rPr>
          <w:rFonts w:ascii="Times New Roman" w:eastAsia="Times New Roman" w:hAnsi="Times New Roman" w:cs="Times New Roman"/>
          <w:sz w:val="24"/>
          <w:szCs w:val="24"/>
        </w:rPr>
        <w:t>a certain amount over a certain time frame</w:t>
      </w:r>
      <w:r w:rsidR="00DD3E3F" w:rsidRPr="00143D69">
        <w:rPr>
          <w:rFonts w:ascii="Times New Roman" w:eastAsia="Times New Roman" w:hAnsi="Times New Roman" w:cs="Times New Roman"/>
          <w:sz w:val="24"/>
          <w:szCs w:val="24"/>
        </w:rPr>
        <w:t xml:space="preserve"> from which loans can be taken out of</w:t>
      </w:r>
      <w:r w:rsidR="0084204D" w:rsidRPr="00143D69">
        <w:rPr>
          <w:rFonts w:ascii="Times New Roman" w:eastAsia="Times New Roman" w:hAnsi="Times New Roman" w:cs="Times New Roman"/>
          <w:sz w:val="24"/>
          <w:szCs w:val="24"/>
        </w:rPr>
        <w:t>.</w:t>
      </w:r>
    </w:p>
    <w:p w14:paraId="30FE4193" w14:textId="199263A4" w:rsidR="0084204D" w:rsidRPr="00143D69" w:rsidRDefault="0084204D" w:rsidP="00A867F6">
      <w:pPr>
        <w:spacing w:line="360" w:lineRule="auto"/>
        <w:rPr>
          <w:rFonts w:ascii="Times New Roman" w:hAnsi="Times New Roman" w:cs="Times New Roman"/>
          <w:sz w:val="24"/>
          <w:szCs w:val="24"/>
        </w:rPr>
      </w:pPr>
      <w:r w:rsidRPr="00143D69">
        <w:rPr>
          <w:rFonts w:ascii="Times New Roman" w:eastAsia="Times New Roman" w:hAnsi="Times New Roman" w:cs="Times New Roman"/>
          <w:sz w:val="24"/>
          <w:szCs w:val="24"/>
        </w:rPr>
        <w:t xml:space="preserve">The organization concerned with this project is Baze University. It is a tertiary </w:t>
      </w:r>
      <w:r w:rsidR="0014090D" w:rsidRPr="00143D69">
        <w:rPr>
          <w:rFonts w:ascii="Times New Roman" w:eastAsia="Times New Roman" w:hAnsi="Times New Roman" w:cs="Times New Roman"/>
          <w:sz w:val="24"/>
          <w:szCs w:val="24"/>
        </w:rPr>
        <w:t>educational</w:t>
      </w:r>
      <w:r w:rsidRPr="00143D69">
        <w:rPr>
          <w:rFonts w:ascii="Times New Roman" w:eastAsia="Times New Roman" w:hAnsi="Times New Roman" w:cs="Times New Roman"/>
          <w:sz w:val="24"/>
          <w:szCs w:val="24"/>
        </w:rPr>
        <w:t xml:space="preserve"> institution </w:t>
      </w:r>
      <w:r w:rsidRPr="00143D69">
        <w:rPr>
          <w:rFonts w:ascii="Times New Roman" w:eastAsia="Times New Roman" w:hAnsi="Times New Roman" w:cs="Times New Roman"/>
          <w:i/>
          <w:iCs/>
          <w:sz w:val="24"/>
          <w:szCs w:val="24"/>
        </w:rPr>
        <w:t xml:space="preserve">-located at </w:t>
      </w:r>
      <w:r w:rsidRPr="00143D69">
        <w:rPr>
          <w:rFonts w:ascii="Times New Roman" w:hAnsi="Times New Roman" w:cs="Times New Roman"/>
          <w:i/>
          <w:iCs/>
          <w:sz w:val="24"/>
          <w:szCs w:val="24"/>
        </w:rPr>
        <w:t xml:space="preserve">Plot 686 Cadastral Zone C00, </w:t>
      </w:r>
      <w:proofErr w:type="spellStart"/>
      <w:r w:rsidRPr="00143D69">
        <w:rPr>
          <w:rFonts w:ascii="Times New Roman" w:hAnsi="Times New Roman" w:cs="Times New Roman"/>
          <w:i/>
          <w:iCs/>
          <w:sz w:val="24"/>
          <w:szCs w:val="24"/>
        </w:rPr>
        <w:t>Kuchigoro</w:t>
      </w:r>
      <w:proofErr w:type="spellEnd"/>
      <w:r w:rsidRPr="00143D69">
        <w:rPr>
          <w:rFonts w:ascii="Times New Roman" w:hAnsi="Times New Roman" w:cs="Times New Roman"/>
          <w:i/>
          <w:iCs/>
          <w:sz w:val="24"/>
          <w:szCs w:val="24"/>
        </w:rPr>
        <w:t>, Abuja-</w:t>
      </w:r>
      <w:r w:rsidRPr="00143D69">
        <w:rPr>
          <w:rFonts w:ascii="Times New Roman" w:hAnsi="Times New Roman" w:cs="Times New Roman"/>
          <w:sz w:val="24"/>
          <w:szCs w:val="24"/>
        </w:rPr>
        <w:t xml:space="preserve"> and just like numerous orga</w:t>
      </w:r>
      <w:r w:rsidR="0014090D" w:rsidRPr="00143D69">
        <w:rPr>
          <w:rFonts w:ascii="Times New Roman" w:hAnsi="Times New Roman" w:cs="Times New Roman"/>
          <w:sz w:val="24"/>
          <w:szCs w:val="24"/>
        </w:rPr>
        <w:t>nizations, has a properly functioning co-operative society where any of the staff whether academic or non-academic may join the society to enjoy the benefits it offers its members.</w:t>
      </w:r>
    </w:p>
    <w:p w14:paraId="484BDDD1" w14:textId="60C37C3C" w:rsidR="0093346C" w:rsidRPr="00143D69" w:rsidRDefault="0093346C"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This system will greatly lessen the burden carried by the society’s executive team in the case of validating registration or even approving loans; and even those levied upon its members like in the case of requesting for loans.</w:t>
      </w:r>
    </w:p>
    <w:p w14:paraId="04331EBE" w14:textId="77777777" w:rsidR="0093346C" w:rsidRPr="00143D69" w:rsidRDefault="0093346C" w:rsidP="00A867F6">
      <w:pPr>
        <w:spacing w:line="360" w:lineRule="auto"/>
        <w:rPr>
          <w:rFonts w:ascii="Times New Roman" w:hAnsi="Times New Roman" w:cs="Times New Roman"/>
          <w:sz w:val="24"/>
          <w:szCs w:val="24"/>
        </w:rPr>
      </w:pPr>
    </w:p>
    <w:p w14:paraId="3DA80824" w14:textId="77777777" w:rsidR="00B368DC" w:rsidRPr="00143D69" w:rsidRDefault="00B368DC" w:rsidP="00A867F6">
      <w:pPr>
        <w:spacing w:line="360" w:lineRule="auto"/>
        <w:rPr>
          <w:rFonts w:ascii="Times New Roman" w:hAnsi="Times New Roman" w:cs="Times New Roman"/>
        </w:rPr>
      </w:pPr>
    </w:p>
    <w:p w14:paraId="60254A5C" w14:textId="42A0CA9F" w:rsidR="00C1544D" w:rsidRPr="00143D69" w:rsidRDefault="00B368DC" w:rsidP="00A867F6">
      <w:pPr>
        <w:pStyle w:val="Heading2"/>
        <w:spacing w:line="360" w:lineRule="auto"/>
        <w:rPr>
          <w:rFonts w:ascii="Times New Roman" w:hAnsi="Times New Roman" w:cs="Times New Roman"/>
          <w:color w:val="0070C0"/>
        </w:rPr>
      </w:pPr>
      <w:r w:rsidRPr="00143D69">
        <w:rPr>
          <w:rFonts w:ascii="Times New Roman" w:hAnsi="Times New Roman" w:cs="Times New Roman"/>
          <w:color w:val="0070C0"/>
        </w:rPr>
        <w:lastRenderedPageBreak/>
        <w:t>1.3 Statement of the Problem</w:t>
      </w:r>
    </w:p>
    <w:p w14:paraId="21CAD80C" w14:textId="33DADECD" w:rsidR="00C1544D" w:rsidRPr="00143D69" w:rsidRDefault="0043650D" w:rsidP="00A867F6">
      <w:pPr>
        <w:spacing w:line="360" w:lineRule="auto"/>
        <w:rPr>
          <w:rFonts w:ascii="Times New Roman" w:hAnsi="Times New Roman" w:cs="Times New Roman"/>
        </w:rPr>
      </w:pPr>
      <w:r w:rsidRPr="00143D69">
        <w:rPr>
          <w:rFonts w:ascii="Times New Roman" w:hAnsi="Times New Roman" w:cs="Times New Roman"/>
          <w:sz w:val="24"/>
          <w:szCs w:val="24"/>
        </w:rPr>
        <w:t>At Baze University</w:t>
      </w:r>
      <w:r w:rsidR="00C1544D" w:rsidRPr="00143D69">
        <w:rPr>
          <w:rFonts w:ascii="Times New Roman" w:hAnsi="Times New Roman" w:cs="Times New Roman"/>
          <w:sz w:val="24"/>
          <w:szCs w:val="24"/>
        </w:rPr>
        <w:t>, we are still trying to fuse technologies with our everyday activities to enhance efficiency and this case is no different</w:t>
      </w:r>
      <w:r w:rsidR="0029090D" w:rsidRPr="00143D69">
        <w:rPr>
          <w:rFonts w:ascii="Times New Roman" w:hAnsi="Times New Roman" w:cs="Times New Roman"/>
          <w:sz w:val="24"/>
          <w:szCs w:val="24"/>
        </w:rPr>
        <w:t>;</w:t>
      </w:r>
      <w:r w:rsidR="00C1544D" w:rsidRPr="00143D69">
        <w:rPr>
          <w:rFonts w:ascii="Times New Roman" w:hAnsi="Times New Roman" w:cs="Times New Roman"/>
          <w:sz w:val="24"/>
          <w:szCs w:val="24"/>
        </w:rPr>
        <w:t xml:space="preserve"> </w:t>
      </w:r>
      <w:r w:rsidR="00664629" w:rsidRPr="00143D69">
        <w:rPr>
          <w:rFonts w:ascii="Times New Roman" w:hAnsi="Times New Roman" w:cs="Times New Roman"/>
          <w:sz w:val="24"/>
          <w:szCs w:val="24"/>
        </w:rPr>
        <w:t>t</w:t>
      </w:r>
      <w:r w:rsidR="00C1544D" w:rsidRPr="00143D69">
        <w:rPr>
          <w:rFonts w:ascii="Times New Roman" w:hAnsi="Times New Roman" w:cs="Times New Roman"/>
          <w:sz w:val="24"/>
          <w:szCs w:val="24"/>
        </w:rPr>
        <w:t xml:space="preserve">he </w:t>
      </w:r>
      <w:r w:rsidR="0093346C" w:rsidRPr="00143D69">
        <w:rPr>
          <w:rFonts w:ascii="Times New Roman" w:hAnsi="Times New Roman" w:cs="Times New Roman"/>
          <w:sz w:val="24"/>
          <w:szCs w:val="24"/>
        </w:rPr>
        <w:t xml:space="preserve">co-operative society faces a problem since they currently lack a digital platform to perform their numerous activities. The prior statement shouldn’t lead to the conclusion that there is no technological structure in place </w:t>
      </w:r>
      <w:r w:rsidR="00ED0DDF" w:rsidRPr="00E10001">
        <w:rPr>
          <w:rFonts w:ascii="Times New Roman" w:hAnsi="Times New Roman" w:cs="Times New Roman"/>
          <w:sz w:val="24"/>
          <w:szCs w:val="24"/>
        </w:rPr>
        <w:t>now</w:t>
      </w:r>
      <w:r w:rsidR="0093346C" w:rsidRPr="00E10001">
        <w:rPr>
          <w:rFonts w:ascii="Times New Roman" w:hAnsi="Times New Roman" w:cs="Times New Roman"/>
          <w:sz w:val="24"/>
          <w:szCs w:val="24"/>
        </w:rPr>
        <w:t xml:space="preserve"> as there is a digital database that stores the staff-member details.</w:t>
      </w:r>
      <w:r w:rsidR="00F275EE" w:rsidRPr="00143D69">
        <w:rPr>
          <w:rFonts w:ascii="Times New Roman" w:hAnsi="Times New Roman" w:cs="Times New Roman"/>
          <w:sz w:val="24"/>
          <w:szCs w:val="24"/>
        </w:rPr>
        <w:t xml:space="preserve"> </w:t>
      </w:r>
      <w:r w:rsidR="00942851" w:rsidRPr="00143D69">
        <w:rPr>
          <w:rFonts w:ascii="Times New Roman" w:hAnsi="Times New Roman" w:cs="Times New Roman"/>
          <w:sz w:val="24"/>
          <w:szCs w:val="24"/>
        </w:rPr>
        <w:t>But</w:t>
      </w:r>
      <w:r w:rsidR="00ED0DDF" w:rsidRPr="00143D69">
        <w:rPr>
          <w:rFonts w:ascii="Times New Roman" w:hAnsi="Times New Roman" w:cs="Times New Roman"/>
          <w:sz w:val="24"/>
          <w:szCs w:val="24"/>
        </w:rPr>
        <w:t xml:space="preserve"> this is not enough. Members have no way to quickly see an accurate representation of their loan or savings balance at any given time or from any location including from bed when they wake up first thing in the morning; Or even when loans they’ve taken out are due for payment.</w:t>
      </w:r>
    </w:p>
    <w:p w14:paraId="1C87963B" w14:textId="66636462" w:rsidR="00ED0DDF" w:rsidRPr="00143D69" w:rsidRDefault="00ED0DDF"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There is also the persistent issue of some requests, be it registration requests, loan requests etc. Not being attended to in the order of which they were made. Members have made complaints of their loan requests remaining unattended to for extended periods while others have already been sorted out; This </w:t>
      </w:r>
      <w:r w:rsidR="00F275EE" w:rsidRPr="00143D69">
        <w:rPr>
          <w:rFonts w:ascii="Times New Roman" w:hAnsi="Times New Roman" w:cs="Times New Roman"/>
          <w:sz w:val="24"/>
          <w:szCs w:val="24"/>
        </w:rPr>
        <w:t>shouldn’t lead to the assumption that staff are incompetent but rather should enforce the idea that there is a crucial need for the system to promote the efficiency and integrity of the co-operative.</w:t>
      </w:r>
    </w:p>
    <w:p w14:paraId="67C4BA33" w14:textId="63F7D5B0" w:rsidR="00BE15A1" w:rsidRPr="00143D69" w:rsidRDefault="004224A0"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Looking at the issues that the executive board face, they aren’t always able to stay on top of who has/hasn’t made their monthly contributions or keep track of all members and their status. They could be given real time notifications </w:t>
      </w:r>
      <w:r w:rsidR="00355237">
        <w:rPr>
          <w:rFonts w:ascii="Times New Roman" w:hAnsi="Times New Roman" w:cs="Times New Roman"/>
          <w:sz w:val="24"/>
          <w:szCs w:val="24"/>
        </w:rPr>
        <w:t xml:space="preserve">through emails </w:t>
      </w:r>
      <w:r w:rsidRPr="00143D69">
        <w:rPr>
          <w:rFonts w:ascii="Times New Roman" w:hAnsi="Times New Roman" w:cs="Times New Roman"/>
          <w:sz w:val="24"/>
          <w:szCs w:val="24"/>
        </w:rPr>
        <w:t>about most activities on the system that would require their attention.</w:t>
      </w:r>
    </w:p>
    <w:p w14:paraId="3279275A" w14:textId="6E818329" w:rsidR="00BE15A1" w:rsidRPr="00143D69" w:rsidRDefault="00BE15A1" w:rsidP="00A867F6">
      <w:pPr>
        <w:pStyle w:val="Heading2"/>
        <w:spacing w:line="360" w:lineRule="auto"/>
        <w:rPr>
          <w:rFonts w:ascii="Times New Roman" w:hAnsi="Times New Roman" w:cs="Times New Roman"/>
          <w:color w:val="0070C0"/>
        </w:rPr>
      </w:pPr>
      <w:r w:rsidRPr="00143D69">
        <w:rPr>
          <w:rFonts w:ascii="Times New Roman" w:hAnsi="Times New Roman" w:cs="Times New Roman"/>
          <w:color w:val="0070C0"/>
        </w:rPr>
        <w:t>1.4 Aims and Objectives</w:t>
      </w:r>
    </w:p>
    <w:p w14:paraId="1EB890F4" w14:textId="10989E17" w:rsidR="008A052C" w:rsidRPr="00143D69" w:rsidRDefault="008A052C"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purpose </w:t>
      </w:r>
      <w:r w:rsidR="002E27F7">
        <w:rPr>
          <w:rFonts w:ascii="Times New Roman" w:hAnsi="Times New Roman" w:cs="Times New Roman"/>
          <w:sz w:val="24"/>
          <w:szCs w:val="24"/>
        </w:rPr>
        <w:t>of</w:t>
      </w:r>
      <w:r w:rsidRPr="00143D69">
        <w:rPr>
          <w:rFonts w:ascii="Times New Roman" w:hAnsi="Times New Roman" w:cs="Times New Roman"/>
          <w:sz w:val="24"/>
          <w:szCs w:val="24"/>
        </w:rPr>
        <w:t xml:space="preserve"> this</w:t>
      </w:r>
      <w:r w:rsidR="0073165B" w:rsidRPr="00143D69">
        <w:rPr>
          <w:rFonts w:ascii="Times New Roman" w:hAnsi="Times New Roman" w:cs="Times New Roman"/>
          <w:sz w:val="24"/>
          <w:szCs w:val="24"/>
        </w:rPr>
        <w:t xml:space="preserve"> project is</w:t>
      </w:r>
      <w:r w:rsidRPr="00143D69">
        <w:rPr>
          <w:rFonts w:ascii="Times New Roman" w:hAnsi="Times New Roman" w:cs="Times New Roman"/>
          <w:sz w:val="24"/>
          <w:szCs w:val="24"/>
        </w:rPr>
        <w:t xml:space="preserve"> to create a </w:t>
      </w:r>
      <w:r w:rsidR="00D27821" w:rsidRPr="00143D69">
        <w:rPr>
          <w:rFonts w:ascii="Times New Roman" w:hAnsi="Times New Roman" w:cs="Times New Roman"/>
          <w:sz w:val="24"/>
          <w:szCs w:val="24"/>
        </w:rPr>
        <w:t>system to support the operations of the Baze University Co-operative society; thereby improving its efficiency, reliability</w:t>
      </w:r>
      <w:r w:rsidR="00FB32B6" w:rsidRPr="00143D69">
        <w:rPr>
          <w:rFonts w:ascii="Times New Roman" w:hAnsi="Times New Roman" w:cs="Times New Roman"/>
          <w:sz w:val="24"/>
          <w:szCs w:val="24"/>
        </w:rPr>
        <w:t xml:space="preserve">, </w:t>
      </w:r>
      <w:r w:rsidR="00A84712" w:rsidRPr="00143D69">
        <w:rPr>
          <w:rFonts w:ascii="Times New Roman" w:hAnsi="Times New Roman" w:cs="Times New Roman"/>
          <w:sz w:val="24"/>
          <w:szCs w:val="24"/>
        </w:rPr>
        <w:t>accessibility,</w:t>
      </w:r>
      <w:r w:rsidR="00FB32B6" w:rsidRPr="00143D69">
        <w:rPr>
          <w:rFonts w:ascii="Times New Roman" w:hAnsi="Times New Roman" w:cs="Times New Roman"/>
          <w:sz w:val="24"/>
          <w:szCs w:val="24"/>
        </w:rPr>
        <w:t xml:space="preserve"> and organization.</w:t>
      </w:r>
    </w:p>
    <w:p w14:paraId="11CE4CBD" w14:textId="55FEDB8C" w:rsidR="00262BC0" w:rsidRPr="00143D69" w:rsidRDefault="003314D1" w:rsidP="00A867F6">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system aims to </w:t>
      </w:r>
      <w:r w:rsidR="00FB0C94">
        <w:rPr>
          <w:rFonts w:ascii="Times New Roman" w:hAnsi="Times New Roman" w:cs="Times New Roman"/>
          <w:sz w:val="24"/>
          <w:szCs w:val="24"/>
        </w:rPr>
        <w:t>achieve the following-</w:t>
      </w:r>
    </w:p>
    <w:p w14:paraId="7067AF39" w14:textId="77777777" w:rsidR="006622E8" w:rsidRPr="00143D69" w:rsidRDefault="006622E8" w:rsidP="00A867F6">
      <w:pPr>
        <w:spacing w:line="360" w:lineRule="auto"/>
        <w:rPr>
          <w:rFonts w:ascii="Times New Roman" w:hAnsi="Times New Roman" w:cs="Times New Roman"/>
          <w:sz w:val="24"/>
          <w:szCs w:val="24"/>
        </w:rPr>
      </w:pPr>
    </w:p>
    <w:p w14:paraId="637E65AB" w14:textId="4EBD3B7B" w:rsidR="005532FF" w:rsidRPr="00143D69" w:rsidRDefault="00AF7CAA" w:rsidP="00A867F6">
      <w:pPr>
        <w:pStyle w:val="ListParagraph"/>
        <w:numPr>
          <w:ilvl w:val="0"/>
          <w:numId w:val="18"/>
        </w:numPr>
        <w:spacing w:line="360" w:lineRule="auto"/>
        <w:rPr>
          <w:rFonts w:ascii="Times New Roman" w:hAnsi="Times New Roman" w:cs="Times New Roman"/>
          <w:sz w:val="24"/>
          <w:szCs w:val="24"/>
        </w:rPr>
      </w:pPr>
      <w:r w:rsidRPr="00143D69">
        <w:rPr>
          <w:rFonts w:ascii="Times New Roman" w:hAnsi="Times New Roman" w:cs="Times New Roman"/>
          <w:sz w:val="24"/>
          <w:szCs w:val="24"/>
        </w:rPr>
        <w:t>Allow members of the Co-operative to request for loans.</w:t>
      </w:r>
    </w:p>
    <w:p w14:paraId="73CB53B4" w14:textId="675AEC62" w:rsidR="00274D95" w:rsidRPr="00143D69" w:rsidRDefault="003C48E5" w:rsidP="00A867F6">
      <w:pPr>
        <w:pStyle w:val="ListParagraph"/>
        <w:numPr>
          <w:ilvl w:val="0"/>
          <w:numId w:val="18"/>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Encourage members to save </w:t>
      </w:r>
      <w:r w:rsidR="0031224F" w:rsidRPr="00143D69">
        <w:rPr>
          <w:rFonts w:ascii="Times New Roman" w:hAnsi="Times New Roman" w:cs="Times New Roman"/>
          <w:sz w:val="24"/>
          <w:szCs w:val="24"/>
        </w:rPr>
        <w:t xml:space="preserve">and contribute </w:t>
      </w:r>
      <w:r w:rsidR="008B103C" w:rsidRPr="00143D69">
        <w:rPr>
          <w:rFonts w:ascii="Times New Roman" w:hAnsi="Times New Roman" w:cs="Times New Roman"/>
          <w:sz w:val="24"/>
          <w:szCs w:val="24"/>
        </w:rPr>
        <w:t>funds using a reliable and efficient system.</w:t>
      </w:r>
    </w:p>
    <w:p w14:paraId="076FB5C1" w14:textId="532897F1" w:rsidR="00BE155A" w:rsidRPr="00143D69" w:rsidRDefault="00BE155A" w:rsidP="00A867F6">
      <w:pPr>
        <w:pStyle w:val="ListParagraph"/>
        <w:numPr>
          <w:ilvl w:val="0"/>
          <w:numId w:val="18"/>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Include a voting system to simplify the </w:t>
      </w:r>
      <w:r w:rsidR="00E10001">
        <w:rPr>
          <w:rFonts w:ascii="Times New Roman" w:hAnsi="Times New Roman" w:cs="Times New Roman"/>
          <w:sz w:val="24"/>
          <w:szCs w:val="24"/>
        </w:rPr>
        <w:t>verify</w:t>
      </w:r>
      <w:r w:rsidRPr="00143D69">
        <w:rPr>
          <w:rFonts w:ascii="Times New Roman" w:hAnsi="Times New Roman" w:cs="Times New Roman"/>
          <w:sz w:val="24"/>
          <w:szCs w:val="24"/>
        </w:rPr>
        <w:t xml:space="preserve"> process.</w:t>
      </w:r>
    </w:p>
    <w:p w14:paraId="2C86E60A" w14:textId="28B0C243" w:rsidR="0041424A" w:rsidRPr="00143D69" w:rsidRDefault="00281595" w:rsidP="00A867F6">
      <w:pPr>
        <w:pStyle w:val="ListParagraph"/>
        <w:numPr>
          <w:ilvl w:val="0"/>
          <w:numId w:val="18"/>
        </w:numPr>
        <w:spacing w:line="360" w:lineRule="auto"/>
        <w:rPr>
          <w:rFonts w:ascii="Times New Roman" w:hAnsi="Times New Roman" w:cs="Times New Roman"/>
          <w:sz w:val="24"/>
          <w:szCs w:val="24"/>
        </w:rPr>
      </w:pPr>
      <w:r w:rsidRPr="00143D69">
        <w:rPr>
          <w:rFonts w:ascii="Times New Roman" w:hAnsi="Times New Roman" w:cs="Times New Roman"/>
          <w:sz w:val="24"/>
          <w:szCs w:val="24"/>
        </w:rPr>
        <w:t>Encourage more staff to join the co-operative society</w:t>
      </w:r>
      <w:r w:rsidR="00F04664" w:rsidRPr="00143D69">
        <w:rPr>
          <w:rFonts w:ascii="Times New Roman" w:hAnsi="Times New Roman" w:cs="Times New Roman"/>
          <w:sz w:val="24"/>
          <w:szCs w:val="24"/>
        </w:rPr>
        <w:t xml:space="preserve"> by </w:t>
      </w:r>
      <w:r w:rsidR="0000684B" w:rsidRPr="00143D69">
        <w:rPr>
          <w:rFonts w:ascii="Times New Roman" w:hAnsi="Times New Roman" w:cs="Times New Roman"/>
          <w:sz w:val="24"/>
          <w:szCs w:val="24"/>
        </w:rPr>
        <w:t xml:space="preserve">simplifying the </w:t>
      </w:r>
      <w:r w:rsidR="00D34666" w:rsidRPr="00143D69">
        <w:rPr>
          <w:rFonts w:ascii="Times New Roman" w:hAnsi="Times New Roman" w:cs="Times New Roman"/>
          <w:sz w:val="24"/>
          <w:szCs w:val="24"/>
        </w:rPr>
        <w:t xml:space="preserve">process of carrying out </w:t>
      </w:r>
      <w:r w:rsidR="00C23129" w:rsidRPr="00143D69">
        <w:rPr>
          <w:rFonts w:ascii="Times New Roman" w:hAnsi="Times New Roman" w:cs="Times New Roman"/>
          <w:sz w:val="24"/>
          <w:szCs w:val="24"/>
        </w:rPr>
        <w:t>activities</w:t>
      </w:r>
      <w:r w:rsidR="00D34666" w:rsidRPr="00143D69">
        <w:rPr>
          <w:rFonts w:ascii="Times New Roman" w:hAnsi="Times New Roman" w:cs="Times New Roman"/>
          <w:sz w:val="24"/>
          <w:szCs w:val="24"/>
        </w:rPr>
        <w:t>.</w:t>
      </w:r>
    </w:p>
    <w:p w14:paraId="2CDD838D" w14:textId="77777777" w:rsidR="00846B87" w:rsidRPr="00143D69" w:rsidRDefault="00846B87" w:rsidP="00A867F6">
      <w:pPr>
        <w:pStyle w:val="Heading2"/>
        <w:spacing w:line="360" w:lineRule="auto"/>
        <w:rPr>
          <w:rFonts w:ascii="Times New Roman" w:hAnsi="Times New Roman" w:cs="Times New Roman"/>
          <w:color w:val="0070C0"/>
        </w:rPr>
      </w:pPr>
    </w:p>
    <w:p w14:paraId="2A7F8BA7" w14:textId="1D99B5BB" w:rsidR="00D5484D" w:rsidRPr="00143D69" w:rsidRDefault="00D5484D" w:rsidP="00A867F6">
      <w:pPr>
        <w:pStyle w:val="Heading2"/>
        <w:spacing w:line="360" w:lineRule="auto"/>
        <w:rPr>
          <w:rFonts w:ascii="Times New Roman" w:hAnsi="Times New Roman" w:cs="Times New Roman"/>
          <w:color w:val="0070C0"/>
        </w:rPr>
      </w:pPr>
      <w:r w:rsidRPr="00143D69">
        <w:rPr>
          <w:rFonts w:ascii="Times New Roman" w:hAnsi="Times New Roman" w:cs="Times New Roman"/>
          <w:color w:val="0070C0"/>
        </w:rPr>
        <w:t>1.</w:t>
      </w:r>
      <w:r w:rsidR="005532FF" w:rsidRPr="00143D69">
        <w:rPr>
          <w:rFonts w:ascii="Times New Roman" w:hAnsi="Times New Roman" w:cs="Times New Roman"/>
          <w:color w:val="0070C0"/>
        </w:rPr>
        <w:t>5 Significance of the Project</w:t>
      </w:r>
    </w:p>
    <w:p w14:paraId="60196C8A" w14:textId="2BED3551" w:rsidR="008919C4" w:rsidRPr="00143D69" w:rsidRDefault="000371A6"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w:t>
      </w:r>
      <w:r w:rsidR="00C23129" w:rsidRPr="00143D69">
        <w:rPr>
          <w:rFonts w:ascii="Times New Roman" w:hAnsi="Times New Roman" w:cs="Times New Roman"/>
          <w:sz w:val="24"/>
          <w:szCs w:val="24"/>
        </w:rPr>
        <w:t xml:space="preserve">he completion of the </w:t>
      </w:r>
      <w:r w:rsidR="001B5FC4" w:rsidRPr="00143D69">
        <w:rPr>
          <w:rFonts w:ascii="Times New Roman" w:hAnsi="Times New Roman" w:cs="Times New Roman"/>
          <w:sz w:val="24"/>
          <w:szCs w:val="24"/>
        </w:rPr>
        <w:t xml:space="preserve">co-operative society system </w:t>
      </w:r>
      <w:r w:rsidR="005B19E3" w:rsidRPr="00143D69">
        <w:rPr>
          <w:rFonts w:ascii="Times New Roman" w:hAnsi="Times New Roman" w:cs="Times New Roman"/>
          <w:sz w:val="24"/>
          <w:szCs w:val="24"/>
        </w:rPr>
        <w:t>will revolutionize the existing system now for all members of the co-operative society</w:t>
      </w:r>
      <w:r w:rsidR="00CD3A46" w:rsidRPr="00143D69">
        <w:rPr>
          <w:rFonts w:ascii="Times New Roman" w:hAnsi="Times New Roman" w:cs="Times New Roman"/>
          <w:sz w:val="24"/>
          <w:szCs w:val="24"/>
        </w:rPr>
        <w:t xml:space="preserve"> </w:t>
      </w:r>
      <w:r w:rsidR="001F68AF" w:rsidRPr="00143D69">
        <w:rPr>
          <w:rFonts w:ascii="Times New Roman" w:hAnsi="Times New Roman" w:cs="Times New Roman"/>
          <w:sz w:val="24"/>
          <w:szCs w:val="24"/>
        </w:rPr>
        <w:t>by employing</w:t>
      </w:r>
      <w:r w:rsidR="00E93E05" w:rsidRPr="00143D69">
        <w:rPr>
          <w:rFonts w:ascii="Times New Roman" w:hAnsi="Times New Roman" w:cs="Times New Roman"/>
          <w:sz w:val="24"/>
          <w:szCs w:val="24"/>
        </w:rPr>
        <w:t xml:space="preserve"> modern</w:t>
      </w:r>
      <w:r w:rsidR="0030092C" w:rsidRPr="00143D69">
        <w:rPr>
          <w:rFonts w:ascii="Times New Roman" w:hAnsi="Times New Roman" w:cs="Times New Roman"/>
          <w:sz w:val="24"/>
          <w:szCs w:val="24"/>
        </w:rPr>
        <w:t xml:space="preserve"> technologies to give a safe and enjoyable experienc</w:t>
      </w:r>
      <w:r w:rsidR="00CD3A46" w:rsidRPr="00143D69">
        <w:rPr>
          <w:rFonts w:ascii="Times New Roman" w:hAnsi="Times New Roman" w:cs="Times New Roman"/>
          <w:sz w:val="24"/>
          <w:szCs w:val="24"/>
        </w:rPr>
        <w:t>e.</w:t>
      </w:r>
    </w:p>
    <w:p w14:paraId="21C0127E" w14:textId="1FD01FE1" w:rsidR="001E2D39" w:rsidRPr="00143D69" w:rsidRDefault="001E2D39"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To understand the benefits the proposed system will give, </w:t>
      </w:r>
      <w:r w:rsidR="00F8646F" w:rsidRPr="00143D69">
        <w:rPr>
          <w:rFonts w:ascii="Times New Roman" w:hAnsi="Times New Roman" w:cs="Times New Roman"/>
          <w:sz w:val="24"/>
          <w:szCs w:val="24"/>
        </w:rPr>
        <w:t xml:space="preserve">I will give a </w:t>
      </w:r>
      <w:r w:rsidR="00AE0D1C" w:rsidRPr="00143D69">
        <w:rPr>
          <w:rFonts w:ascii="Times New Roman" w:hAnsi="Times New Roman" w:cs="Times New Roman"/>
          <w:sz w:val="24"/>
          <w:szCs w:val="24"/>
        </w:rPr>
        <w:t xml:space="preserve">brief </w:t>
      </w:r>
      <w:r w:rsidR="00F8646F" w:rsidRPr="00143D69">
        <w:rPr>
          <w:rFonts w:ascii="Times New Roman" w:hAnsi="Times New Roman" w:cs="Times New Roman"/>
          <w:sz w:val="24"/>
          <w:szCs w:val="24"/>
        </w:rPr>
        <w:t>narrative on how the current system works</w:t>
      </w:r>
      <w:r w:rsidR="00AE0D1C" w:rsidRPr="00143D69">
        <w:rPr>
          <w:rFonts w:ascii="Times New Roman" w:hAnsi="Times New Roman" w:cs="Times New Roman"/>
          <w:sz w:val="24"/>
          <w:szCs w:val="24"/>
        </w:rPr>
        <w:t xml:space="preserve">. A staff of Baze University has decided to join the school’s cooperative society; they’re required to </w:t>
      </w:r>
      <w:r w:rsidR="001267D5" w:rsidRPr="00143D69">
        <w:rPr>
          <w:rFonts w:ascii="Times New Roman" w:hAnsi="Times New Roman" w:cs="Times New Roman"/>
          <w:sz w:val="24"/>
          <w:szCs w:val="24"/>
        </w:rPr>
        <w:t xml:space="preserve">complete an in-person registration at the designated </w:t>
      </w:r>
      <w:r w:rsidR="00115CA2" w:rsidRPr="00143D69">
        <w:rPr>
          <w:rFonts w:ascii="Times New Roman" w:hAnsi="Times New Roman" w:cs="Times New Roman"/>
          <w:sz w:val="24"/>
          <w:szCs w:val="24"/>
        </w:rPr>
        <w:t>office (</w:t>
      </w:r>
      <w:r w:rsidR="001267D5" w:rsidRPr="00143D69">
        <w:rPr>
          <w:rFonts w:ascii="Times New Roman" w:hAnsi="Times New Roman" w:cs="Times New Roman"/>
          <w:i/>
          <w:iCs/>
          <w:sz w:val="24"/>
          <w:szCs w:val="24"/>
        </w:rPr>
        <w:t xml:space="preserve">hence </w:t>
      </w:r>
      <w:r w:rsidR="00C02B22" w:rsidRPr="00143D69">
        <w:rPr>
          <w:rFonts w:ascii="Times New Roman" w:hAnsi="Times New Roman" w:cs="Times New Roman"/>
          <w:i/>
          <w:iCs/>
          <w:sz w:val="24"/>
          <w:szCs w:val="24"/>
        </w:rPr>
        <w:t xml:space="preserve">it must be done during working </w:t>
      </w:r>
      <w:r w:rsidR="0038380F" w:rsidRPr="00143D69">
        <w:rPr>
          <w:rFonts w:ascii="Times New Roman" w:hAnsi="Times New Roman" w:cs="Times New Roman"/>
          <w:i/>
          <w:iCs/>
          <w:sz w:val="24"/>
          <w:szCs w:val="24"/>
        </w:rPr>
        <w:t>hours,</w:t>
      </w:r>
      <w:r w:rsidR="00C02B22" w:rsidRPr="00143D69">
        <w:rPr>
          <w:rFonts w:ascii="Times New Roman" w:hAnsi="Times New Roman" w:cs="Times New Roman"/>
          <w:i/>
          <w:iCs/>
          <w:sz w:val="24"/>
          <w:szCs w:val="24"/>
        </w:rPr>
        <w:t xml:space="preserve"> and they may have </w:t>
      </w:r>
      <w:r w:rsidR="00BD4480" w:rsidRPr="00143D69">
        <w:rPr>
          <w:rFonts w:ascii="Times New Roman" w:hAnsi="Times New Roman" w:cs="Times New Roman"/>
          <w:i/>
          <w:iCs/>
          <w:sz w:val="24"/>
          <w:szCs w:val="24"/>
        </w:rPr>
        <w:t xml:space="preserve">used this time to complete other school related </w:t>
      </w:r>
      <w:r w:rsidR="00B40461" w:rsidRPr="00143D69">
        <w:rPr>
          <w:rFonts w:ascii="Times New Roman" w:hAnsi="Times New Roman" w:cs="Times New Roman"/>
          <w:i/>
          <w:iCs/>
          <w:sz w:val="24"/>
          <w:szCs w:val="24"/>
        </w:rPr>
        <w:t>tasks</w:t>
      </w:r>
      <w:r w:rsidR="00B40461" w:rsidRPr="00143D69">
        <w:rPr>
          <w:rFonts w:ascii="Times New Roman" w:hAnsi="Times New Roman" w:cs="Times New Roman"/>
          <w:sz w:val="24"/>
          <w:szCs w:val="24"/>
        </w:rPr>
        <w:t>)</w:t>
      </w:r>
      <w:r w:rsidR="00BD4480" w:rsidRPr="00143D69">
        <w:rPr>
          <w:rFonts w:ascii="Times New Roman" w:hAnsi="Times New Roman" w:cs="Times New Roman"/>
          <w:sz w:val="24"/>
          <w:szCs w:val="24"/>
        </w:rPr>
        <w:t xml:space="preserve">. </w:t>
      </w:r>
      <w:r w:rsidR="00B40461" w:rsidRPr="00E10001">
        <w:rPr>
          <w:rFonts w:ascii="Times New Roman" w:hAnsi="Times New Roman" w:cs="Times New Roman"/>
          <w:sz w:val="24"/>
          <w:szCs w:val="24"/>
        </w:rPr>
        <w:t>At</w:t>
      </w:r>
      <w:r w:rsidR="00BD0422" w:rsidRPr="00E10001">
        <w:rPr>
          <w:rFonts w:ascii="Times New Roman" w:hAnsi="Times New Roman" w:cs="Times New Roman"/>
          <w:sz w:val="24"/>
          <w:szCs w:val="24"/>
        </w:rPr>
        <w:t xml:space="preserve"> the office</w:t>
      </w:r>
      <w:r w:rsidR="008603B0" w:rsidRPr="00143D69">
        <w:rPr>
          <w:rFonts w:ascii="Times New Roman" w:hAnsi="Times New Roman" w:cs="Times New Roman"/>
          <w:sz w:val="24"/>
          <w:szCs w:val="24"/>
        </w:rPr>
        <w:t>,</w:t>
      </w:r>
      <w:r w:rsidR="00092F4C" w:rsidRPr="00143D69">
        <w:rPr>
          <w:rFonts w:ascii="Times New Roman" w:hAnsi="Times New Roman" w:cs="Times New Roman"/>
          <w:sz w:val="24"/>
          <w:szCs w:val="24"/>
        </w:rPr>
        <w:t xml:space="preserve"> the </w:t>
      </w:r>
      <w:r w:rsidR="004E3BD0" w:rsidRPr="00143D69">
        <w:rPr>
          <w:rFonts w:ascii="Times New Roman" w:hAnsi="Times New Roman" w:cs="Times New Roman"/>
          <w:sz w:val="24"/>
          <w:szCs w:val="24"/>
        </w:rPr>
        <w:t>staff is given</w:t>
      </w:r>
      <w:r w:rsidR="002B47C1" w:rsidRPr="00143D69">
        <w:rPr>
          <w:rFonts w:ascii="Times New Roman" w:hAnsi="Times New Roman" w:cs="Times New Roman"/>
          <w:sz w:val="24"/>
          <w:szCs w:val="24"/>
        </w:rPr>
        <w:t xml:space="preserve"> a </w:t>
      </w:r>
      <w:r w:rsidR="008603B0" w:rsidRPr="00143D69">
        <w:rPr>
          <w:rFonts w:ascii="Times New Roman" w:hAnsi="Times New Roman" w:cs="Times New Roman"/>
          <w:sz w:val="24"/>
          <w:szCs w:val="24"/>
        </w:rPr>
        <w:t xml:space="preserve">paper copy of the registration form (physical </w:t>
      </w:r>
      <w:r w:rsidR="00B97C60" w:rsidRPr="00143D69">
        <w:rPr>
          <w:rFonts w:ascii="Times New Roman" w:hAnsi="Times New Roman" w:cs="Times New Roman"/>
          <w:sz w:val="24"/>
          <w:szCs w:val="24"/>
        </w:rPr>
        <w:t xml:space="preserve">documents are less secure, </w:t>
      </w:r>
      <w:r w:rsidR="00DD7329" w:rsidRPr="00143D69">
        <w:rPr>
          <w:rFonts w:ascii="Times New Roman" w:hAnsi="Times New Roman" w:cs="Times New Roman"/>
          <w:sz w:val="24"/>
          <w:szCs w:val="24"/>
        </w:rPr>
        <w:t>difficult</w:t>
      </w:r>
      <w:r w:rsidR="00B97C60" w:rsidRPr="00143D69">
        <w:rPr>
          <w:rFonts w:ascii="Times New Roman" w:hAnsi="Times New Roman" w:cs="Times New Roman"/>
          <w:sz w:val="24"/>
          <w:szCs w:val="24"/>
        </w:rPr>
        <w:t xml:space="preserve"> to manage and analyze </w:t>
      </w:r>
      <w:r w:rsidR="00FD59B3" w:rsidRPr="00143D69">
        <w:rPr>
          <w:rFonts w:ascii="Times New Roman" w:hAnsi="Times New Roman" w:cs="Times New Roman"/>
          <w:i/>
          <w:iCs/>
          <w:sz w:val="24"/>
          <w:szCs w:val="24"/>
        </w:rPr>
        <w:t>in</w:t>
      </w:r>
      <w:r w:rsidR="00B97C60" w:rsidRPr="00143D69">
        <w:rPr>
          <w:rFonts w:ascii="Times New Roman" w:hAnsi="Times New Roman" w:cs="Times New Roman"/>
          <w:i/>
          <w:iCs/>
          <w:sz w:val="24"/>
          <w:szCs w:val="24"/>
        </w:rPr>
        <w:t xml:space="preserve"> the case of </w:t>
      </w:r>
      <w:r w:rsidR="00802570" w:rsidRPr="00143D69">
        <w:rPr>
          <w:rFonts w:ascii="Times New Roman" w:hAnsi="Times New Roman" w:cs="Times New Roman"/>
          <w:i/>
          <w:iCs/>
          <w:sz w:val="24"/>
          <w:szCs w:val="24"/>
        </w:rPr>
        <w:t>data mining</w:t>
      </w:r>
      <w:r w:rsidR="00DD7329" w:rsidRPr="00143D69">
        <w:rPr>
          <w:rFonts w:ascii="Times New Roman" w:hAnsi="Times New Roman" w:cs="Times New Roman"/>
          <w:sz w:val="24"/>
          <w:szCs w:val="24"/>
        </w:rPr>
        <w:t xml:space="preserve"> </w:t>
      </w:r>
      <w:r w:rsidR="00FD59B3" w:rsidRPr="00143D69">
        <w:rPr>
          <w:rFonts w:ascii="Times New Roman" w:hAnsi="Times New Roman" w:cs="Times New Roman"/>
          <w:sz w:val="24"/>
          <w:szCs w:val="24"/>
        </w:rPr>
        <w:t>when compared to their digital counterparts</w:t>
      </w:r>
      <w:r w:rsidR="008603B0" w:rsidRPr="00143D69">
        <w:rPr>
          <w:rFonts w:ascii="Times New Roman" w:hAnsi="Times New Roman" w:cs="Times New Roman"/>
          <w:sz w:val="24"/>
          <w:szCs w:val="24"/>
        </w:rPr>
        <w:t>)</w:t>
      </w:r>
      <w:r w:rsidR="009F54A4" w:rsidRPr="00143D69">
        <w:rPr>
          <w:rFonts w:ascii="Times New Roman" w:hAnsi="Times New Roman" w:cs="Times New Roman"/>
          <w:sz w:val="24"/>
          <w:szCs w:val="24"/>
        </w:rPr>
        <w:t>; once done, the registration is processed and they’re now official members</w:t>
      </w:r>
      <w:r w:rsidR="000A4836" w:rsidRPr="00143D69">
        <w:rPr>
          <w:rFonts w:ascii="Times New Roman" w:hAnsi="Times New Roman" w:cs="Times New Roman"/>
          <w:sz w:val="24"/>
          <w:szCs w:val="24"/>
        </w:rPr>
        <w:t xml:space="preserve">. </w:t>
      </w:r>
      <w:r w:rsidR="0070102C" w:rsidRPr="00143D69">
        <w:rPr>
          <w:rFonts w:ascii="Times New Roman" w:hAnsi="Times New Roman" w:cs="Times New Roman"/>
          <w:sz w:val="24"/>
          <w:szCs w:val="24"/>
        </w:rPr>
        <w:t xml:space="preserve">But now the staff is burdened with personally keeping track of their finances or </w:t>
      </w:r>
      <w:r w:rsidR="00725C9C" w:rsidRPr="00143D69">
        <w:rPr>
          <w:rFonts w:ascii="Times New Roman" w:hAnsi="Times New Roman" w:cs="Times New Roman"/>
          <w:sz w:val="24"/>
          <w:szCs w:val="24"/>
        </w:rPr>
        <w:t>must</w:t>
      </w:r>
      <w:r w:rsidR="0070102C" w:rsidRPr="00143D69">
        <w:rPr>
          <w:rFonts w:ascii="Times New Roman" w:hAnsi="Times New Roman" w:cs="Times New Roman"/>
          <w:sz w:val="24"/>
          <w:szCs w:val="24"/>
        </w:rPr>
        <w:t xml:space="preserve"> visit the </w:t>
      </w:r>
      <w:r w:rsidR="00956BC4" w:rsidRPr="00143D69">
        <w:rPr>
          <w:rFonts w:ascii="Times New Roman" w:hAnsi="Times New Roman" w:cs="Times New Roman"/>
          <w:sz w:val="24"/>
          <w:szCs w:val="24"/>
        </w:rPr>
        <w:t>office</w:t>
      </w:r>
      <w:r w:rsidR="00F172B3" w:rsidRPr="00143D69">
        <w:rPr>
          <w:rFonts w:ascii="Times New Roman" w:hAnsi="Times New Roman" w:cs="Times New Roman"/>
          <w:sz w:val="24"/>
          <w:szCs w:val="24"/>
        </w:rPr>
        <w:t xml:space="preserve"> to get accurate figures</w:t>
      </w:r>
      <w:r w:rsidR="00A746E0" w:rsidRPr="00143D69">
        <w:rPr>
          <w:rFonts w:ascii="Times New Roman" w:hAnsi="Times New Roman" w:cs="Times New Roman"/>
          <w:sz w:val="24"/>
          <w:szCs w:val="24"/>
        </w:rPr>
        <w:t xml:space="preserve"> or even if they want to request </w:t>
      </w:r>
      <w:r w:rsidR="000E639D" w:rsidRPr="00143D69">
        <w:rPr>
          <w:rFonts w:ascii="Times New Roman" w:hAnsi="Times New Roman" w:cs="Times New Roman"/>
          <w:sz w:val="24"/>
          <w:szCs w:val="24"/>
        </w:rPr>
        <w:t xml:space="preserve">for a loan or ensure their payment has been reflected. All this is valuable time and effort </w:t>
      </w:r>
      <w:r w:rsidR="00725C9C" w:rsidRPr="00143D69">
        <w:rPr>
          <w:rFonts w:ascii="Times New Roman" w:hAnsi="Times New Roman" w:cs="Times New Roman"/>
          <w:sz w:val="24"/>
          <w:szCs w:val="24"/>
        </w:rPr>
        <w:t>that</w:t>
      </w:r>
      <w:r w:rsidR="000E639D" w:rsidRPr="00143D69">
        <w:rPr>
          <w:rFonts w:ascii="Times New Roman" w:hAnsi="Times New Roman" w:cs="Times New Roman"/>
          <w:sz w:val="24"/>
          <w:szCs w:val="24"/>
        </w:rPr>
        <w:t xml:space="preserve"> can </w:t>
      </w:r>
      <w:r w:rsidR="00725C9C" w:rsidRPr="00143D69">
        <w:rPr>
          <w:rFonts w:ascii="Times New Roman" w:hAnsi="Times New Roman" w:cs="Times New Roman"/>
          <w:sz w:val="24"/>
          <w:szCs w:val="24"/>
        </w:rPr>
        <w:t>be significantly reduced with the introduction of a new system.</w:t>
      </w:r>
    </w:p>
    <w:p w14:paraId="28D042EC" w14:textId="65CA8859" w:rsidR="003B52BC" w:rsidRPr="00143D69" w:rsidRDefault="003B52BC"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Below, the benefits have been outlined-</w:t>
      </w:r>
    </w:p>
    <w:p w14:paraId="522C80B5" w14:textId="77777777" w:rsidR="00A8076E" w:rsidRPr="00143D69" w:rsidRDefault="00A8076E" w:rsidP="00A867F6">
      <w:pPr>
        <w:spacing w:line="360" w:lineRule="auto"/>
        <w:rPr>
          <w:rFonts w:ascii="Times New Roman" w:hAnsi="Times New Roman" w:cs="Times New Roman"/>
          <w:sz w:val="24"/>
          <w:szCs w:val="24"/>
        </w:rPr>
      </w:pPr>
    </w:p>
    <w:p w14:paraId="06CFC9F2" w14:textId="34576A79" w:rsidR="00433937" w:rsidRPr="00143D69" w:rsidRDefault="00F6676E" w:rsidP="00A867F6">
      <w:pPr>
        <w:pStyle w:val="ListParagraph"/>
        <w:numPr>
          <w:ilvl w:val="0"/>
          <w:numId w:val="19"/>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 xml:space="preserve">Faster decision making among the executive </w:t>
      </w:r>
      <w:r w:rsidR="00DE4DC9" w:rsidRPr="00143D69">
        <w:rPr>
          <w:rFonts w:ascii="Times New Roman" w:hAnsi="Times New Roman" w:cs="Times New Roman"/>
          <w:b/>
          <w:bCs/>
          <w:sz w:val="24"/>
          <w:szCs w:val="24"/>
        </w:rPr>
        <w:t>board</w:t>
      </w:r>
      <w:r w:rsidR="00D54CB1" w:rsidRPr="00143D69">
        <w:rPr>
          <w:rFonts w:ascii="Times New Roman" w:hAnsi="Times New Roman" w:cs="Times New Roman"/>
          <w:sz w:val="24"/>
          <w:szCs w:val="24"/>
        </w:rPr>
        <w:t xml:space="preserve">: </w:t>
      </w:r>
      <w:r w:rsidR="006B26AF" w:rsidRPr="00143D69">
        <w:rPr>
          <w:rFonts w:ascii="Times New Roman" w:hAnsi="Times New Roman" w:cs="Times New Roman"/>
          <w:sz w:val="24"/>
          <w:szCs w:val="24"/>
        </w:rPr>
        <w:t>an equal</w:t>
      </w:r>
      <w:r w:rsidRPr="00143D69">
        <w:rPr>
          <w:rFonts w:ascii="Times New Roman" w:hAnsi="Times New Roman" w:cs="Times New Roman"/>
          <w:sz w:val="24"/>
          <w:szCs w:val="24"/>
        </w:rPr>
        <w:t xml:space="preserve"> amount of voting</w:t>
      </w:r>
      <w:r w:rsidR="001D13C8" w:rsidRPr="00143D69">
        <w:rPr>
          <w:rFonts w:ascii="Times New Roman" w:hAnsi="Times New Roman" w:cs="Times New Roman"/>
          <w:sz w:val="24"/>
          <w:szCs w:val="24"/>
        </w:rPr>
        <w:t xml:space="preserve"> power is given to each member of the </w:t>
      </w:r>
      <w:r w:rsidR="00E126D6" w:rsidRPr="00143D69">
        <w:rPr>
          <w:rFonts w:ascii="Times New Roman" w:hAnsi="Times New Roman" w:cs="Times New Roman"/>
          <w:sz w:val="24"/>
          <w:szCs w:val="24"/>
        </w:rPr>
        <w:t>co-operative,</w:t>
      </w:r>
      <w:r w:rsidR="00B619B1" w:rsidRPr="00143D69">
        <w:rPr>
          <w:rFonts w:ascii="Times New Roman" w:hAnsi="Times New Roman" w:cs="Times New Roman"/>
          <w:sz w:val="24"/>
          <w:szCs w:val="24"/>
        </w:rPr>
        <w:t xml:space="preserve"> and they will be able </w:t>
      </w:r>
      <w:r w:rsidR="00F273DD" w:rsidRPr="00143D69">
        <w:rPr>
          <w:rFonts w:ascii="Times New Roman" w:hAnsi="Times New Roman" w:cs="Times New Roman"/>
          <w:sz w:val="24"/>
          <w:szCs w:val="24"/>
        </w:rPr>
        <w:t>give their</w:t>
      </w:r>
      <w:r w:rsidR="00E126D6" w:rsidRPr="00143D69">
        <w:rPr>
          <w:rFonts w:ascii="Times New Roman" w:hAnsi="Times New Roman" w:cs="Times New Roman"/>
          <w:sz w:val="24"/>
          <w:szCs w:val="24"/>
        </w:rPr>
        <w:t xml:space="preserve"> individual</w:t>
      </w:r>
      <w:r w:rsidR="00F273DD" w:rsidRPr="00143D69">
        <w:rPr>
          <w:rFonts w:ascii="Times New Roman" w:hAnsi="Times New Roman" w:cs="Times New Roman"/>
          <w:sz w:val="24"/>
          <w:szCs w:val="24"/>
        </w:rPr>
        <w:t xml:space="preserve"> votes at any time</w:t>
      </w:r>
      <w:r w:rsidR="00B07C0B" w:rsidRPr="00143D69">
        <w:rPr>
          <w:rFonts w:ascii="Times New Roman" w:hAnsi="Times New Roman" w:cs="Times New Roman"/>
          <w:sz w:val="24"/>
          <w:szCs w:val="24"/>
        </w:rPr>
        <w:t xml:space="preserve"> </w:t>
      </w:r>
      <w:r w:rsidR="00FA5F5E" w:rsidRPr="00143D69">
        <w:rPr>
          <w:rFonts w:ascii="Times New Roman" w:hAnsi="Times New Roman" w:cs="Times New Roman"/>
          <w:sz w:val="24"/>
          <w:szCs w:val="24"/>
        </w:rPr>
        <w:t>and from any location on their devices</w:t>
      </w:r>
      <w:r w:rsidR="00BF2A50" w:rsidRPr="00143D69">
        <w:rPr>
          <w:rFonts w:ascii="Times New Roman" w:hAnsi="Times New Roman" w:cs="Times New Roman"/>
          <w:sz w:val="24"/>
          <w:szCs w:val="24"/>
        </w:rPr>
        <w:t xml:space="preserve"> so that w</w:t>
      </w:r>
      <w:r w:rsidR="00B07C0B" w:rsidRPr="00143D69">
        <w:rPr>
          <w:rFonts w:ascii="Times New Roman" w:hAnsi="Times New Roman" w:cs="Times New Roman"/>
          <w:sz w:val="24"/>
          <w:szCs w:val="24"/>
        </w:rPr>
        <w:t xml:space="preserve">hen the votes are accumulated, </w:t>
      </w:r>
      <w:r w:rsidR="009010D7" w:rsidRPr="00143D69">
        <w:rPr>
          <w:rFonts w:ascii="Times New Roman" w:hAnsi="Times New Roman" w:cs="Times New Roman"/>
          <w:sz w:val="24"/>
          <w:szCs w:val="24"/>
        </w:rPr>
        <w:t>a task may or may not be carried out</w:t>
      </w:r>
      <w:r w:rsidR="003846FB" w:rsidRPr="00143D69">
        <w:rPr>
          <w:rFonts w:ascii="Times New Roman" w:hAnsi="Times New Roman" w:cs="Times New Roman"/>
          <w:sz w:val="24"/>
          <w:szCs w:val="24"/>
        </w:rPr>
        <w:t>.</w:t>
      </w:r>
      <w:r w:rsidR="00A4557E" w:rsidRPr="00143D69">
        <w:rPr>
          <w:rFonts w:ascii="Times New Roman" w:hAnsi="Times New Roman" w:cs="Times New Roman"/>
          <w:sz w:val="24"/>
          <w:szCs w:val="24"/>
        </w:rPr>
        <w:t xml:space="preserve"> </w:t>
      </w:r>
      <w:r w:rsidR="00BF2A50" w:rsidRPr="00143D69">
        <w:rPr>
          <w:rFonts w:ascii="Times New Roman" w:hAnsi="Times New Roman" w:cs="Times New Roman"/>
          <w:sz w:val="24"/>
          <w:szCs w:val="24"/>
        </w:rPr>
        <w:t xml:space="preserve">The </w:t>
      </w:r>
      <w:r w:rsidR="00A4557E" w:rsidRPr="00143D69">
        <w:rPr>
          <w:rFonts w:ascii="Times New Roman" w:hAnsi="Times New Roman" w:cs="Times New Roman"/>
          <w:sz w:val="24"/>
          <w:szCs w:val="24"/>
        </w:rPr>
        <w:t>system looks</w:t>
      </w:r>
      <w:r w:rsidR="00BF2A50" w:rsidRPr="00143D69">
        <w:rPr>
          <w:rFonts w:ascii="Times New Roman" w:hAnsi="Times New Roman" w:cs="Times New Roman"/>
          <w:sz w:val="24"/>
          <w:szCs w:val="24"/>
        </w:rPr>
        <w:t xml:space="preserve"> at removing the constraint</w:t>
      </w:r>
      <w:r w:rsidR="00274B13" w:rsidRPr="00143D69">
        <w:rPr>
          <w:rFonts w:ascii="Times New Roman" w:hAnsi="Times New Roman" w:cs="Times New Roman"/>
          <w:sz w:val="24"/>
          <w:szCs w:val="24"/>
        </w:rPr>
        <w:t>s</w:t>
      </w:r>
      <w:r w:rsidR="00BF2A50" w:rsidRPr="00143D69">
        <w:rPr>
          <w:rFonts w:ascii="Times New Roman" w:hAnsi="Times New Roman" w:cs="Times New Roman"/>
          <w:sz w:val="24"/>
          <w:szCs w:val="24"/>
        </w:rPr>
        <w:t xml:space="preserve"> that may require the executive members to meet physically to give vote </w:t>
      </w:r>
      <w:r w:rsidR="00A4557E" w:rsidRPr="00143D69">
        <w:rPr>
          <w:rFonts w:ascii="Times New Roman" w:hAnsi="Times New Roman" w:cs="Times New Roman"/>
          <w:sz w:val="24"/>
          <w:szCs w:val="24"/>
        </w:rPr>
        <w:t>(to</w:t>
      </w:r>
      <w:r w:rsidR="00BF2A50" w:rsidRPr="00143D69">
        <w:rPr>
          <w:rFonts w:ascii="Times New Roman" w:hAnsi="Times New Roman" w:cs="Times New Roman"/>
          <w:sz w:val="24"/>
          <w:szCs w:val="24"/>
        </w:rPr>
        <w:t xml:space="preserve"> authorize a process</w:t>
      </w:r>
      <w:r w:rsidR="00A4557E" w:rsidRPr="00143D69">
        <w:rPr>
          <w:rFonts w:ascii="Times New Roman" w:hAnsi="Times New Roman" w:cs="Times New Roman"/>
          <w:sz w:val="24"/>
          <w:szCs w:val="24"/>
        </w:rPr>
        <w:t>)</w:t>
      </w:r>
      <w:r w:rsidR="00BF2A50" w:rsidRPr="00143D69">
        <w:rPr>
          <w:rFonts w:ascii="Times New Roman" w:hAnsi="Times New Roman" w:cs="Times New Roman"/>
          <w:sz w:val="24"/>
          <w:szCs w:val="24"/>
        </w:rPr>
        <w:t xml:space="preserve">, </w:t>
      </w:r>
      <w:r w:rsidR="00355BC0" w:rsidRPr="00143D69">
        <w:rPr>
          <w:rFonts w:ascii="Times New Roman" w:hAnsi="Times New Roman" w:cs="Times New Roman"/>
          <w:sz w:val="24"/>
          <w:szCs w:val="24"/>
        </w:rPr>
        <w:t>and</w:t>
      </w:r>
      <w:r w:rsidR="00BF2A50" w:rsidRPr="00143D69">
        <w:rPr>
          <w:rFonts w:ascii="Times New Roman" w:hAnsi="Times New Roman" w:cs="Times New Roman"/>
          <w:sz w:val="24"/>
          <w:szCs w:val="24"/>
        </w:rPr>
        <w:t xml:space="preserve"> the execution of that </w:t>
      </w:r>
      <w:r w:rsidR="00355BC0" w:rsidRPr="00143D69">
        <w:rPr>
          <w:rFonts w:ascii="Times New Roman" w:hAnsi="Times New Roman" w:cs="Times New Roman"/>
          <w:sz w:val="24"/>
          <w:szCs w:val="24"/>
        </w:rPr>
        <w:t>process (</w:t>
      </w:r>
      <w:r w:rsidR="00274B13" w:rsidRPr="00143D69">
        <w:rPr>
          <w:rFonts w:ascii="Times New Roman" w:hAnsi="Times New Roman" w:cs="Times New Roman"/>
          <w:sz w:val="24"/>
          <w:szCs w:val="24"/>
        </w:rPr>
        <w:t xml:space="preserve">once votes are </w:t>
      </w:r>
      <w:r w:rsidR="009C3D7A" w:rsidRPr="00143D69">
        <w:rPr>
          <w:rFonts w:ascii="Times New Roman" w:hAnsi="Times New Roman" w:cs="Times New Roman"/>
          <w:sz w:val="24"/>
          <w:szCs w:val="24"/>
        </w:rPr>
        <w:t>given, activity is carried out</w:t>
      </w:r>
      <w:r w:rsidR="00274B13" w:rsidRPr="00143D69">
        <w:rPr>
          <w:rFonts w:ascii="Times New Roman" w:hAnsi="Times New Roman" w:cs="Times New Roman"/>
          <w:sz w:val="24"/>
          <w:szCs w:val="24"/>
        </w:rPr>
        <w:t>)</w:t>
      </w:r>
      <w:r w:rsidR="00BF2A50" w:rsidRPr="00143D69">
        <w:rPr>
          <w:rFonts w:ascii="Times New Roman" w:hAnsi="Times New Roman" w:cs="Times New Roman"/>
          <w:sz w:val="24"/>
          <w:szCs w:val="24"/>
        </w:rPr>
        <w:t>.</w:t>
      </w:r>
    </w:p>
    <w:p w14:paraId="7F1FF4A7" w14:textId="77777777" w:rsidR="00A321DB" w:rsidRPr="00143D69" w:rsidRDefault="00A321DB" w:rsidP="00A867F6">
      <w:pPr>
        <w:spacing w:line="360" w:lineRule="auto"/>
        <w:rPr>
          <w:rFonts w:ascii="Times New Roman" w:hAnsi="Times New Roman" w:cs="Times New Roman"/>
          <w:sz w:val="24"/>
          <w:szCs w:val="24"/>
        </w:rPr>
      </w:pPr>
    </w:p>
    <w:p w14:paraId="0341485F" w14:textId="7D1CFDDE" w:rsidR="00222895" w:rsidRPr="00143D69" w:rsidRDefault="00C57E07" w:rsidP="00A867F6">
      <w:pPr>
        <w:pStyle w:val="ListParagraph"/>
        <w:numPr>
          <w:ilvl w:val="0"/>
          <w:numId w:val="19"/>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 xml:space="preserve">Improve the Registration Process by </w:t>
      </w:r>
      <w:r w:rsidR="009E795A" w:rsidRPr="00143D69">
        <w:rPr>
          <w:rFonts w:ascii="Times New Roman" w:hAnsi="Times New Roman" w:cs="Times New Roman"/>
          <w:b/>
          <w:bCs/>
          <w:sz w:val="24"/>
          <w:szCs w:val="24"/>
        </w:rPr>
        <w:t>members</w:t>
      </w:r>
      <w:r w:rsidR="00D54CB1" w:rsidRPr="00143D69">
        <w:rPr>
          <w:rFonts w:ascii="Times New Roman" w:hAnsi="Times New Roman" w:cs="Times New Roman"/>
          <w:sz w:val="24"/>
          <w:szCs w:val="24"/>
        </w:rPr>
        <w:t>:</w:t>
      </w:r>
      <w:r w:rsidR="009E795A" w:rsidRPr="00143D69">
        <w:rPr>
          <w:rFonts w:ascii="Times New Roman" w:hAnsi="Times New Roman" w:cs="Times New Roman"/>
          <w:sz w:val="24"/>
          <w:szCs w:val="24"/>
        </w:rPr>
        <w:t xml:space="preserve"> </w:t>
      </w:r>
      <w:r w:rsidR="006B7A0F" w:rsidRPr="00143D69">
        <w:rPr>
          <w:rFonts w:ascii="Times New Roman" w:hAnsi="Times New Roman" w:cs="Times New Roman"/>
          <w:sz w:val="24"/>
          <w:szCs w:val="24"/>
        </w:rPr>
        <w:t xml:space="preserve">with the existing measures in place now, </w:t>
      </w:r>
      <w:r w:rsidR="005E3C47" w:rsidRPr="00143D69">
        <w:rPr>
          <w:rFonts w:ascii="Times New Roman" w:hAnsi="Times New Roman" w:cs="Times New Roman"/>
          <w:sz w:val="24"/>
          <w:szCs w:val="24"/>
        </w:rPr>
        <w:t xml:space="preserve">members need to go </w:t>
      </w:r>
      <w:r w:rsidR="00801555" w:rsidRPr="00143D69">
        <w:rPr>
          <w:rFonts w:ascii="Times New Roman" w:hAnsi="Times New Roman" w:cs="Times New Roman"/>
          <w:sz w:val="24"/>
          <w:szCs w:val="24"/>
        </w:rPr>
        <w:t>to an office in order t</w:t>
      </w:r>
      <w:r w:rsidR="00AB0AED" w:rsidRPr="00143D69">
        <w:rPr>
          <w:rFonts w:ascii="Times New Roman" w:hAnsi="Times New Roman" w:cs="Times New Roman"/>
          <w:sz w:val="24"/>
          <w:szCs w:val="24"/>
        </w:rPr>
        <w:t xml:space="preserve">o be </w:t>
      </w:r>
      <w:r w:rsidR="00801555" w:rsidRPr="00143D69">
        <w:rPr>
          <w:rFonts w:ascii="Times New Roman" w:hAnsi="Times New Roman" w:cs="Times New Roman"/>
          <w:sz w:val="24"/>
          <w:szCs w:val="24"/>
        </w:rPr>
        <w:t xml:space="preserve">screened and registered </w:t>
      </w:r>
      <w:r w:rsidR="00FE077B" w:rsidRPr="00143D69">
        <w:rPr>
          <w:rFonts w:ascii="Times New Roman" w:hAnsi="Times New Roman" w:cs="Times New Roman"/>
          <w:sz w:val="24"/>
          <w:szCs w:val="24"/>
        </w:rPr>
        <w:t xml:space="preserve">as an active member; but with this system, </w:t>
      </w:r>
      <w:r w:rsidR="00863662" w:rsidRPr="00143D69">
        <w:rPr>
          <w:rFonts w:ascii="Times New Roman" w:hAnsi="Times New Roman" w:cs="Times New Roman"/>
          <w:sz w:val="24"/>
          <w:szCs w:val="24"/>
        </w:rPr>
        <w:t>staff</w:t>
      </w:r>
      <w:r w:rsidR="009E795A" w:rsidRPr="00143D69">
        <w:rPr>
          <w:rFonts w:ascii="Times New Roman" w:hAnsi="Times New Roman" w:cs="Times New Roman"/>
          <w:sz w:val="24"/>
          <w:szCs w:val="24"/>
        </w:rPr>
        <w:t xml:space="preserve"> will now</w:t>
      </w:r>
      <w:r w:rsidR="00FE077B" w:rsidRPr="00143D69">
        <w:rPr>
          <w:rFonts w:ascii="Times New Roman" w:hAnsi="Times New Roman" w:cs="Times New Roman"/>
          <w:sz w:val="24"/>
          <w:szCs w:val="24"/>
        </w:rPr>
        <w:t xml:space="preserve"> </w:t>
      </w:r>
      <w:r w:rsidR="00EB0C16" w:rsidRPr="00143D69">
        <w:rPr>
          <w:rFonts w:ascii="Times New Roman" w:hAnsi="Times New Roman" w:cs="Times New Roman"/>
          <w:sz w:val="24"/>
          <w:szCs w:val="24"/>
        </w:rPr>
        <w:t xml:space="preserve">fill out a </w:t>
      </w:r>
      <w:r w:rsidR="000E190B" w:rsidRPr="00143D69">
        <w:rPr>
          <w:rFonts w:ascii="Times New Roman" w:hAnsi="Times New Roman" w:cs="Times New Roman"/>
          <w:sz w:val="24"/>
          <w:szCs w:val="24"/>
        </w:rPr>
        <w:t>brief</w:t>
      </w:r>
      <w:r w:rsidR="00EB0C16" w:rsidRPr="00143D69">
        <w:rPr>
          <w:rFonts w:ascii="Times New Roman" w:hAnsi="Times New Roman" w:cs="Times New Roman"/>
          <w:sz w:val="24"/>
          <w:szCs w:val="24"/>
        </w:rPr>
        <w:t xml:space="preserve"> </w:t>
      </w:r>
      <w:r w:rsidR="00EB0C16" w:rsidRPr="00143D69">
        <w:rPr>
          <w:rFonts w:ascii="Times New Roman" w:hAnsi="Times New Roman" w:cs="Times New Roman"/>
          <w:sz w:val="24"/>
          <w:szCs w:val="24"/>
        </w:rPr>
        <w:lastRenderedPageBreak/>
        <w:t xml:space="preserve">registration form </w:t>
      </w:r>
      <w:r w:rsidR="00C36962" w:rsidRPr="00143D69">
        <w:rPr>
          <w:rFonts w:ascii="Times New Roman" w:hAnsi="Times New Roman" w:cs="Times New Roman"/>
          <w:sz w:val="24"/>
          <w:szCs w:val="24"/>
        </w:rPr>
        <w:t xml:space="preserve">through the system </w:t>
      </w:r>
      <w:r w:rsidR="00EB0C16" w:rsidRPr="00143D69">
        <w:rPr>
          <w:rFonts w:ascii="Times New Roman" w:hAnsi="Times New Roman" w:cs="Times New Roman"/>
          <w:sz w:val="24"/>
          <w:szCs w:val="24"/>
        </w:rPr>
        <w:t>which requires only</w:t>
      </w:r>
      <w:r w:rsidR="000E190B" w:rsidRPr="00143D69">
        <w:rPr>
          <w:rFonts w:ascii="Times New Roman" w:hAnsi="Times New Roman" w:cs="Times New Roman"/>
          <w:sz w:val="24"/>
          <w:szCs w:val="24"/>
        </w:rPr>
        <w:t xml:space="preserve"> relevant information for identification and validation</w:t>
      </w:r>
      <w:r w:rsidR="00C36962" w:rsidRPr="00143D69">
        <w:rPr>
          <w:rFonts w:ascii="Times New Roman" w:hAnsi="Times New Roman" w:cs="Times New Roman"/>
          <w:sz w:val="24"/>
          <w:szCs w:val="24"/>
        </w:rPr>
        <w:t>;</w:t>
      </w:r>
      <w:r w:rsidR="002D5610" w:rsidRPr="00143D69">
        <w:rPr>
          <w:rFonts w:ascii="Times New Roman" w:hAnsi="Times New Roman" w:cs="Times New Roman"/>
          <w:sz w:val="24"/>
          <w:szCs w:val="24"/>
        </w:rPr>
        <w:t xml:space="preserve"> </w:t>
      </w:r>
      <w:r w:rsidR="00C36962" w:rsidRPr="00143D69">
        <w:rPr>
          <w:rFonts w:ascii="Times New Roman" w:hAnsi="Times New Roman" w:cs="Times New Roman"/>
          <w:sz w:val="24"/>
          <w:szCs w:val="24"/>
        </w:rPr>
        <w:t>t</w:t>
      </w:r>
      <w:r w:rsidR="002D5610" w:rsidRPr="00143D69">
        <w:rPr>
          <w:rFonts w:ascii="Times New Roman" w:hAnsi="Times New Roman" w:cs="Times New Roman"/>
          <w:sz w:val="24"/>
          <w:szCs w:val="24"/>
        </w:rPr>
        <w:t xml:space="preserve">hen the executives will be notified and can </w:t>
      </w:r>
      <w:r w:rsidR="00790211" w:rsidRPr="00143D69">
        <w:rPr>
          <w:rFonts w:ascii="Times New Roman" w:hAnsi="Times New Roman" w:cs="Times New Roman"/>
          <w:sz w:val="24"/>
          <w:szCs w:val="24"/>
        </w:rPr>
        <w:t>approve or decline the registration request that was made</w:t>
      </w:r>
      <w:r w:rsidR="004D5D4C" w:rsidRPr="00143D69">
        <w:rPr>
          <w:rFonts w:ascii="Times New Roman" w:hAnsi="Times New Roman" w:cs="Times New Roman"/>
          <w:sz w:val="24"/>
          <w:szCs w:val="24"/>
        </w:rPr>
        <w:t>.</w:t>
      </w:r>
    </w:p>
    <w:p w14:paraId="1219C7CC" w14:textId="77777777" w:rsidR="00A321DB" w:rsidRPr="00143D69" w:rsidRDefault="00A321DB" w:rsidP="00A867F6">
      <w:pPr>
        <w:pStyle w:val="ListParagraph"/>
        <w:spacing w:line="360" w:lineRule="auto"/>
        <w:ind w:left="1440"/>
        <w:rPr>
          <w:rFonts w:ascii="Times New Roman" w:hAnsi="Times New Roman" w:cs="Times New Roman"/>
          <w:sz w:val="24"/>
          <w:szCs w:val="24"/>
        </w:rPr>
      </w:pPr>
    </w:p>
    <w:p w14:paraId="139314C2" w14:textId="1D30D842" w:rsidR="001A772A" w:rsidRPr="00143D69" w:rsidRDefault="001A772A" w:rsidP="00A867F6">
      <w:pPr>
        <w:pStyle w:val="ListParagraph"/>
        <w:numPr>
          <w:ilvl w:val="0"/>
          <w:numId w:val="19"/>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Streamline the loan request process</w:t>
      </w:r>
      <w:r w:rsidR="00D54CB1" w:rsidRPr="00143D69">
        <w:rPr>
          <w:rFonts w:ascii="Times New Roman" w:hAnsi="Times New Roman" w:cs="Times New Roman"/>
          <w:b/>
          <w:bCs/>
          <w:sz w:val="24"/>
          <w:szCs w:val="24"/>
        </w:rPr>
        <w:t>:</w:t>
      </w:r>
      <w:r w:rsidR="009E5536" w:rsidRPr="00143D69">
        <w:rPr>
          <w:rFonts w:ascii="Times New Roman" w:hAnsi="Times New Roman" w:cs="Times New Roman"/>
          <w:b/>
          <w:bCs/>
          <w:sz w:val="24"/>
          <w:szCs w:val="24"/>
        </w:rPr>
        <w:t xml:space="preserve"> </w:t>
      </w:r>
      <w:r w:rsidR="009E5536" w:rsidRPr="00143D69">
        <w:rPr>
          <w:rFonts w:ascii="Times New Roman" w:hAnsi="Times New Roman" w:cs="Times New Roman"/>
          <w:sz w:val="24"/>
          <w:szCs w:val="24"/>
        </w:rPr>
        <w:t xml:space="preserve">instead of requiring all members to visit the office to </w:t>
      </w:r>
      <w:r w:rsidR="009706D1" w:rsidRPr="00143D69">
        <w:rPr>
          <w:rFonts w:ascii="Times New Roman" w:hAnsi="Times New Roman" w:cs="Times New Roman"/>
          <w:sz w:val="24"/>
          <w:szCs w:val="24"/>
        </w:rPr>
        <w:t xml:space="preserve">make loan </w:t>
      </w:r>
      <w:r w:rsidR="00E40F2C" w:rsidRPr="00143D69">
        <w:rPr>
          <w:rFonts w:ascii="Times New Roman" w:hAnsi="Times New Roman" w:cs="Times New Roman"/>
          <w:sz w:val="24"/>
          <w:szCs w:val="24"/>
        </w:rPr>
        <w:t>requests</w:t>
      </w:r>
      <w:r w:rsidR="009706D1" w:rsidRPr="00143D69">
        <w:rPr>
          <w:rFonts w:ascii="Times New Roman" w:hAnsi="Times New Roman" w:cs="Times New Roman"/>
          <w:sz w:val="24"/>
          <w:szCs w:val="24"/>
        </w:rPr>
        <w:t>, with the new system</w:t>
      </w:r>
      <w:r w:rsidR="00E40F2C" w:rsidRPr="00143D69">
        <w:rPr>
          <w:rFonts w:ascii="Times New Roman" w:hAnsi="Times New Roman" w:cs="Times New Roman"/>
          <w:sz w:val="24"/>
          <w:szCs w:val="24"/>
        </w:rPr>
        <w:t xml:space="preserve">, </w:t>
      </w:r>
      <w:r w:rsidR="00A321DB" w:rsidRPr="00143D69">
        <w:rPr>
          <w:rFonts w:ascii="Times New Roman" w:hAnsi="Times New Roman" w:cs="Times New Roman"/>
          <w:sz w:val="24"/>
          <w:szCs w:val="24"/>
        </w:rPr>
        <w:t xml:space="preserve">members will </w:t>
      </w:r>
      <w:r w:rsidR="000E0D90" w:rsidRPr="00143D69">
        <w:rPr>
          <w:rFonts w:ascii="Times New Roman" w:hAnsi="Times New Roman" w:cs="Times New Roman"/>
          <w:sz w:val="24"/>
          <w:szCs w:val="24"/>
        </w:rPr>
        <w:t>request</w:t>
      </w:r>
      <w:r w:rsidR="00A321DB" w:rsidRPr="00143D69">
        <w:rPr>
          <w:rFonts w:ascii="Times New Roman" w:hAnsi="Times New Roman" w:cs="Times New Roman"/>
          <w:sz w:val="24"/>
          <w:szCs w:val="24"/>
        </w:rPr>
        <w:t xml:space="preserve"> loans on the </w:t>
      </w:r>
      <w:r w:rsidR="00CA3502" w:rsidRPr="00143D69">
        <w:rPr>
          <w:rFonts w:ascii="Times New Roman" w:hAnsi="Times New Roman" w:cs="Times New Roman"/>
          <w:sz w:val="24"/>
          <w:szCs w:val="24"/>
        </w:rPr>
        <w:t>application</w:t>
      </w:r>
      <w:r w:rsidR="00E40F2C" w:rsidRPr="00143D69">
        <w:rPr>
          <w:rFonts w:ascii="Times New Roman" w:hAnsi="Times New Roman" w:cs="Times New Roman"/>
          <w:sz w:val="24"/>
          <w:szCs w:val="24"/>
        </w:rPr>
        <w:t xml:space="preserve">. Not just can they </w:t>
      </w:r>
      <w:r w:rsidR="00A41061" w:rsidRPr="00143D69">
        <w:rPr>
          <w:rFonts w:ascii="Times New Roman" w:hAnsi="Times New Roman" w:cs="Times New Roman"/>
          <w:sz w:val="24"/>
          <w:szCs w:val="24"/>
        </w:rPr>
        <w:t xml:space="preserve">make </w:t>
      </w:r>
      <w:r w:rsidR="006A5890" w:rsidRPr="00143D69">
        <w:rPr>
          <w:rFonts w:ascii="Times New Roman" w:hAnsi="Times New Roman" w:cs="Times New Roman"/>
          <w:sz w:val="24"/>
          <w:szCs w:val="24"/>
        </w:rPr>
        <w:t>requests,</w:t>
      </w:r>
      <w:r w:rsidR="00A41061" w:rsidRPr="00143D69">
        <w:rPr>
          <w:rFonts w:ascii="Times New Roman" w:hAnsi="Times New Roman" w:cs="Times New Roman"/>
          <w:sz w:val="24"/>
          <w:szCs w:val="24"/>
        </w:rPr>
        <w:t xml:space="preserve"> but they will also be able to manage their loans (</w:t>
      </w:r>
      <w:r w:rsidR="00A41061" w:rsidRPr="00143D69">
        <w:rPr>
          <w:rFonts w:ascii="Times New Roman" w:hAnsi="Times New Roman" w:cs="Times New Roman"/>
          <w:i/>
          <w:iCs/>
          <w:sz w:val="24"/>
          <w:szCs w:val="24"/>
        </w:rPr>
        <w:t>see the loan status which may have been approved, declined or pending</w:t>
      </w:r>
      <w:r w:rsidR="009F7B59" w:rsidRPr="00143D69">
        <w:rPr>
          <w:rFonts w:ascii="Times New Roman" w:hAnsi="Times New Roman" w:cs="Times New Roman"/>
          <w:i/>
          <w:iCs/>
          <w:sz w:val="24"/>
          <w:szCs w:val="24"/>
        </w:rPr>
        <w:t xml:space="preserve">. </w:t>
      </w:r>
      <w:r w:rsidR="006A5890" w:rsidRPr="00143D69">
        <w:rPr>
          <w:rFonts w:ascii="Times New Roman" w:hAnsi="Times New Roman" w:cs="Times New Roman"/>
          <w:i/>
          <w:iCs/>
          <w:sz w:val="24"/>
          <w:szCs w:val="24"/>
        </w:rPr>
        <w:t>They can also see the deadline for approved loans and how much is left to upset the loan</w:t>
      </w:r>
      <w:r w:rsidR="00A41061" w:rsidRPr="00143D69">
        <w:rPr>
          <w:rFonts w:ascii="Times New Roman" w:hAnsi="Times New Roman" w:cs="Times New Roman"/>
          <w:sz w:val="24"/>
          <w:szCs w:val="24"/>
        </w:rPr>
        <w:t>)</w:t>
      </w:r>
      <w:r w:rsidR="00CA3502" w:rsidRPr="00143D69">
        <w:rPr>
          <w:rFonts w:ascii="Times New Roman" w:hAnsi="Times New Roman" w:cs="Times New Roman"/>
          <w:sz w:val="24"/>
          <w:szCs w:val="24"/>
        </w:rPr>
        <w:t xml:space="preserve"> upon approval or declin</w:t>
      </w:r>
      <w:r w:rsidR="00083B8C" w:rsidRPr="00143D69">
        <w:rPr>
          <w:rFonts w:ascii="Times New Roman" w:hAnsi="Times New Roman" w:cs="Times New Roman"/>
          <w:sz w:val="24"/>
          <w:szCs w:val="24"/>
        </w:rPr>
        <w:t>e, they will be notified through mail.</w:t>
      </w:r>
    </w:p>
    <w:p w14:paraId="08E5BD40" w14:textId="77777777" w:rsidR="001D044E" w:rsidRPr="00143D69" w:rsidRDefault="001D044E" w:rsidP="00A867F6">
      <w:pPr>
        <w:spacing w:line="360" w:lineRule="auto"/>
        <w:rPr>
          <w:rFonts w:ascii="Times New Roman" w:hAnsi="Times New Roman" w:cs="Times New Roman"/>
          <w:sz w:val="24"/>
          <w:szCs w:val="24"/>
        </w:rPr>
      </w:pPr>
    </w:p>
    <w:p w14:paraId="05C7C86F" w14:textId="4310685A" w:rsidR="004E72B1" w:rsidRPr="009E2C43" w:rsidRDefault="004E72B1" w:rsidP="00A867F6">
      <w:pPr>
        <w:pStyle w:val="ListParagraph"/>
        <w:numPr>
          <w:ilvl w:val="0"/>
          <w:numId w:val="19"/>
        </w:numPr>
        <w:spacing w:line="360" w:lineRule="auto"/>
        <w:rPr>
          <w:rFonts w:ascii="Times New Roman" w:hAnsi="Times New Roman" w:cs="Times New Roman"/>
          <w:sz w:val="24"/>
          <w:szCs w:val="24"/>
        </w:rPr>
      </w:pPr>
      <w:r w:rsidRPr="009E2C43">
        <w:rPr>
          <w:rFonts w:ascii="Times New Roman" w:hAnsi="Times New Roman" w:cs="Times New Roman"/>
          <w:sz w:val="24"/>
          <w:szCs w:val="24"/>
        </w:rPr>
        <w:t>Provide a webapp that allows the admin to have an overview of all contributions, withdrawals, registrations etc. that have been carried out on the system given a certain period.</w:t>
      </w:r>
      <w:r w:rsidR="00FA7058" w:rsidRPr="009E2C43">
        <w:rPr>
          <w:rFonts w:ascii="Times New Roman" w:hAnsi="Times New Roman" w:cs="Times New Roman"/>
        </w:rPr>
        <w:t xml:space="preserve"> </w:t>
      </w:r>
      <w:r w:rsidR="0040382E" w:rsidRPr="009E2C43">
        <w:rPr>
          <w:rFonts w:ascii="Times New Roman" w:hAnsi="Times New Roman" w:cs="Times New Roman"/>
          <w:sz w:val="24"/>
          <w:szCs w:val="24"/>
        </w:rPr>
        <w:t>The admin will be able to oversee all the necessary information and activities on the system. The information gathered can be used to make decisions for the growth and improvement of the co-operative</w:t>
      </w:r>
      <w:r w:rsidR="009E2C43">
        <w:rPr>
          <w:rFonts w:ascii="Times New Roman" w:hAnsi="Times New Roman" w:cs="Times New Roman"/>
          <w:sz w:val="24"/>
          <w:szCs w:val="24"/>
        </w:rPr>
        <w:t>.</w:t>
      </w:r>
    </w:p>
    <w:p w14:paraId="57098FF4" w14:textId="5DBA3A10" w:rsidR="004E72B1" w:rsidRPr="00143D69" w:rsidRDefault="005F2061" w:rsidP="00A867F6">
      <w:pPr>
        <w:pStyle w:val="ListParagraph"/>
        <w:numPr>
          <w:ilvl w:val="0"/>
          <w:numId w:val="19"/>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 xml:space="preserve">Easy verification of </w:t>
      </w:r>
      <w:r w:rsidR="003446E4" w:rsidRPr="00143D69">
        <w:rPr>
          <w:rFonts w:ascii="Times New Roman" w:hAnsi="Times New Roman" w:cs="Times New Roman"/>
          <w:b/>
          <w:bCs/>
          <w:sz w:val="24"/>
          <w:szCs w:val="24"/>
        </w:rPr>
        <w:t>payments</w:t>
      </w:r>
      <w:r w:rsidR="00D54CB1" w:rsidRPr="00143D69">
        <w:rPr>
          <w:rFonts w:ascii="Times New Roman" w:hAnsi="Times New Roman" w:cs="Times New Roman"/>
          <w:sz w:val="24"/>
          <w:szCs w:val="24"/>
        </w:rPr>
        <w:t>:</w:t>
      </w:r>
      <w:r w:rsidR="003446E4" w:rsidRPr="00143D69">
        <w:rPr>
          <w:rFonts w:ascii="Times New Roman" w:hAnsi="Times New Roman" w:cs="Times New Roman"/>
          <w:sz w:val="24"/>
          <w:szCs w:val="24"/>
        </w:rPr>
        <w:t xml:space="preserve"> </w:t>
      </w:r>
      <w:r w:rsidR="003E5604" w:rsidRPr="00143D69">
        <w:rPr>
          <w:rFonts w:ascii="Times New Roman" w:hAnsi="Times New Roman" w:cs="Times New Roman"/>
          <w:sz w:val="24"/>
          <w:szCs w:val="24"/>
        </w:rPr>
        <w:t xml:space="preserve">the app will feature the option to upload a </w:t>
      </w:r>
      <w:r w:rsidR="00982680" w:rsidRPr="00143D69">
        <w:rPr>
          <w:rFonts w:ascii="Times New Roman" w:hAnsi="Times New Roman" w:cs="Times New Roman"/>
          <w:sz w:val="24"/>
          <w:szCs w:val="24"/>
        </w:rPr>
        <w:t xml:space="preserve">document (may be a photo or a pdf) which shows the evidence of payment made by a member. The member should also be able to </w:t>
      </w:r>
      <w:r w:rsidR="00D740D5" w:rsidRPr="00143D69">
        <w:rPr>
          <w:rFonts w:ascii="Times New Roman" w:hAnsi="Times New Roman" w:cs="Times New Roman"/>
          <w:sz w:val="24"/>
          <w:szCs w:val="24"/>
        </w:rPr>
        <w:t xml:space="preserve">specify where the payment should be directed towards (the payment may be to </w:t>
      </w:r>
      <w:r w:rsidR="009972F7" w:rsidRPr="00143D69">
        <w:rPr>
          <w:rFonts w:ascii="Times New Roman" w:hAnsi="Times New Roman" w:cs="Times New Roman"/>
          <w:sz w:val="24"/>
          <w:szCs w:val="24"/>
        </w:rPr>
        <w:t xml:space="preserve">settle a loan or </w:t>
      </w:r>
      <w:r w:rsidR="000D02AA" w:rsidRPr="00143D69">
        <w:rPr>
          <w:rFonts w:ascii="Times New Roman" w:hAnsi="Times New Roman" w:cs="Times New Roman"/>
          <w:sz w:val="24"/>
          <w:szCs w:val="24"/>
        </w:rPr>
        <w:t>towards their contribution</w:t>
      </w:r>
      <w:r w:rsidR="00D740D5" w:rsidRPr="00143D69">
        <w:rPr>
          <w:rFonts w:ascii="Times New Roman" w:hAnsi="Times New Roman" w:cs="Times New Roman"/>
          <w:sz w:val="24"/>
          <w:szCs w:val="24"/>
        </w:rPr>
        <w:t>)</w:t>
      </w:r>
      <w:r w:rsidR="00EB3B83" w:rsidRPr="00143D69">
        <w:rPr>
          <w:rFonts w:ascii="Times New Roman" w:hAnsi="Times New Roman" w:cs="Times New Roman"/>
          <w:sz w:val="24"/>
          <w:szCs w:val="24"/>
        </w:rPr>
        <w:t xml:space="preserve">. The system will be built on the principle that a member may not make payment towards their savings with the co-operative if they still have </w:t>
      </w:r>
      <w:r w:rsidR="005276B1" w:rsidRPr="00143D69">
        <w:rPr>
          <w:rFonts w:ascii="Times New Roman" w:hAnsi="Times New Roman" w:cs="Times New Roman"/>
          <w:sz w:val="24"/>
          <w:szCs w:val="24"/>
        </w:rPr>
        <w:t>an active loan.</w:t>
      </w:r>
    </w:p>
    <w:p w14:paraId="4A818353" w14:textId="77777777" w:rsidR="00411DD0" w:rsidRPr="00143D69" w:rsidRDefault="00411DD0" w:rsidP="00A867F6">
      <w:pPr>
        <w:spacing w:line="360" w:lineRule="auto"/>
        <w:rPr>
          <w:rFonts w:ascii="Times New Roman" w:hAnsi="Times New Roman" w:cs="Times New Roman"/>
        </w:rPr>
      </w:pPr>
    </w:p>
    <w:p w14:paraId="64C47859" w14:textId="00C9622D" w:rsidR="00265F39" w:rsidRPr="00ED485F" w:rsidRDefault="00265F39" w:rsidP="00A867F6">
      <w:pPr>
        <w:pStyle w:val="Heading2"/>
        <w:keepNext w:val="0"/>
        <w:keepLines w:val="0"/>
        <w:spacing w:before="200" w:after="240" w:line="360" w:lineRule="auto"/>
        <w:ind w:right="216"/>
        <w:rPr>
          <w:rFonts w:ascii="Times New Roman" w:eastAsia="Times New Roman" w:hAnsi="Times New Roman" w:cs="Times New Roman"/>
          <w:bCs/>
          <w:color w:val="4F81BD"/>
        </w:rPr>
      </w:pPr>
      <w:r w:rsidRPr="00ED485F">
        <w:rPr>
          <w:rFonts w:ascii="Times New Roman" w:eastAsia="Times New Roman" w:hAnsi="Times New Roman" w:cs="Times New Roman"/>
          <w:bCs/>
          <w:color w:val="4F81BD"/>
        </w:rPr>
        <w:t>1.6</w:t>
      </w:r>
      <w:r w:rsidRPr="00ED485F">
        <w:rPr>
          <w:rFonts w:ascii="Times New Roman" w:eastAsia="Times New Roman" w:hAnsi="Times New Roman" w:cs="Times New Roman"/>
          <w:bCs/>
          <w:color w:val="4F81BD"/>
        </w:rPr>
        <w:tab/>
        <w:t>Project Risks Assessment</w:t>
      </w:r>
    </w:p>
    <w:p w14:paraId="58D027BE" w14:textId="4866EE3D" w:rsidR="006F7A39" w:rsidRPr="00143D69" w:rsidRDefault="00A82090"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After careful analysis</w:t>
      </w:r>
      <w:r w:rsidR="00CF6121" w:rsidRPr="00143D69">
        <w:rPr>
          <w:rFonts w:ascii="Times New Roman" w:hAnsi="Times New Roman" w:cs="Times New Roman"/>
          <w:sz w:val="24"/>
          <w:szCs w:val="24"/>
        </w:rPr>
        <w:t xml:space="preserve">, I have identified possible risks </w:t>
      </w:r>
      <w:r w:rsidR="00D1203A" w:rsidRPr="00143D69">
        <w:rPr>
          <w:rFonts w:ascii="Times New Roman" w:hAnsi="Times New Roman" w:cs="Times New Roman"/>
          <w:sz w:val="24"/>
          <w:szCs w:val="24"/>
        </w:rPr>
        <w:t>that may hinder some part of the software development process and how it may be controlled.</w:t>
      </w:r>
    </w:p>
    <w:p w14:paraId="122DBD4B" w14:textId="77777777" w:rsidR="00C84F9A" w:rsidRPr="00143D69" w:rsidRDefault="00C84F9A" w:rsidP="00A867F6">
      <w:pPr>
        <w:spacing w:line="360" w:lineRule="auto"/>
        <w:rPr>
          <w:rFonts w:ascii="Times New Roman" w:hAnsi="Times New Roman" w:cs="Times New Roman"/>
          <w:sz w:val="24"/>
          <w:szCs w:val="24"/>
        </w:rPr>
      </w:pPr>
    </w:p>
    <w:p w14:paraId="1093815C" w14:textId="7DACB96A" w:rsidR="00C84F9A" w:rsidRPr="00143D69" w:rsidRDefault="00C84F9A" w:rsidP="00A867F6">
      <w:pPr>
        <w:spacing w:line="360" w:lineRule="auto"/>
        <w:jc w:val="center"/>
        <w:rPr>
          <w:rFonts w:ascii="Times New Roman" w:hAnsi="Times New Roman" w:cs="Times New Roman"/>
          <w:b/>
          <w:bCs/>
          <w:sz w:val="24"/>
          <w:szCs w:val="24"/>
        </w:rPr>
      </w:pPr>
      <w:bookmarkStart w:id="17" w:name="_Hlk177916231"/>
      <w:r w:rsidRPr="00143D69">
        <w:rPr>
          <w:rFonts w:ascii="Times New Roman" w:hAnsi="Times New Roman" w:cs="Times New Roman"/>
          <w:b/>
          <w:bCs/>
          <w:sz w:val="24"/>
          <w:szCs w:val="24"/>
        </w:rPr>
        <w:t>Table 1.1</w:t>
      </w:r>
      <w:r w:rsidR="00F937C4"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 xml:space="preserve">potential risks faced by the </w:t>
      </w:r>
      <w:r w:rsidR="00F937C4" w:rsidRPr="00143D69">
        <w:rPr>
          <w:rFonts w:ascii="Times New Roman" w:hAnsi="Times New Roman" w:cs="Times New Roman"/>
          <w:sz w:val="24"/>
          <w:szCs w:val="24"/>
        </w:rPr>
        <w:t>system</w:t>
      </w:r>
    </w:p>
    <w:tbl>
      <w:tblPr>
        <w:tblW w:w="10009" w:type="dxa"/>
        <w:tblLayout w:type="fixed"/>
        <w:tblLook w:val="0600" w:firstRow="0" w:lastRow="0" w:firstColumn="0" w:lastColumn="0" w:noHBand="1" w:noVBand="1"/>
      </w:tblPr>
      <w:tblGrid>
        <w:gridCol w:w="3795"/>
        <w:gridCol w:w="4318"/>
        <w:gridCol w:w="1896"/>
      </w:tblGrid>
      <w:tr w:rsidR="009C45A6" w:rsidRPr="00143D69" w14:paraId="4E927022" w14:textId="37E841EB" w:rsidTr="00A74BD0">
        <w:trPr>
          <w:trHeight w:val="83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bookmarkEnd w:id="17"/>
          <w:p w14:paraId="1BD83FF3" w14:textId="77777777" w:rsidR="009C45A6" w:rsidRPr="00143D69" w:rsidRDefault="009C45A6" w:rsidP="00A867F6">
            <w:pPr>
              <w:spacing w:line="360" w:lineRule="auto"/>
              <w:rPr>
                <w:rFonts w:ascii="Times New Roman" w:eastAsia="Times New Roman" w:hAnsi="Times New Roman" w:cs="Times New Roman"/>
                <w:b/>
                <w:sz w:val="24"/>
                <w:szCs w:val="24"/>
              </w:rPr>
            </w:pPr>
            <w:r w:rsidRPr="00143D69">
              <w:rPr>
                <w:rFonts w:ascii="Times New Roman" w:eastAsia="Times New Roman" w:hAnsi="Times New Roman" w:cs="Times New Roman"/>
                <w:b/>
                <w:sz w:val="24"/>
                <w:szCs w:val="24"/>
              </w:rPr>
              <w:lastRenderedPageBreak/>
              <w:t>RISK</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A1B34" w14:textId="77777777" w:rsidR="009C45A6" w:rsidRPr="00143D69" w:rsidRDefault="009C45A6" w:rsidP="00A867F6">
            <w:pPr>
              <w:spacing w:line="360" w:lineRule="auto"/>
              <w:rPr>
                <w:rFonts w:ascii="Times New Roman" w:eastAsia="Times New Roman" w:hAnsi="Times New Roman" w:cs="Times New Roman"/>
                <w:b/>
                <w:sz w:val="24"/>
                <w:szCs w:val="24"/>
              </w:rPr>
            </w:pPr>
            <w:r w:rsidRPr="00143D69">
              <w:rPr>
                <w:rFonts w:ascii="Times New Roman" w:eastAsia="Times New Roman" w:hAnsi="Times New Roman" w:cs="Times New Roman"/>
                <w:b/>
                <w:sz w:val="24"/>
                <w:szCs w:val="24"/>
              </w:rPr>
              <w:t>RISK MITIGATION</w:t>
            </w:r>
          </w:p>
        </w:tc>
        <w:tc>
          <w:tcPr>
            <w:tcW w:w="1896" w:type="dxa"/>
            <w:tcBorders>
              <w:top w:val="single" w:sz="8" w:space="0" w:color="000000"/>
              <w:left w:val="single" w:sz="8" w:space="0" w:color="000000"/>
              <w:bottom w:val="single" w:sz="8" w:space="0" w:color="000000"/>
              <w:right w:val="single" w:sz="8" w:space="0" w:color="000000"/>
            </w:tcBorders>
          </w:tcPr>
          <w:p w14:paraId="6435A91D" w14:textId="31F0AC3F" w:rsidR="009C45A6" w:rsidRPr="00143D69" w:rsidRDefault="00EB4A4D" w:rsidP="00A867F6">
            <w:pPr>
              <w:spacing w:line="360" w:lineRule="auto"/>
              <w:rPr>
                <w:rFonts w:ascii="Times New Roman" w:eastAsia="Times New Roman" w:hAnsi="Times New Roman" w:cs="Times New Roman"/>
                <w:b/>
                <w:sz w:val="24"/>
                <w:szCs w:val="24"/>
              </w:rPr>
            </w:pPr>
            <w:r w:rsidRPr="00143D69">
              <w:rPr>
                <w:rFonts w:ascii="Times New Roman" w:eastAsia="Times New Roman" w:hAnsi="Times New Roman" w:cs="Times New Roman"/>
                <w:b/>
                <w:sz w:val="24"/>
                <w:szCs w:val="24"/>
              </w:rPr>
              <w:t>IMPACT</w:t>
            </w:r>
          </w:p>
        </w:tc>
      </w:tr>
      <w:tr w:rsidR="009C45A6" w:rsidRPr="00143D69" w14:paraId="512CA5A7" w14:textId="3848ED90" w:rsidTr="00A74BD0">
        <w:trPr>
          <w:trHeight w:val="1164"/>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4A4D0" w14:textId="3F008544" w:rsidR="009C45A6" w:rsidRPr="00143D69" w:rsidRDefault="009C45A6" w:rsidP="00A867F6">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Equipment failure hindering the software development process</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8C85" w14:textId="1293B63B" w:rsidR="009C45A6" w:rsidRPr="00143D69" w:rsidRDefault="009C45A6"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I have backed up the entire folder containing my projects documentation to Microsoft’s OneDrive. As of this time, the system is yet to be developed; but once the process in ongoing, it will also be backed up to the cloud.</w:t>
            </w:r>
          </w:p>
        </w:tc>
        <w:tc>
          <w:tcPr>
            <w:tcW w:w="1896" w:type="dxa"/>
            <w:tcBorders>
              <w:top w:val="single" w:sz="8" w:space="0" w:color="000000"/>
              <w:left w:val="single" w:sz="8" w:space="0" w:color="000000"/>
              <w:bottom w:val="single" w:sz="8" w:space="0" w:color="000000"/>
              <w:right w:val="single" w:sz="8" w:space="0" w:color="000000"/>
            </w:tcBorders>
          </w:tcPr>
          <w:p w14:paraId="60CE893F" w14:textId="762106F3" w:rsidR="009C45A6" w:rsidRPr="00143D69" w:rsidRDefault="00452D67"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MODERATE</w:t>
            </w:r>
          </w:p>
        </w:tc>
      </w:tr>
      <w:tr w:rsidR="009C45A6" w:rsidRPr="00143D69" w14:paraId="3B39F470" w14:textId="1B4BC4D1" w:rsidTr="00A74BD0">
        <w:trPr>
          <w:trHeight w:val="1573"/>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BE19E" w14:textId="660B389B" w:rsidR="009C45A6" w:rsidRPr="00143D69" w:rsidRDefault="009C45A6" w:rsidP="00A867F6">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Equipment Loss potentially causing loss of work</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B3E17" w14:textId="50585173" w:rsidR="009C45A6" w:rsidRPr="00143D69" w:rsidRDefault="009C45A6"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I will ensure the security of my personal devices that my work is stored on; in addition to backing up work both to the cloud and hardware devices (flash drives etc.)</w:t>
            </w:r>
          </w:p>
        </w:tc>
        <w:tc>
          <w:tcPr>
            <w:tcW w:w="1896" w:type="dxa"/>
            <w:tcBorders>
              <w:top w:val="single" w:sz="8" w:space="0" w:color="000000"/>
              <w:left w:val="single" w:sz="8" w:space="0" w:color="000000"/>
              <w:bottom w:val="single" w:sz="8" w:space="0" w:color="000000"/>
              <w:right w:val="single" w:sz="8" w:space="0" w:color="000000"/>
            </w:tcBorders>
          </w:tcPr>
          <w:p w14:paraId="44CA5340" w14:textId="02710E47" w:rsidR="009C45A6" w:rsidRPr="00143D69" w:rsidRDefault="00EB1560"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MODERATE</w:t>
            </w:r>
          </w:p>
        </w:tc>
      </w:tr>
      <w:tr w:rsidR="009C45A6" w:rsidRPr="00143D69" w14:paraId="24F6933E" w14:textId="1DA7DB18" w:rsidTr="00A74BD0">
        <w:trPr>
          <w:trHeight w:val="1164"/>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633EBC" w14:textId="6D6CEDE3" w:rsidR="009C45A6" w:rsidRPr="00143D69" w:rsidRDefault="009C45A6" w:rsidP="00A867F6">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Unavailability</w:t>
            </w:r>
            <w:r w:rsidR="00C36111" w:rsidRPr="00143D69">
              <w:rPr>
                <w:rFonts w:ascii="Times New Roman" w:eastAsia="Times New Roman" w:hAnsi="Times New Roman" w:cs="Times New Roman"/>
                <w:b/>
                <w:bCs/>
                <w:sz w:val="24"/>
                <w:szCs w:val="24"/>
              </w:rPr>
              <w:t xml:space="preserve"> </w:t>
            </w:r>
            <w:r w:rsidRPr="00143D69">
              <w:rPr>
                <w:rFonts w:ascii="Times New Roman" w:eastAsia="Times New Roman" w:hAnsi="Times New Roman" w:cs="Times New Roman"/>
                <w:b/>
                <w:bCs/>
                <w:sz w:val="24"/>
                <w:szCs w:val="24"/>
              </w:rPr>
              <w:t>of Essential software</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A882B" w14:textId="2BC7C823" w:rsidR="009C45A6" w:rsidRPr="00143D69" w:rsidRDefault="009C45A6"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During the requirement gathering stage, required software will be identified and its availability will be considered. If not available, alternative means will be explored.</w:t>
            </w:r>
          </w:p>
        </w:tc>
        <w:tc>
          <w:tcPr>
            <w:tcW w:w="1896" w:type="dxa"/>
            <w:tcBorders>
              <w:top w:val="single" w:sz="8" w:space="0" w:color="000000"/>
              <w:left w:val="single" w:sz="8" w:space="0" w:color="000000"/>
              <w:bottom w:val="single" w:sz="8" w:space="0" w:color="000000"/>
              <w:right w:val="single" w:sz="8" w:space="0" w:color="000000"/>
            </w:tcBorders>
          </w:tcPr>
          <w:p w14:paraId="4B8CE815" w14:textId="51771F65" w:rsidR="009C45A6" w:rsidRPr="00143D69" w:rsidRDefault="009813C6"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r w:rsidR="009C45A6" w:rsidRPr="00143D69" w14:paraId="334635B7" w14:textId="1DD7F3DC" w:rsidTr="00A74BD0">
        <w:trPr>
          <w:trHeight w:val="147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B7F27" w14:textId="77777777" w:rsidR="009C45A6" w:rsidRPr="00143D69" w:rsidRDefault="009C45A6" w:rsidP="00A867F6">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Data Security breaches</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9B589" w14:textId="060DDC22" w:rsidR="009C45A6" w:rsidRPr="00143D69" w:rsidRDefault="009C45A6"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I will implement measures to ensure security of the system and information is accessible only to the individual who owns it. The admin does not have access to information that may be used to identify a particular member, and neither can they modify a member’s details.</w:t>
            </w:r>
          </w:p>
        </w:tc>
        <w:tc>
          <w:tcPr>
            <w:tcW w:w="1896" w:type="dxa"/>
            <w:tcBorders>
              <w:top w:val="single" w:sz="8" w:space="0" w:color="000000"/>
              <w:left w:val="single" w:sz="8" w:space="0" w:color="000000"/>
              <w:bottom w:val="single" w:sz="8" w:space="0" w:color="000000"/>
              <w:right w:val="single" w:sz="8" w:space="0" w:color="000000"/>
            </w:tcBorders>
          </w:tcPr>
          <w:p w14:paraId="00B2F819" w14:textId="61C4097E" w:rsidR="009C45A6" w:rsidRPr="00143D69" w:rsidRDefault="00452D67"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r w:rsidR="009C45A6" w:rsidRPr="00143D69" w14:paraId="1DBA8023" w14:textId="3B30B9F8" w:rsidTr="00A74BD0">
        <w:trPr>
          <w:trHeight w:val="147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78B84" w14:textId="6D51D3CA" w:rsidR="009C45A6" w:rsidRPr="00143D69" w:rsidRDefault="009C45A6" w:rsidP="00A867F6">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lastRenderedPageBreak/>
              <w:t>Coding issues (</w:t>
            </w:r>
            <w:r w:rsidRPr="00143D69">
              <w:rPr>
                <w:rFonts w:ascii="Times New Roman" w:eastAsia="Times New Roman" w:hAnsi="Times New Roman" w:cs="Times New Roman"/>
                <w:i/>
                <w:iCs/>
                <w:sz w:val="24"/>
                <w:szCs w:val="24"/>
              </w:rPr>
              <w:t>low quality code</w:t>
            </w:r>
            <w:r w:rsidRPr="00143D69">
              <w:rPr>
                <w:rFonts w:ascii="Times New Roman" w:eastAsia="Times New Roman" w:hAnsi="Times New Roman" w:cs="Times New Roman"/>
                <w:b/>
                <w:bCs/>
                <w:sz w:val="24"/>
                <w:szCs w:val="24"/>
              </w:rPr>
              <w:t>)</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01F39" w14:textId="52DC0F54" w:rsidR="009C45A6" w:rsidRPr="00143D69" w:rsidRDefault="009C45A6"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Appropriate tests will be carried out to ensure usability and efficiency of the system</w:t>
            </w:r>
            <w:r w:rsidR="00452D67" w:rsidRPr="00143D69">
              <w:rPr>
                <w:rFonts w:ascii="Times New Roman" w:eastAsia="Times New Roman" w:hAnsi="Times New Roman" w:cs="Times New Roman"/>
                <w:sz w:val="24"/>
                <w:szCs w:val="24"/>
              </w:rPr>
              <w:t>.</w:t>
            </w:r>
          </w:p>
        </w:tc>
        <w:tc>
          <w:tcPr>
            <w:tcW w:w="1896" w:type="dxa"/>
            <w:tcBorders>
              <w:top w:val="single" w:sz="8" w:space="0" w:color="000000"/>
              <w:left w:val="single" w:sz="8" w:space="0" w:color="000000"/>
              <w:bottom w:val="single" w:sz="8" w:space="0" w:color="000000"/>
              <w:right w:val="single" w:sz="8" w:space="0" w:color="000000"/>
            </w:tcBorders>
          </w:tcPr>
          <w:p w14:paraId="575B3F60" w14:textId="0A5F31EF" w:rsidR="009C45A6" w:rsidRPr="00143D69" w:rsidRDefault="00452D67"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r w:rsidR="009C45A6" w:rsidRPr="00143D69" w14:paraId="350D6489" w14:textId="5D1E4CB3" w:rsidTr="00A74BD0">
        <w:trPr>
          <w:trHeight w:val="1476"/>
        </w:trPr>
        <w:tc>
          <w:tcPr>
            <w:tcW w:w="3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1E8A87" w14:textId="7FBAA3D3" w:rsidR="009C45A6" w:rsidRPr="00143D69" w:rsidRDefault="009C45A6" w:rsidP="00A867F6">
            <w:pPr>
              <w:spacing w:line="360" w:lineRule="auto"/>
              <w:rPr>
                <w:rFonts w:ascii="Times New Roman" w:eastAsia="Times New Roman" w:hAnsi="Times New Roman" w:cs="Times New Roman"/>
                <w:b/>
                <w:bCs/>
                <w:sz w:val="24"/>
                <w:szCs w:val="24"/>
              </w:rPr>
            </w:pPr>
            <w:r w:rsidRPr="00143D69">
              <w:rPr>
                <w:rFonts w:ascii="Times New Roman" w:eastAsia="Times New Roman" w:hAnsi="Times New Roman" w:cs="Times New Roman"/>
                <w:b/>
                <w:bCs/>
                <w:sz w:val="24"/>
                <w:szCs w:val="24"/>
              </w:rPr>
              <w:t>Risks associated with Law and Compliance</w:t>
            </w:r>
          </w:p>
        </w:tc>
        <w:tc>
          <w:tcPr>
            <w:tcW w:w="43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529B3" w14:textId="5A95D98A" w:rsidR="009C45A6" w:rsidRPr="00143D69" w:rsidRDefault="009C45A6"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Proper referencing and citation will be made to any work that has contributed in any-way to the completion of this project.</w:t>
            </w:r>
          </w:p>
        </w:tc>
        <w:tc>
          <w:tcPr>
            <w:tcW w:w="1896" w:type="dxa"/>
            <w:tcBorders>
              <w:top w:val="single" w:sz="8" w:space="0" w:color="000000"/>
              <w:left w:val="single" w:sz="8" w:space="0" w:color="000000"/>
              <w:bottom w:val="single" w:sz="8" w:space="0" w:color="000000"/>
              <w:right w:val="single" w:sz="8" w:space="0" w:color="000000"/>
            </w:tcBorders>
          </w:tcPr>
          <w:p w14:paraId="6E7167F6" w14:textId="3E6294F6" w:rsidR="009C45A6" w:rsidRPr="00143D69" w:rsidRDefault="00452D67"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HIGH</w:t>
            </w:r>
          </w:p>
        </w:tc>
      </w:tr>
    </w:tbl>
    <w:p w14:paraId="7D4746EF" w14:textId="77777777" w:rsidR="00BE15A1" w:rsidRPr="00143D69" w:rsidRDefault="00BE15A1" w:rsidP="00A867F6">
      <w:pPr>
        <w:spacing w:line="360" w:lineRule="auto"/>
        <w:rPr>
          <w:rFonts w:ascii="Times New Roman" w:hAnsi="Times New Roman" w:cs="Times New Roman"/>
          <w:sz w:val="24"/>
          <w:szCs w:val="24"/>
        </w:rPr>
      </w:pPr>
    </w:p>
    <w:p w14:paraId="069EBA05" w14:textId="458F3CE2" w:rsidR="00520368" w:rsidRPr="00143D69" w:rsidRDefault="00520368" w:rsidP="00A867F6">
      <w:pPr>
        <w:spacing w:line="360" w:lineRule="auto"/>
        <w:rPr>
          <w:rFonts w:ascii="Times New Roman" w:hAnsi="Times New Roman" w:cs="Times New Roman"/>
          <w:sz w:val="24"/>
          <w:szCs w:val="24"/>
        </w:rPr>
      </w:pPr>
    </w:p>
    <w:p w14:paraId="08AB8208" w14:textId="77777777" w:rsidR="00324C95" w:rsidRPr="00143D69" w:rsidRDefault="00324C95" w:rsidP="00A867F6">
      <w:pPr>
        <w:spacing w:line="360" w:lineRule="auto"/>
        <w:rPr>
          <w:rFonts w:ascii="Times New Roman" w:hAnsi="Times New Roman" w:cs="Times New Roman"/>
          <w:sz w:val="24"/>
          <w:szCs w:val="24"/>
        </w:rPr>
      </w:pPr>
    </w:p>
    <w:p w14:paraId="6B6ABBB6" w14:textId="77777777" w:rsidR="00324C95" w:rsidRPr="00143D69" w:rsidRDefault="00324C95" w:rsidP="00A867F6">
      <w:pPr>
        <w:spacing w:line="360" w:lineRule="auto"/>
        <w:rPr>
          <w:rFonts w:ascii="Times New Roman" w:hAnsi="Times New Roman" w:cs="Times New Roman"/>
          <w:sz w:val="24"/>
          <w:szCs w:val="24"/>
        </w:rPr>
      </w:pPr>
    </w:p>
    <w:p w14:paraId="72227C34" w14:textId="294516E9" w:rsidR="00447579" w:rsidRPr="00ED485F" w:rsidRDefault="00447579" w:rsidP="00A867F6">
      <w:pPr>
        <w:pStyle w:val="Heading2"/>
        <w:keepNext w:val="0"/>
        <w:keepLines w:val="0"/>
        <w:spacing w:before="200" w:after="240" w:line="360" w:lineRule="auto"/>
        <w:ind w:right="216"/>
        <w:rPr>
          <w:rFonts w:ascii="Times New Roman" w:eastAsia="Times New Roman" w:hAnsi="Times New Roman" w:cs="Times New Roman"/>
          <w:bCs/>
          <w:color w:val="4F81BD"/>
        </w:rPr>
      </w:pPr>
      <w:r w:rsidRPr="00ED485F">
        <w:rPr>
          <w:rFonts w:ascii="Times New Roman" w:eastAsia="Times New Roman" w:hAnsi="Times New Roman" w:cs="Times New Roman"/>
          <w:bCs/>
          <w:color w:val="4F81BD"/>
        </w:rPr>
        <w:t>1.7</w:t>
      </w:r>
      <w:r w:rsidRPr="00ED485F">
        <w:rPr>
          <w:rFonts w:ascii="Times New Roman" w:eastAsia="Times New Roman" w:hAnsi="Times New Roman" w:cs="Times New Roman"/>
          <w:bCs/>
          <w:color w:val="4F81BD"/>
        </w:rPr>
        <w:tab/>
        <w:t>Project Organization</w:t>
      </w:r>
    </w:p>
    <w:p w14:paraId="05806041" w14:textId="77777777" w:rsidR="00142D09" w:rsidRPr="00143D69" w:rsidRDefault="00142D09" w:rsidP="00A867F6">
      <w:pPr>
        <w:spacing w:line="360" w:lineRule="auto"/>
        <w:rPr>
          <w:rFonts w:ascii="Times New Roman" w:hAnsi="Times New Roman" w:cs="Times New Roman"/>
          <w:sz w:val="24"/>
          <w:szCs w:val="24"/>
        </w:rPr>
      </w:pPr>
    </w:p>
    <w:p w14:paraId="7AD798D2" w14:textId="540BB170" w:rsidR="00EA028D" w:rsidRPr="00143D69" w:rsidRDefault="005F1D28"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Within this document, we will find material </w:t>
      </w:r>
      <w:r w:rsidR="00444273" w:rsidRPr="00143D69">
        <w:rPr>
          <w:rFonts w:ascii="Times New Roman" w:hAnsi="Times New Roman" w:cs="Times New Roman"/>
          <w:sz w:val="24"/>
          <w:szCs w:val="24"/>
        </w:rPr>
        <w:t>detailing</w:t>
      </w:r>
      <w:r w:rsidRPr="00143D69">
        <w:rPr>
          <w:rFonts w:ascii="Times New Roman" w:hAnsi="Times New Roman" w:cs="Times New Roman"/>
          <w:sz w:val="24"/>
          <w:szCs w:val="24"/>
        </w:rPr>
        <w:t xml:space="preserve"> the activities and </w:t>
      </w:r>
      <w:r w:rsidR="0090106A" w:rsidRPr="00143D69">
        <w:rPr>
          <w:rFonts w:ascii="Times New Roman" w:hAnsi="Times New Roman" w:cs="Times New Roman"/>
          <w:sz w:val="24"/>
          <w:szCs w:val="24"/>
        </w:rPr>
        <w:t xml:space="preserve">the processes that lead to the development of a </w:t>
      </w:r>
      <w:r w:rsidR="0024625F" w:rsidRPr="00143D69">
        <w:rPr>
          <w:rFonts w:ascii="Times New Roman" w:hAnsi="Times New Roman" w:cs="Times New Roman"/>
          <w:sz w:val="24"/>
          <w:szCs w:val="24"/>
        </w:rPr>
        <w:t xml:space="preserve">web </w:t>
      </w:r>
      <w:r w:rsidR="004330BF" w:rsidRPr="00143D69">
        <w:rPr>
          <w:rFonts w:ascii="Times New Roman" w:hAnsi="Times New Roman" w:cs="Times New Roman"/>
          <w:sz w:val="24"/>
          <w:szCs w:val="24"/>
        </w:rPr>
        <w:t>and</w:t>
      </w:r>
      <w:r w:rsidR="0024625F" w:rsidRPr="00143D69">
        <w:rPr>
          <w:rFonts w:ascii="Times New Roman" w:hAnsi="Times New Roman" w:cs="Times New Roman"/>
          <w:sz w:val="24"/>
          <w:szCs w:val="24"/>
        </w:rPr>
        <w:t xml:space="preserve"> mobile application to support the activities of Baze Universit</w:t>
      </w:r>
      <w:r w:rsidR="00812CF8" w:rsidRPr="00143D69">
        <w:rPr>
          <w:rFonts w:ascii="Times New Roman" w:hAnsi="Times New Roman" w:cs="Times New Roman"/>
          <w:sz w:val="24"/>
          <w:szCs w:val="24"/>
        </w:rPr>
        <w:t>y’s co-operative society.</w:t>
      </w:r>
      <w:r w:rsidR="000270BC" w:rsidRPr="00143D69">
        <w:rPr>
          <w:rFonts w:ascii="Times New Roman" w:hAnsi="Times New Roman" w:cs="Times New Roman"/>
          <w:sz w:val="24"/>
          <w:szCs w:val="24"/>
        </w:rPr>
        <w:t xml:space="preserve"> </w:t>
      </w:r>
      <w:r w:rsidR="00D82D56" w:rsidRPr="00143D69">
        <w:rPr>
          <w:rFonts w:ascii="Times New Roman" w:hAnsi="Times New Roman" w:cs="Times New Roman"/>
          <w:sz w:val="24"/>
          <w:szCs w:val="24"/>
        </w:rPr>
        <w:t xml:space="preserve">The System will </w:t>
      </w:r>
      <w:r w:rsidR="00A74BD0" w:rsidRPr="00143D69">
        <w:rPr>
          <w:rFonts w:ascii="Times New Roman" w:hAnsi="Times New Roman" w:cs="Times New Roman"/>
          <w:sz w:val="24"/>
          <w:szCs w:val="24"/>
        </w:rPr>
        <w:t>have</w:t>
      </w:r>
      <w:r w:rsidR="004F7EE0" w:rsidRPr="00143D69">
        <w:rPr>
          <w:rFonts w:ascii="Times New Roman" w:hAnsi="Times New Roman" w:cs="Times New Roman"/>
          <w:sz w:val="24"/>
          <w:szCs w:val="24"/>
        </w:rPr>
        <w:t xml:space="preserve"> a user friendly and enjoyable interface</w:t>
      </w:r>
      <w:r w:rsidR="00A74BD0" w:rsidRPr="00143D69">
        <w:rPr>
          <w:rFonts w:ascii="Times New Roman" w:hAnsi="Times New Roman" w:cs="Times New Roman"/>
          <w:sz w:val="24"/>
          <w:szCs w:val="24"/>
        </w:rPr>
        <w:t xml:space="preserve"> with aim to encourage user interaction. The system will run efficiently across various supported devices (</w:t>
      </w:r>
      <w:r w:rsidR="00A74BD0" w:rsidRPr="00143D69">
        <w:rPr>
          <w:rFonts w:ascii="Times New Roman" w:hAnsi="Times New Roman" w:cs="Times New Roman"/>
          <w:i/>
          <w:iCs/>
          <w:sz w:val="24"/>
          <w:szCs w:val="24"/>
        </w:rPr>
        <w:t>specifications will be discussed in later chapters</w:t>
      </w:r>
      <w:r w:rsidR="00A74BD0" w:rsidRPr="00143D69">
        <w:rPr>
          <w:rFonts w:ascii="Times New Roman" w:hAnsi="Times New Roman" w:cs="Times New Roman"/>
          <w:sz w:val="24"/>
          <w:szCs w:val="24"/>
        </w:rPr>
        <w:t>)</w:t>
      </w:r>
      <w:r w:rsidR="006B7B02" w:rsidRPr="00143D69">
        <w:rPr>
          <w:rFonts w:ascii="Times New Roman" w:hAnsi="Times New Roman" w:cs="Times New Roman"/>
          <w:sz w:val="24"/>
          <w:szCs w:val="24"/>
        </w:rPr>
        <w:t xml:space="preserve"> </w:t>
      </w:r>
      <w:r w:rsidR="00EA028D" w:rsidRPr="00143D69">
        <w:rPr>
          <w:rFonts w:ascii="Times New Roman" w:hAnsi="Times New Roman" w:cs="Times New Roman"/>
          <w:sz w:val="24"/>
          <w:szCs w:val="24"/>
        </w:rPr>
        <w:t>to ensure all members get a similar experience.</w:t>
      </w:r>
    </w:p>
    <w:p w14:paraId="08C61FFA" w14:textId="77777777" w:rsidR="00930CB6" w:rsidRPr="00143D69" w:rsidRDefault="00930CB6" w:rsidP="00A867F6">
      <w:pPr>
        <w:spacing w:line="360" w:lineRule="auto"/>
        <w:rPr>
          <w:rFonts w:ascii="Times New Roman" w:hAnsi="Times New Roman" w:cs="Times New Roman"/>
          <w:sz w:val="24"/>
          <w:szCs w:val="24"/>
        </w:rPr>
      </w:pPr>
    </w:p>
    <w:p w14:paraId="1B19DD93" w14:textId="06887FB6" w:rsidR="00EA028D" w:rsidRPr="00143D69" w:rsidRDefault="00624834"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 later chapters will cover the designated topics identified below</w:t>
      </w:r>
      <w:r w:rsidR="00F2656D" w:rsidRPr="00143D69">
        <w:rPr>
          <w:rFonts w:ascii="Times New Roman" w:hAnsi="Times New Roman" w:cs="Times New Roman"/>
          <w:sz w:val="24"/>
          <w:szCs w:val="24"/>
        </w:rPr>
        <w:t>:</w:t>
      </w:r>
    </w:p>
    <w:p w14:paraId="0061F851" w14:textId="77777777" w:rsidR="000F3156" w:rsidRPr="00143D69" w:rsidRDefault="000F3156" w:rsidP="00A867F6">
      <w:pPr>
        <w:spacing w:line="360" w:lineRule="auto"/>
        <w:rPr>
          <w:rFonts w:ascii="Times New Roman" w:hAnsi="Times New Roman" w:cs="Times New Roman"/>
          <w:sz w:val="24"/>
          <w:szCs w:val="24"/>
        </w:rPr>
      </w:pPr>
    </w:p>
    <w:p w14:paraId="7BD284E1" w14:textId="77777777" w:rsidR="00107452" w:rsidRPr="00143D69" w:rsidRDefault="00107452" w:rsidP="00A867F6">
      <w:pPr>
        <w:spacing w:line="360" w:lineRule="auto"/>
        <w:rPr>
          <w:rFonts w:ascii="Times New Roman" w:hAnsi="Times New Roman" w:cs="Times New Roman"/>
          <w:sz w:val="24"/>
          <w:szCs w:val="24"/>
        </w:rPr>
      </w:pPr>
    </w:p>
    <w:p w14:paraId="11F7C917" w14:textId="3CEA474E" w:rsidR="00F2656D" w:rsidRPr="00143D69" w:rsidRDefault="00527964"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Chapter 2: Literature Review</w:t>
      </w:r>
    </w:p>
    <w:p w14:paraId="315EDAFC" w14:textId="12DFCC99" w:rsidR="00327011" w:rsidRPr="00143D69" w:rsidRDefault="001B1420" w:rsidP="00A867F6">
      <w:pPr>
        <w:pStyle w:val="ListParagraph"/>
        <w:numPr>
          <w:ilvl w:val="0"/>
          <w:numId w:val="1"/>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Looks at existing works related </w:t>
      </w:r>
      <w:r w:rsidR="000F3156" w:rsidRPr="00143D69">
        <w:rPr>
          <w:rFonts w:ascii="Times New Roman" w:hAnsi="Times New Roman" w:cs="Times New Roman"/>
          <w:sz w:val="24"/>
          <w:szCs w:val="24"/>
        </w:rPr>
        <w:t>to a co-operative society’s management system.</w:t>
      </w:r>
    </w:p>
    <w:p w14:paraId="3EAA27D9" w14:textId="77777777" w:rsidR="00107452" w:rsidRPr="00143D69" w:rsidRDefault="00107452" w:rsidP="00A867F6">
      <w:pPr>
        <w:spacing w:line="360" w:lineRule="auto"/>
        <w:rPr>
          <w:rFonts w:ascii="Times New Roman" w:hAnsi="Times New Roman" w:cs="Times New Roman"/>
          <w:sz w:val="24"/>
          <w:szCs w:val="24"/>
        </w:rPr>
      </w:pPr>
    </w:p>
    <w:p w14:paraId="4011F958" w14:textId="0BC4B6B6" w:rsidR="00107452" w:rsidRPr="00143D69" w:rsidRDefault="00107452"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Chapter 3: Methodology</w:t>
      </w:r>
    </w:p>
    <w:p w14:paraId="2A6448E6" w14:textId="7C307320" w:rsidR="00107452" w:rsidRPr="00143D69" w:rsidRDefault="00107452" w:rsidP="00A867F6">
      <w:pPr>
        <w:pStyle w:val="ListParagraph"/>
        <w:numPr>
          <w:ilvl w:val="0"/>
          <w:numId w:val="20"/>
        </w:numPr>
        <w:spacing w:line="360" w:lineRule="auto"/>
        <w:rPr>
          <w:rFonts w:ascii="Times New Roman" w:hAnsi="Times New Roman" w:cs="Times New Roman"/>
          <w:sz w:val="24"/>
          <w:szCs w:val="24"/>
        </w:rPr>
      </w:pPr>
      <w:r w:rsidRPr="00143D69">
        <w:rPr>
          <w:rFonts w:ascii="Times New Roman" w:hAnsi="Times New Roman" w:cs="Times New Roman"/>
          <w:sz w:val="24"/>
          <w:szCs w:val="24"/>
        </w:rPr>
        <w:lastRenderedPageBreak/>
        <w:t xml:space="preserve">This chapter will discuss the tools, techniques and frameworks that have been </w:t>
      </w:r>
      <w:r w:rsidR="00786B1E" w:rsidRPr="00143D69">
        <w:rPr>
          <w:rFonts w:ascii="Times New Roman" w:hAnsi="Times New Roman" w:cs="Times New Roman"/>
          <w:sz w:val="24"/>
          <w:szCs w:val="24"/>
        </w:rPr>
        <w:t>used in the development of the project.</w:t>
      </w:r>
      <w:r w:rsidR="00823B2B" w:rsidRPr="00143D69">
        <w:rPr>
          <w:rFonts w:ascii="Times New Roman" w:hAnsi="Times New Roman" w:cs="Times New Roman"/>
          <w:sz w:val="24"/>
          <w:szCs w:val="24"/>
        </w:rPr>
        <w:t xml:space="preserve"> Including the system architecture, flow of activities, system requirements etc.</w:t>
      </w:r>
    </w:p>
    <w:p w14:paraId="256F4687" w14:textId="77777777" w:rsidR="00823B2B" w:rsidRPr="00143D69" w:rsidRDefault="00823B2B" w:rsidP="00A867F6">
      <w:pPr>
        <w:pStyle w:val="ListParagraph"/>
        <w:spacing w:line="360" w:lineRule="auto"/>
        <w:rPr>
          <w:rFonts w:ascii="Times New Roman" w:hAnsi="Times New Roman" w:cs="Times New Roman"/>
          <w:sz w:val="24"/>
          <w:szCs w:val="24"/>
        </w:rPr>
      </w:pPr>
    </w:p>
    <w:p w14:paraId="22EFDBD3" w14:textId="18B26BA5" w:rsidR="00823B2B" w:rsidRPr="00143D69" w:rsidRDefault="00823B2B"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Chapter 4: </w:t>
      </w:r>
      <w:r w:rsidR="00C260F7" w:rsidRPr="00143D69">
        <w:rPr>
          <w:rFonts w:ascii="Times New Roman" w:hAnsi="Times New Roman" w:cs="Times New Roman"/>
          <w:sz w:val="24"/>
          <w:szCs w:val="24"/>
        </w:rPr>
        <w:t>Implementation and Testing</w:t>
      </w:r>
    </w:p>
    <w:p w14:paraId="5C4C2035" w14:textId="569C9341" w:rsidR="00527964" w:rsidRPr="00143D69" w:rsidRDefault="00C260F7" w:rsidP="00A867F6">
      <w:pPr>
        <w:pStyle w:val="ListParagraph"/>
        <w:numPr>
          <w:ilvl w:val="0"/>
          <w:numId w:val="1"/>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In this chapter, </w:t>
      </w:r>
      <w:r w:rsidR="005665BA" w:rsidRPr="00143D69">
        <w:rPr>
          <w:rFonts w:ascii="Times New Roman" w:hAnsi="Times New Roman" w:cs="Times New Roman"/>
          <w:sz w:val="24"/>
          <w:szCs w:val="24"/>
        </w:rPr>
        <w:t>details of the application development are defin</w:t>
      </w:r>
      <w:r w:rsidR="00B26EF1" w:rsidRPr="00143D69">
        <w:rPr>
          <w:rFonts w:ascii="Times New Roman" w:hAnsi="Times New Roman" w:cs="Times New Roman"/>
          <w:sz w:val="24"/>
          <w:szCs w:val="24"/>
        </w:rPr>
        <w:t xml:space="preserve">ed. The applications code for the front-end and back-end </w:t>
      </w:r>
      <w:r w:rsidR="009D2833" w:rsidRPr="00143D69">
        <w:rPr>
          <w:rFonts w:ascii="Times New Roman" w:hAnsi="Times New Roman" w:cs="Times New Roman"/>
          <w:sz w:val="24"/>
          <w:szCs w:val="24"/>
        </w:rPr>
        <w:t>including test cases and how the system performed in these cases will be outline.</w:t>
      </w:r>
    </w:p>
    <w:p w14:paraId="39B93246" w14:textId="77777777" w:rsidR="009D2833" w:rsidRPr="00143D69" w:rsidRDefault="009D2833" w:rsidP="00A867F6">
      <w:pPr>
        <w:pStyle w:val="ListParagraph"/>
        <w:spacing w:line="360" w:lineRule="auto"/>
        <w:rPr>
          <w:rFonts w:ascii="Times New Roman" w:hAnsi="Times New Roman" w:cs="Times New Roman"/>
          <w:sz w:val="24"/>
          <w:szCs w:val="24"/>
        </w:rPr>
      </w:pPr>
    </w:p>
    <w:p w14:paraId="4DB07C65" w14:textId="28E4441C" w:rsidR="009D2833" w:rsidRPr="00143D69" w:rsidRDefault="009D2833"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Chapter 5:</w:t>
      </w:r>
      <w:r w:rsidR="001523AF" w:rsidRPr="00143D69">
        <w:rPr>
          <w:rFonts w:ascii="Times New Roman" w:hAnsi="Times New Roman" w:cs="Times New Roman"/>
          <w:sz w:val="24"/>
          <w:szCs w:val="24"/>
        </w:rPr>
        <w:t xml:space="preserve"> Conclusion</w:t>
      </w:r>
    </w:p>
    <w:p w14:paraId="2B53BC5E" w14:textId="5521E0D0" w:rsidR="009D2833" w:rsidRPr="00143D69" w:rsidRDefault="001523AF" w:rsidP="00A867F6">
      <w:pPr>
        <w:pStyle w:val="ListParagraph"/>
        <w:numPr>
          <w:ilvl w:val="0"/>
          <w:numId w:val="1"/>
        </w:num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Summary of the project including </w:t>
      </w:r>
      <w:r w:rsidR="00AC7105" w:rsidRPr="00143D69">
        <w:rPr>
          <w:rFonts w:ascii="Times New Roman" w:hAnsi="Times New Roman" w:cs="Times New Roman"/>
          <w:sz w:val="24"/>
          <w:szCs w:val="24"/>
        </w:rPr>
        <w:t>its</w:t>
      </w:r>
      <w:r w:rsidRPr="00143D69">
        <w:rPr>
          <w:rFonts w:ascii="Times New Roman" w:hAnsi="Times New Roman" w:cs="Times New Roman"/>
          <w:sz w:val="24"/>
          <w:szCs w:val="24"/>
        </w:rPr>
        <w:t xml:space="preserve"> areas for potential improvement and key findings.</w:t>
      </w:r>
    </w:p>
    <w:p w14:paraId="7F07389C" w14:textId="5313B234" w:rsidR="00AC7105" w:rsidRPr="00143D69" w:rsidRDefault="00AC7105"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br w:type="page"/>
      </w:r>
    </w:p>
    <w:p w14:paraId="1C7B4A32" w14:textId="0B98EA87" w:rsidR="00394677" w:rsidRPr="00143D69" w:rsidRDefault="00E8621F" w:rsidP="00A867F6">
      <w:pPr>
        <w:pStyle w:val="Heading1"/>
        <w:spacing w:before="480" w:after="0"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lastRenderedPageBreak/>
        <w:t>CHAPTER 2</w:t>
      </w:r>
    </w:p>
    <w:p w14:paraId="73EBD278" w14:textId="6C911B5D" w:rsidR="00E8621F" w:rsidRPr="00143D69" w:rsidRDefault="00E8621F" w:rsidP="00A867F6">
      <w:pPr>
        <w:pStyle w:val="Heading1"/>
        <w:spacing w:before="480" w:after="0" w:line="360" w:lineRule="auto"/>
        <w:jc w:val="center"/>
        <w:rPr>
          <w:rFonts w:ascii="Times New Roman" w:eastAsia="Times New Roman" w:hAnsi="Times New Roman" w:cs="Times New Roman"/>
          <w:b/>
          <w:color w:val="335B8A"/>
          <w:sz w:val="24"/>
          <w:szCs w:val="24"/>
        </w:rPr>
      </w:pPr>
      <w:r w:rsidRPr="00143D69">
        <w:rPr>
          <w:rFonts w:ascii="Times New Roman" w:eastAsia="Times New Roman" w:hAnsi="Times New Roman" w:cs="Times New Roman"/>
          <w:b/>
          <w:color w:val="335B8A"/>
          <w:sz w:val="32"/>
          <w:szCs w:val="32"/>
        </w:rPr>
        <w:t>LITERATURE REVIEW</w:t>
      </w:r>
    </w:p>
    <w:p w14:paraId="719B9873" w14:textId="1CDD9264" w:rsidR="002F2D33" w:rsidRDefault="002F2D33" w:rsidP="00A867F6">
      <w:pPr>
        <w:spacing w:line="360" w:lineRule="auto"/>
        <w:rPr>
          <w:rFonts w:ascii="Times New Roman" w:hAnsi="Times New Roman" w:cs="Times New Roman"/>
          <w:sz w:val="24"/>
          <w:szCs w:val="24"/>
        </w:rPr>
      </w:pPr>
    </w:p>
    <w:p w14:paraId="652FF544" w14:textId="28EAA1F3" w:rsidR="00DE7A6E" w:rsidRDefault="001C38FD" w:rsidP="00A867F6">
      <w:pPr>
        <w:pStyle w:val="Heading2"/>
        <w:spacing w:before="200" w:after="240" w:line="360" w:lineRule="auto"/>
        <w:rPr>
          <w:rFonts w:ascii="Times New Roman" w:eastAsia="Times New Roman" w:hAnsi="Times New Roman" w:cs="Times New Roman"/>
          <w:b/>
          <w:color w:val="4F81BD"/>
        </w:rPr>
      </w:pPr>
      <w:r>
        <w:rPr>
          <w:rFonts w:ascii="Times New Roman" w:eastAsia="Times New Roman" w:hAnsi="Times New Roman" w:cs="Times New Roman"/>
          <w:b/>
          <w:color w:val="4F81BD"/>
        </w:rPr>
        <w:t>2</w:t>
      </w:r>
      <w:r w:rsidR="00DE7A6E" w:rsidRPr="00143D69">
        <w:rPr>
          <w:rFonts w:ascii="Times New Roman" w:eastAsia="Times New Roman" w:hAnsi="Times New Roman" w:cs="Times New Roman"/>
          <w:b/>
          <w:color w:val="4F81BD"/>
        </w:rPr>
        <w:t>.1</w:t>
      </w:r>
      <w:r w:rsidR="00DE7A6E" w:rsidRPr="00143D69">
        <w:rPr>
          <w:rFonts w:ascii="Times New Roman" w:eastAsia="Times New Roman" w:hAnsi="Times New Roman" w:cs="Times New Roman"/>
          <w:b/>
          <w:color w:val="4F81BD"/>
        </w:rPr>
        <w:tab/>
      </w:r>
      <w:r w:rsidR="007A7F05">
        <w:rPr>
          <w:rFonts w:ascii="Times New Roman" w:eastAsia="Times New Roman" w:hAnsi="Times New Roman" w:cs="Times New Roman"/>
          <w:b/>
          <w:color w:val="4F81BD"/>
        </w:rPr>
        <w:t>Introduction</w:t>
      </w:r>
    </w:p>
    <w:p w14:paraId="39669EE6" w14:textId="4ED76290" w:rsidR="008A2697" w:rsidRDefault="007B2E48" w:rsidP="00A867F6">
      <w:pPr>
        <w:spacing w:line="360" w:lineRule="auto"/>
        <w:rPr>
          <w:rFonts w:ascii="Times New Roman" w:hAnsi="Times New Roman" w:cs="Times New Roman"/>
          <w:sz w:val="24"/>
          <w:szCs w:val="24"/>
        </w:rPr>
      </w:pPr>
      <w:r w:rsidRPr="006F0850">
        <w:rPr>
          <w:rFonts w:ascii="Times New Roman" w:hAnsi="Times New Roman" w:cs="Times New Roman"/>
          <w:sz w:val="24"/>
          <w:szCs w:val="24"/>
        </w:rPr>
        <w:t xml:space="preserve">In this chapter, </w:t>
      </w:r>
      <w:r w:rsidR="00DA49D8" w:rsidRPr="006F0850">
        <w:rPr>
          <w:rFonts w:ascii="Times New Roman" w:hAnsi="Times New Roman" w:cs="Times New Roman"/>
          <w:sz w:val="24"/>
          <w:szCs w:val="24"/>
        </w:rPr>
        <w:t>we will find the</w:t>
      </w:r>
      <w:r w:rsidR="004653DD" w:rsidRPr="006F0850">
        <w:rPr>
          <w:rFonts w:ascii="Times New Roman" w:hAnsi="Times New Roman" w:cs="Times New Roman"/>
          <w:sz w:val="24"/>
          <w:szCs w:val="24"/>
        </w:rPr>
        <w:t xml:space="preserve"> literature review of the </w:t>
      </w:r>
      <w:r w:rsidR="00394F4B" w:rsidRPr="006F0850">
        <w:rPr>
          <w:rFonts w:ascii="Times New Roman" w:hAnsi="Times New Roman" w:cs="Times New Roman"/>
          <w:sz w:val="24"/>
          <w:szCs w:val="24"/>
        </w:rPr>
        <w:t xml:space="preserve">techniques used in this thesis. Details on </w:t>
      </w:r>
      <w:r w:rsidR="00847D8C" w:rsidRPr="006F0850">
        <w:rPr>
          <w:rFonts w:ascii="Times New Roman" w:hAnsi="Times New Roman" w:cs="Times New Roman"/>
          <w:sz w:val="24"/>
          <w:szCs w:val="24"/>
        </w:rPr>
        <w:t>past</w:t>
      </w:r>
      <w:r w:rsidR="00394F4B" w:rsidRPr="006F0850">
        <w:rPr>
          <w:rFonts w:ascii="Times New Roman" w:hAnsi="Times New Roman" w:cs="Times New Roman"/>
          <w:sz w:val="24"/>
          <w:szCs w:val="24"/>
        </w:rPr>
        <w:t xml:space="preserve"> works</w:t>
      </w:r>
      <w:r w:rsidR="00847D8C" w:rsidRPr="006F0850">
        <w:rPr>
          <w:rFonts w:ascii="Times New Roman" w:hAnsi="Times New Roman" w:cs="Times New Roman"/>
          <w:sz w:val="24"/>
          <w:szCs w:val="24"/>
        </w:rPr>
        <w:t xml:space="preserve"> that have been reviewed in relation to the project development</w:t>
      </w:r>
      <w:r w:rsidR="00394F4B" w:rsidRPr="006F0850">
        <w:rPr>
          <w:rFonts w:ascii="Times New Roman" w:hAnsi="Times New Roman" w:cs="Times New Roman"/>
          <w:sz w:val="24"/>
          <w:szCs w:val="24"/>
        </w:rPr>
        <w:t>,</w:t>
      </w:r>
      <w:r w:rsidR="0012260C" w:rsidRPr="006F0850">
        <w:rPr>
          <w:rFonts w:ascii="Times New Roman" w:hAnsi="Times New Roman" w:cs="Times New Roman"/>
          <w:sz w:val="24"/>
          <w:szCs w:val="24"/>
        </w:rPr>
        <w:t xml:space="preserve"> </w:t>
      </w:r>
      <w:r w:rsidR="004D6370" w:rsidRPr="006F0850">
        <w:rPr>
          <w:rFonts w:ascii="Times New Roman" w:hAnsi="Times New Roman" w:cs="Times New Roman"/>
          <w:sz w:val="24"/>
          <w:szCs w:val="24"/>
        </w:rPr>
        <w:t xml:space="preserve">we will also look at literature on the technologies use </w:t>
      </w:r>
      <w:r w:rsidR="006F0850" w:rsidRPr="006F0850">
        <w:rPr>
          <w:rFonts w:ascii="Times New Roman" w:hAnsi="Times New Roman" w:cs="Times New Roman"/>
          <w:sz w:val="24"/>
          <w:szCs w:val="24"/>
        </w:rPr>
        <w:t>i.e.</w:t>
      </w:r>
      <w:r w:rsidR="004D6370" w:rsidRPr="006F0850">
        <w:rPr>
          <w:rFonts w:ascii="Times New Roman" w:hAnsi="Times New Roman" w:cs="Times New Roman"/>
          <w:sz w:val="24"/>
          <w:szCs w:val="24"/>
        </w:rPr>
        <w:t xml:space="preserve"> NodeJS, React Native, Mongo</w:t>
      </w:r>
      <w:r w:rsidR="006F0850" w:rsidRPr="006F0850">
        <w:rPr>
          <w:rFonts w:ascii="Times New Roman" w:hAnsi="Times New Roman" w:cs="Times New Roman"/>
          <w:sz w:val="24"/>
          <w:szCs w:val="24"/>
        </w:rPr>
        <w:t>DB etc. and how they were used to address the issues raised in the previous chapter.</w:t>
      </w:r>
      <w:r w:rsidR="003B2C14">
        <w:rPr>
          <w:rFonts w:ascii="Times New Roman" w:hAnsi="Times New Roman" w:cs="Times New Roman"/>
          <w:sz w:val="24"/>
          <w:szCs w:val="24"/>
        </w:rPr>
        <w:t xml:space="preserve"> This chapter will also delve into the impact </w:t>
      </w:r>
      <w:r w:rsidR="00047EE4">
        <w:rPr>
          <w:rFonts w:ascii="Times New Roman" w:hAnsi="Times New Roman" w:cs="Times New Roman"/>
          <w:sz w:val="24"/>
          <w:szCs w:val="24"/>
        </w:rPr>
        <w:t xml:space="preserve">technology has on co-operative </w:t>
      </w:r>
      <w:r w:rsidR="00042DE5">
        <w:rPr>
          <w:rFonts w:ascii="Times New Roman" w:hAnsi="Times New Roman" w:cs="Times New Roman"/>
          <w:sz w:val="24"/>
          <w:szCs w:val="24"/>
        </w:rPr>
        <w:t>societies</w:t>
      </w:r>
      <w:r w:rsidR="00047EE4">
        <w:rPr>
          <w:rFonts w:ascii="Times New Roman" w:hAnsi="Times New Roman" w:cs="Times New Roman"/>
          <w:sz w:val="24"/>
          <w:szCs w:val="24"/>
        </w:rPr>
        <w:t>.</w:t>
      </w:r>
    </w:p>
    <w:p w14:paraId="64108089" w14:textId="77777777" w:rsidR="00676E3B" w:rsidRDefault="00676E3B" w:rsidP="00A867F6">
      <w:pPr>
        <w:spacing w:line="360" w:lineRule="auto"/>
        <w:rPr>
          <w:rFonts w:ascii="Times New Roman" w:hAnsi="Times New Roman" w:cs="Times New Roman"/>
          <w:sz w:val="24"/>
          <w:szCs w:val="24"/>
        </w:rPr>
      </w:pPr>
    </w:p>
    <w:p w14:paraId="360AB701" w14:textId="77777777" w:rsidR="00676E3B" w:rsidRPr="00EA7D12" w:rsidRDefault="00676E3B" w:rsidP="00A867F6">
      <w:pPr>
        <w:pStyle w:val="Heading2"/>
        <w:spacing w:before="200" w:after="240" w:line="360" w:lineRule="auto"/>
        <w:jc w:val="both"/>
        <w:rPr>
          <w:rFonts w:ascii="Times New Roman" w:eastAsia="Times New Roman" w:hAnsi="Times New Roman" w:cs="Times New Roman"/>
          <w:b/>
          <w:color w:val="4F81BD"/>
        </w:rPr>
      </w:pPr>
      <w:r w:rsidRPr="00EA7D12">
        <w:rPr>
          <w:rFonts w:ascii="Times New Roman" w:eastAsia="Times New Roman" w:hAnsi="Times New Roman" w:cs="Times New Roman"/>
          <w:b/>
          <w:color w:val="4F81BD"/>
        </w:rPr>
        <w:t>2.2 Historical Overview</w:t>
      </w:r>
    </w:p>
    <w:p w14:paraId="59E37BC6" w14:textId="5F6A9880" w:rsidR="007A2E35" w:rsidRDefault="0030013A" w:rsidP="00A867F6">
      <w:pPr>
        <w:spacing w:line="360" w:lineRule="auto"/>
        <w:rPr>
          <w:rFonts w:ascii="Times New Roman" w:hAnsi="Times New Roman" w:cs="Times New Roman"/>
          <w:sz w:val="24"/>
          <w:szCs w:val="24"/>
        </w:rPr>
      </w:pPr>
      <w:r>
        <w:rPr>
          <w:rFonts w:ascii="Times New Roman" w:hAnsi="Times New Roman" w:cs="Times New Roman"/>
          <w:sz w:val="24"/>
          <w:szCs w:val="24"/>
        </w:rPr>
        <w:tab/>
        <w:t>Humans have always</w:t>
      </w:r>
      <w:r w:rsidR="007A2E35">
        <w:rPr>
          <w:rFonts w:ascii="Times New Roman" w:hAnsi="Times New Roman" w:cs="Times New Roman"/>
          <w:sz w:val="24"/>
          <w:szCs w:val="24"/>
        </w:rPr>
        <w:t xml:space="preserve"> made major breakthroughs or achieved incredible feats due to the collective effort of </w:t>
      </w:r>
      <w:r w:rsidR="00747577">
        <w:rPr>
          <w:rFonts w:ascii="Times New Roman" w:hAnsi="Times New Roman" w:cs="Times New Roman"/>
          <w:sz w:val="24"/>
          <w:szCs w:val="24"/>
        </w:rPr>
        <w:t xml:space="preserve">some kind of community where each sector </w:t>
      </w:r>
      <w:r w:rsidR="00750C04">
        <w:rPr>
          <w:rFonts w:ascii="Times New Roman" w:hAnsi="Times New Roman" w:cs="Times New Roman"/>
          <w:sz w:val="24"/>
          <w:szCs w:val="24"/>
        </w:rPr>
        <w:t xml:space="preserve">plays a crucial role and delivers accordingly, even for large scale systems, the final product is a result of a well working or managed </w:t>
      </w:r>
      <w:r w:rsidR="00965DE2">
        <w:rPr>
          <w:rFonts w:ascii="Times New Roman" w:hAnsi="Times New Roman" w:cs="Times New Roman"/>
          <w:sz w:val="24"/>
          <w:szCs w:val="24"/>
        </w:rPr>
        <w:t>community/society</w:t>
      </w:r>
      <w:r w:rsidR="003B76F4">
        <w:rPr>
          <w:rFonts w:ascii="Times New Roman" w:hAnsi="Times New Roman" w:cs="Times New Roman"/>
          <w:sz w:val="24"/>
          <w:szCs w:val="24"/>
        </w:rPr>
        <w:t xml:space="preserve">. This </w:t>
      </w:r>
      <w:r w:rsidR="00226710">
        <w:rPr>
          <w:rFonts w:ascii="Times New Roman" w:hAnsi="Times New Roman" w:cs="Times New Roman"/>
          <w:sz w:val="24"/>
          <w:szCs w:val="24"/>
        </w:rPr>
        <w:t>can be</w:t>
      </w:r>
      <w:r w:rsidR="006C07F9">
        <w:rPr>
          <w:rFonts w:ascii="Times New Roman" w:hAnsi="Times New Roman" w:cs="Times New Roman"/>
          <w:sz w:val="24"/>
          <w:szCs w:val="24"/>
        </w:rPr>
        <w:t xml:space="preserve"> linked to the popular saying that </w:t>
      </w:r>
      <w:r w:rsidR="00226710">
        <w:rPr>
          <w:rFonts w:ascii="Times New Roman" w:hAnsi="Times New Roman" w:cs="Times New Roman"/>
          <w:sz w:val="24"/>
          <w:szCs w:val="24"/>
        </w:rPr>
        <w:t xml:space="preserve">“No Man Is </w:t>
      </w:r>
      <w:r w:rsidR="00386C59">
        <w:rPr>
          <w:rFonts w:ascii="Times New Roman" w:hAnsi="Times New Roman" w:cs="Times New Roman"/>
          <w:sz w:val="24"/>
          <w:szCs w:val="24"/>
        </w:rPr>
        <w:t>an</w:t>
      </w:r>
      <w:r w:rsidR="00226710">
        <w:rPr>
          <w:rFonts w:ascii="Times New Roman" w:hAnsi="Times New Roman" w:cs="Times New Roman"/>
          <w:sz w:val="24"/>
          <w:szCs w:val="24"/>
        </w:rPr>
        <w:t xml:space="preserve"> </w:t>
      </w:r>
      <w:r w:rsidR="00386C59">
        <w:rPr>
          <w:rFonts w:ascii="Times New Roman" w:hAnsi="Times New Roman" w:cs="Times New Roman"/>
          <w:sz w:val="24"/>
          <w:szCs w:val="24"/>
        </w:rPr>
        <w:t>Island”</w:t>
      </w:r>
      <w:r w:rsidR="00C87FC2">
        <w:rPr>
          <w:rFonts w:ascii="Times New Roman" w:hAnsi="Times New Roman" w:cs="Times New Roman"/>
          <w:sz w:val="24"/>
          <w:szCs w:val="24"/>
        </w:rPr>
        <w:t xml:space="preserve"> coined by John Donne in 1624</w:t>
      </w:r>
      <w:r w:rsidR="005A0E3E">
        <w:rPr>
          <w:rFonts w:ascii="Times New Roman" w:hAnsi="Times New Roman" w:cs="Times New Roman"/>
          <w:sz w:val="24"/>
          <w:szCs w:val="24"/>
        </w:rPr>
        <w:t xml:space="preserve"> and just tries to say that no man is better </w:t>
      </w:r>
      <w:r w:rsidR="001A5381">
        <w:rPr>
          <w:rFonts w:ascii="Times New Roman" w:hAnsi="Times New Roman" w:cs="Times New Roman"/>
          <w:sz w:val="24"/>
          <w:szCs w:val="24"/>
        </w:rPr>
        <w:t>4</w:t>
      </w:r>
      <w:r w:rsidR="005A0E3E">
        <w:rPr>
          <w:rFonts w:ascii="Times New Roman" w:hAnsi="Times New Roman" w:cs="Times New Roman"/>
          <w:sz w:val="24"/>
          <w:szCs w:val="24"/>
        </w:rPr>
        <w:t xml:space="preserve">off on his own completely </w:t>
      </w:r>
      <w:r w:rsidR="002868E8">
        <w:rPr>
          <w:rFonts w:ascii="Times New Roman" w:hAnsi="Times New Roman" w:cs="Times New Roman"/>
          <w:sz w:val="24"/>
          <w:szCs w:val="24"/>
        </w:rPr>
        <w:t xml:space="preserve">as </w:t>
      </w:r>
      <w:r w:rsidR="002602EC">
        <w:rPr>
          <w:rFonts w:ascii="Times New Roman" w:hAnsi="Times New Roman" w:cs="Times New Roman"/>
          <w:sz w:val="24"/>
          <w:szCs w:val="24"/>
        </w:rPr>
        <w:t>everyone</w:t>
      </w:r>
      <w:r w:rsidR="002868E8">
        <w:rPr>
          <w:rFonts w:ascii="Times New Roman" w:hAnsi="Times New Roman" w:cs="Times New Roman"/>
          <w:sz w:val="24"/>
          <w:szCs w:val="24"/>
        </w:rPr>
        <w:t xml:space="preserve"> is a piece of the greater whole which is humanity itself</w:t>
      </w:r>
      <w:r w:rsidR="003D2DC8">
        <w:rPr>
          <w:rFonts w:ascii="Times New Roman" w:hAnsi="Times New Roman" w:cs="Times New Roman"/>
          <w:sz w:val="24"/>
          <w:szCs w:val="24"/>
        </w:rPr>
        <w:t xml:space="preserve"> (</w:t>
      </w:r>
      <w:proofErr w:type="spellStart"/>
      <w:r w:rsidR="001A5381">
        <w:rPr>
          <w:rFonts w:ascii="Times New Roman" w:hAnsi="Times New Roman" w:cs="Times New Roman"/>
          <w:sz w:val="24"/>
          <w:szCs w:val="24"/>
        </w:rPr>
        <w:t>Seffusatti</w:t>
      </w:r>
      <w:proofErr w:type="spellEnd"/>
      <w:r w:rsidR="001A5381">
        <w:rPr>
          <w:rFonts w:ascii="Times New Roman" w:hAnsi="Times New Roman" w:cs="Times New Roman"/>
          <w:sz w:val="24"/>
          <w:szCs w:val="24"/>
        </w:rPr>
        <w:t>, 202</w:t>
      </w:r>
      <w:r w:rsidR="005271F7">
        <w:rPr>
          <w:rFonts w:ascii="Times New Roman" w:hAnsi="Times New Roman" w:cs="Times New Roman"/>
          <w:sz w:val="24"/>
          <w:szCs w:val="24"/>
        </w:rPr>
        <w:t>4</w:t>
      </w:r>
      <w:r w:rsidR="003D2DC8">
        <w:rPr>
          <w:rFonts w:ascii="Times New Roman" w:hAnsi="Times New Roman" w:cs="Times New Roman"/>
          <w:sz w:val="24"/>
          <w:szCs w:val="24"/>
        </w:rPr>
        <w:t>)</w:t>
      </w:r>
      <w:r w:rsidR="002868E8">
        <w:rPr>
          <w:rFonts w:ascii="Times New Roman" w:hAnsi="Times New Roman" w:cs="Times New Roman"/>
          <w:sz w:val="24"/>
          <w:szCs w:val="24"/>
        </w:rPr>
        <w:t xml:space="preserve">. </w:t>
      </w:r>
    </w:p>
    <w:p w14:paraId="7F214803" w14:textId="35306B00" w:rsidR="00954F74" w:rsidRDefault="009D19F7" w:rsidP="00A867F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 co-operative society </w:t>
      </w:r>
      <w:r w:rsidR="003C1DF2">
        <w:rPr>
          <w:rFonts w:ascii="Times New Roman" w:hAnsi="Times New Roman" w:cs="Times New Roman"/>
          <w:sz w:val="24"/>
          <w:szCs w:val="24"/>
        </w:rPr>
        <w:t>is built on similar principles</w:t>
      </w:r>
      <w:r w:rsidR="00586256">
        <w:rPr>
          <w:rFonts w:ascii="Times New Roman" w:hAnsi="Times New Roman" w:cs="Times New Roman"/>
          <w:sz w:val="24"/>
          <w:szCs w:val="24"/>
        </w:rPr>
        <w:t xml:space="preserve">, </w:t>
      </w:r>
      <w:r w:rsidR="00904560">
        <w:rPr>
          <w:rFonts w:ascii="Times New Roman" w:hAnsi="Times New Roman" w:cs="Times New Roman"/>
          <w:sz w:val="24"/>
          <w:szCs w:val="24"/>
        </w:rPr>
        <w:t xml:space="preserve">giving its members room </w:t>
      </w:r>
      <w:r w:rsidR="00F96C96">
        <w:rPr>
          <w:rFonts w:ascii="Times New Roman" w:hAnsi="Times New Roman" w:cs="Times New Roman"/>
          <w:sz w:val="24"/>
          <w:szCs w:val="24"/>
        </w:rPr>
        <w:t xml:space="preserve">to grow and </w:t>
      </w:r>
      <w:r w:rsidR="00D11859">
        <w:rPr>
          <w:rFonts w:ascii="Times New Roman" w:hAnsi="Times New Roman" w:cs="Times New Roman"/>
          <w:sz w:val="24"/>
          <w:szCs w:val="24"/>
        </w:rPr>
        <w:t>carry out</w:t>
      </w:r>
      <w:r w:rsidR="00F96C96">
        <w:rPr>
          <w:rFonts w:ascii="Times New Roman" w:hAnsi="Times New Roman" w:cs="Times New Roman"/>
          <w:sz w:val="24"/>
          <w:szCs w:val="24"/>
        </w:rPr>
        <w:t xml:space="preserve"> personal projects only possible with the combined efforts of the society</w:t>
      </w:r>
      <w:r w:rsidR="0022457F">
        <w:rPr>
          <w:rFonts w:ascii="Times New Roman" w:hAnsi="Times New Roman" w:cs="Times New Roman"/>
          <w:sz w:val="24"/>
          <w:szCs w:val="24"/>
        </w:rPr>
        <w:t>. To give the members of the co-operative a digital platform to carry out their activities,</w:t>
      </w:r>
      <w:r w:rsidR="00FB0BDB">
        <w:rPr>
          <w:rFonts w:ascii="Times New Roman" w:hAnsi="Times New Roman" w:cs="Times New Roman"/>
          <w:sz w:val="24"/>
          <w:szCs w:val="24"/>
        </w:rPr>
        <w:t xml:space="preserve"> this system makes use of </w:t>
      </w:r>
      <w:r w:rsidR="005539FA">
        <w:rPr>
          <w:rFonts w:ascii="Times New Roman" w:hAnsi="Times New Roman" w:cs="Times New Roman"/>
          <w:sz w:val="24"/>
          <w:szCs w:val="24"/>
        </w:rPr>
        <w:t>proper cloud-based technologies to ensure appropriate features will be available to all members.</w:t>
      </w:r>
      <w:r w:rsidR="00E473D0">
        <w:rPr>
          <w:rFonts w:ascii="Times New Roman" w:hAnsi="Times New Roman" w:cs="Times New Roman"/>
          <w:sz w:val="24"/>
          <w:szCs w:val="24"/>
        </w:rPr>
        <w:t xml:space="preserve"> </w:t>
      </w:r>
    </w:p>
    <w:p w14:paraId="78752F42" w14:textId="0C396205" w:rsidR="00954F74" w:rsidRPr="005371A9" w:rsidRDefault="00954F74" w:rsidP="00A867F6">
      <w:pPr>
        <w:spacing w:line="360" w:lineRule="auto"/>
        <w:rPr>
          <w:rFonts w:ascii="Times New Roman" w:hAnsi="Times New Roman" w:cs="Times New Roman"/>
          <w:sz w:val="24"/>
          <w:szCs w:val="24"/>
          <w:lang w:val="en-NG"/>
        </w:rPr>
      </w:pPr>
      <w:r w:rsidRPr="00954F74">
        <w:rPr>
          <w:rFonts w:ascii="Times New Roman" w:hAnsi="Times New Roman" w:cs="Times New Roman"/>
          <w:sz w:val="24"/>
          <w:szCs w:val="24"/>
          <w:lang w:val="en-NG"/>
        </w:rPr>
        <w:t xml:space="preserve">Over some years, </w:t>
      </w:r>
      <w:r w:rsidR="001F4E7F">
        <w:rPr>
          <w:rFonts w:ascii="Times New Roman" w:hAnsi="Times New Roman" w:cs="Times New Roman"/>
          <w:sz w:val="24"/>
          <w:szCs w:val="24"/>
          <w:lang w:val="en-NG"/>
        </w:rPr>
        <w:t>great effort and work have gone towards research on how the use of computers and ICT technologies may be leveraged by co-operative societies in their day</w:t>
      </w:r>
      <w:r w:rsidR="0055704E">
        <w:rPr>
          <w:rFonts w:ascii="Times New Roman" w:hAnsi="Times New Roman" w:cs="Times New Roman"/>
          <w:sz w:val="24"/>
          <w:szCs w:val="24"/>
          <w:lang w:val="en-NG"/>
        </w:rPr>
        <w:t>-to-day activities including registration of their members, monitoring of loan requests and active loans</w:t>
      </w:r>
      <w:r w:rsidR="001A7ED0">
        <w:rPr>
          <w:rFonts w:ascii="Times New Roman" w:hAnsi="Times New Roman" w:cs="Times New Roman"/>
          <w:sz w:val="24"/>
          <w:szCs w:val="24"/>
          <w:lang w:val="en-NG"/>
        </w:rPr>
        <w:t xml:space="preserve"> and all other operations performable within or outside the society.</w:t>
      </w:r>
      <w:r w:rsidR="002017C8">
        <w:rPr>
          <w:rFonts w:ascii="Times New Roman" w:hAnsi="Times New Roman" w:cs="Times New Roman"/>
          <w:sz w:val="24"/>
          <w:szCs w:val="24"/>
          <w:lang w:val="en-NG"/>
        </w:rPr>
        <w:t xml:space="preserve"> Some researchers aim to have a </w:t>
      </w:r>
      <w:r w:rsidR="002017C8">
        <w:rPr>
          <w:rFonts w:ascii="Times New Roman" w:hAnsi="Times New Roman" w:cs="Times New Roman"/>
          <w:sz w:val="24"/>
          <w:szCs w:val="24"/>
          <w:lang w:val="en-NG"/>
        </w:rPr>
        <w:lastRenderedPageBreak/>
        <w:t>centralized system that keeps track of the operations of all co-operatives in Nigeria using a centralized system</w:t>
      </w:r>
      <w:r w:rsidR="005371A9">
        <w:rPr>
          <w:rFonts w:ascii="Times New Roman" w:hAnsi="Times New Roman" w:cs="Times New Roman"/>
          <w:sz w:val="24"/>
          <w:szCs w:val="24"/>
          <w:lang w:val="en-NG"/>
        </w:rPr>
        <w:t xml:space="preserve"> which will reduce the number of hours </w:t>
      </w:r>
      <w:r w:rsidR="00ED485F">
        <w:rPr>
          <w:rFonts w:ascii="Times New Roman" w:hAnsi="Times New Roman" w:cs="Times New Roman"/>
          <w:sz w:val="24"/>
          <w:szCs w:val="24"/>
          <w:lang w:val="en-NG"/>
        </w:rPr>
        <w:t>spent on</w:t>
      </w:r>
      <w:r w:rsidR="005371A9">
        <w:rPr>
          <w:rFonts w:ascii="Times New Roman" w:hAnsi="Times New Roman" w:cs="Times New Roman"/>
          <w:sz w:val="24"/>
          <w:szCs w:val="24"/>
          <w:lang w:val="en-NG"/>
        </w:rPr>
        <w:t xml:space="preserve"> manual computations of their activities</w:t>
      </w:r>
      <w:r w:rsidR="008427FD">
        <w:rPr>
          <w:rFonts w:ascii="Times New Roman" w:hAnsi="Times New Roman" w:cs="Times New Roman"/>
          <w:sz w:val="24"/>
          <w:szCs w:val="24"/>
          <w:lang w:val="en-NG"/>
        </w:rPr>
        <w:t xml:space="preserve"> (</w:t>
      </w:r>
      <w:proofErr w:type="spellStart"/>
      <w:r w:rsidR="009A55CD" w:rsidRPr="009A55CD">
        <w:rPr>
          <w:rFonts w:ascii="Times New Roman" w:hAnsi="Times New Roman" w:cs="Times New Roman"/>
          <w:sz w:val="24"/>
          <w:szCs w:val="24"/>
          <w:lang w:val="en-NG"/>
        </w:rPr>
        <w:t>Olorunlomerue</w:t>
      </w:r>
      <w:proofErr w:type="spellEnd"/>
      <w:r w:rsidR="009A55CD">
        <w:rPr>
          <w:rFonts w:ascii="Times New Roman" w:hAnsi="Times New Roman" w:cs="Times New Roman"/>
          <w:sz w:val="24"/>
          <w:szCs w:val="24"/>
          <w:lang w:val="en-NG"/>
        </w:rPr>
        <w:t xml:space="preserve"> et al, 2017</w:t>
      </w:r>
      <w:r w:rsidR="008427FD">
        <w:rPr>
          <w:rFonts w:ascii="Times New Roman" w:hAnsi="Times New Roman" w:cs="Times New Roman"/>
          <w:sz w:val="24"/>
          <w:szCs w:val="24"/>
          <w:lang w:val="en-NG"/>
        </w:rPr>
        <w:t>)</w:t>
      </w:r>
      <w:r w:rsidR="005371A9">
        <w:rPr>
          <w:rFonts w:ascii="Times New Roman" w:hAnsi="Times New Roman" w:cs="Times New Roman"/>
          <w:sz w:val="24"/>
          <w:szCs w:val="24"/>
          <w:lang w:val="en-NG"/>
        </w:rPr>
        <w:t>.</w:t>
      </w:r>
      <w:r w:rsidR="009A55CD">
        <w:rPr>
          <w:rFonts w:ascii="Times New Roman" w:hAnsi="Times New Roman" w:cs="Times New Roman"/>
          <w:sz w:val="24"/>
          <w:szCs w:val="24"/>
          <w:lang w:val="en-NG"/>
        </w:rPr>
        <w:t>er</w:t>
      </w:r>
    </w:p>
    <w:p w14:paraId="59D118FF" w14:textId="77777777" w:rsidR="00477275" w:rsidRDefault="00477275" w:rsidP="00A867F6">
      <w:pPr>
        <w:spacing w:line="360" w:lineRule="auto"/>
        <w:rPr>
          <w:rFonts w:ascii="Times New Roman" w:hAnsi="Times New Roman" w:cs="Times New Roman"/>
          <w:sz w:val="24"/>
          <w:szCs w:val="24"/>
        </w:rPr>
      </w:pPr>
    </w:p>
    <w:p w14:paraId="50734AA4" w14:textId="77777777" w:rsidR="00E12D18" w:rsidRDefault="00E12D18" w:rsidP="00A867F6">
      <w:pPr>
        <w:spacing w:line="360" w:lineRule="auto"/>
        <w:rPr>
          <w:rFonts w:ascii="Times New Roman" w:hAnsi="Times New Roman" w:cs="Times New Roman"/>
          <w:sz w:val="24"/>
          <w:szCs w:val="24"/>
        </w:rPr>
      </w:pPr>
    </w:p>
    <w:p w14:paraId="05831C9B" w14:textId="6FC61489" w:rsidR="00E12D18" w:rsidRPr="00ED485F" w:rsidRDefault="002231CC" w:rsidP="00A867F6">
      <w:pPr>
        <w:spacing w:line="360" w:lineRule="auto"/>
        <w:rPr>
          <w:rFonts w:ascii="Times New Roman" w:hAnsi="Times New Roman" w:cs="Times New Roman"/>
          <w:b/>
          <w:bCs/>
          <w:sz w:val="32"/>
          <w:szCs w:val="32"/>
        </w:rPr>
      </w:pPr>
      <w:r w:rsidRPr="00ED485F">
        <w:rPr>
          <w:rFonts w:ascii="Times New Roman" w:hAnsi="Times New Roman" w:cs="Times New Roman"/>
          <w:b/>
          <w:bCs/>
          <w:sz w:val="32"/>
          <w:szCs w:val="32"/>
        </w:rPr>
        <w:t xml:space="preserve">2.2.1 </w:t>
      </w:r>
      <w:r w:rsidR="00E12D18" w:rsidRPr="00ED485F">
        <w:rPr>
          <w:rFonts w:ascii="Times New Roman" w:hAnsi="Times New Roman" w:cs="Times New Roman"/>
          <w:b/>
          <w:bCs/>
          <w:sz w:val="32"/>
          <w:szCs w:val="32"/>
        </w:rPr>
        <w:t>Earliest record of the Co-</w:t>
      </w:r>
      <w:r w:rsidR="00100EAD" w:rsidRPr="00ED485F">
        <w:rPr>
          <w:rFonts w:ascii="Times New Roman" w:hAnsi="Times New Roman" w:cs="Times New Roman"/>
          <w:b/>
          <w:bCs/>
          <w:sz w:val="32"/>
          <w:szCs w:val="32"/>
        </w:rPr>
        <w:t>operative movement (1700s)</w:t>
      </w:r>
    </w:p>
    <w:p w14:paraId="77F329F0" w14:textId="77777777" w:rsidR="00100EAD" w:rsidRPr="00100EAD" w:rsidRDefault="00100EAD" w:rsidP="00A867F6">
      <w:pPr>
        <w:spacing w:line="360" w:lineRule="auto"/>
        <w:rPr>
          <w:rFonts w:ascii="Times New Roman" w:hAnsi="Times New Roman" w:cs="Times New Roman"/>
          <w:b/>
          <w:bCs/>
          <w:sz w:val="24"/>
          <w:szCs w:val="24"/>
        </w:rPr>
      </w:pPr>
    </w:p>
    <w:p w14:paraId="709F461B" w14:textId="37D9B29E" w:rsidR="001551B9" w:rsidRDefault="001551B9" w:rsidP="00A867F6">
      <w:pPr>
        <w:spacing w:line="360" w:lineRule="auto"/>
        <w:rPr>
          <w:rFonts w:ascii="Times New Roman" w:hAnsi="Times New Roman" w:cs="Times New Roman"/>
          <w:sz w:val="24"/>
          <w:szCs w:val="24"/>
        </w:rPr>
      </w:pPr>
      <w:r>
        <w:rPr>
          <w:rFonts w:ascii="Times New Roman" w:hAnsi="Times New Roman" w:cs="Times New Roman"/>
          <w:sz w:val="24"/>
          <w:szCs w:val="24"/>
        </w:rPr>
        <w:t xml:space="preserve">Record on co-operative societies </w:t>
      </w:r>
      <w:r w:rsidR="00AA0433">
        <w:rPr>
          <w:rFonts w:ascii="Times New Roman" w:hAnsi="Times New Roman" w:cs="Times New Roman"/>
          <w:sz w:val="24"/>
          <w:szCs w:val="24"/>
        </w:rPr>
        <w:t>dates to</w:t>
      </w:r>
      <w:r>
        <w:rPr>
          <w:rFonts w:ascii="Times New Roman" w:hAnsi="Times New Roman" w:cs="Times New Roman"/>
          <w:sz w:val="24"/>
          <w:szCs w:val="24"/>
        </w:rPr>
        <w:t xml:space="preserve"> 1761 </w:t>
      </w:r>
      <w:r w:rsidR="00A72BBC">
        <w:rPr>
          <w:rFonts w:ascii="Times New Roman" w:hAnsi="Times New Roman" w:cs="Times New Roman"/>
          <w:sz w:val="24"/>
          <w:szCs w:val="24"/>
        </w:rPr>
        <w:t>in Fenwick, Scotland</w:t>
      </w:r>
      <w:r w:rsidR="00D77A8E">
        <w:rPr>
          <w:rFonts w:ascii="Times New Roman" w:hAnsi="Times New Roman" w:cs="Times New Roman"/>
          <w:sz w:val="24"/>
          <w:szCs w:val="24"/>
        </w:rPr>
        <w:t xml:space="preserve"> </w:t>
      </w:r>
      <w:r w:rsidR="00C52111">
        <w:rPr>
          <w:rFonts w:ascii="Times New Roman" w:hAnsi="Times New Roman" w:cs="Times New Roman"/>
          <w:sz w:val="24"/>
          <w:szCs w:val="24"/>
        </w:rPr>
        <w:t xml:space="preserve">during a time </w:t>
      </w:r>
      <w:r w:rsidR="00F13088">
        <w:rPr>
          <w:rFonts w:ascii="Times New Roman" w:hAnsi="Times New Roman" w:cs="Times New Roman"/>
          <w:sz w:val="24"/>
          <w:szCs w:val="24"/>
        </w:rPr>
        <w:t>when</w:t>
      </w:r>
      <w:r w:rsidR="00C52111">
        <w:rPr>
          <w:rFonts w:ascii="Times New Roman" w:hAnsi="Times New Roman" w:cs="Times New Roman"/>
          <w:sz w:val="24"/>
          <w:szCs w:val="24"/>
        </w:rPr>
        <w:t xml:space="preserve"> </w:t>
      </w:r>
      <w:r w:rsidR="003E59EA">
        <w:rPr>
          <w:rFonts w:ascii="Times New Roman" w:hAnsi="Times New Roman" w:cs="Times New Roman"/>
          <w:sz w:val="24"/>
          <w:szCs w:val="24"/>
        </w:rPr>
        <w:t>there was a decline in handloom weaving attributed to the sudden rise in addition of machines in the textile industry</w:t>
      </w:r>
      <w:r w:rsidR="00312044">
        <w:rPr>
          <w:rFonts w:ascii="Times New Roman" w:hAnsi="Times New Roman" w:cs="Times New Roman"/>
          <w:sz w:val="24"/>
          <w:szCs w:val="24"/>
        </w:rPr>
        <w:t>,</w:t>
      </w:r>
      <w:r w:rsidR="007F5775">
        <w:rPr>
          <w:rFonts w:ascii="Times New Roman" w:hAnsi="Times New Roman" w:cs="Times New Roman"/>
          <w:sz w:val="24"/>
          <w:szCs w:val="24"/>
        </w:rPr>
        <w:t xml:space="preserve"> the society was established for weavers to support each other to regulate price for the work</w:t>
      </w:r>
      <w:r w:rsidR="001B2CB2">
        <w:rPr>
          <w:rFonts w:ascii="Times New Roman" w:hAnsi="Times New Roman" w:cs="Times New Roman"/>
          <w:sz w:val="24"/>
          <w:szCs w:val="24"/>
        </w:rPr>
        <w:t>, with the terms for being in the society including being hones</w:t>
      </w:r>
      <w:r w:rsidR="007E6CB0">
        <w:rPr>
          <w:rFonts w:ascii="Times New Roman" w:hAnsi="Times New Roman" w:cs="Times New Roman"/>
          <w:sz w:val="24"/>
          <w:szCs w:val="24"/>
        </w:rPr>
        <w:t>t</w:t>
      </w:r>
      <w:r w:rsidR="001B2CB2">
        <w:rPr>
          <w:rFonts w:ascii="Times New Roman" w:hAnsi="Times New Roman" w:cs="Times New Roman"/>
          <w:sz w:val="24"/>
          <w:szCs w:val="24"/>
        </w:rPr>
        <w:t xml:space="preserve"> to each other and to their employers</w:t>
      </w:r>
      <w:r w:rsidR="00C92025">
        <w:rPr>
          <w:rFonts w:ascii="Times New Roman" w:hAnsi="Times New Roman" w:cs="Times New Roman"/>
          <w:sz w:val="24"/>
          <w:szCs w:val="24"/>
        </w:rPr>
        <w:t xml:space="preserve"> </w:t>
      </w:r>
      <w:r w:rsidR="00C92025" w:rsidRPr="00E10001">
        <w:rPr>
          <w:rFonts w:ascii="Times New Roman" w:hAnsi="Times New Roman" w:cs="Times New Roman"/>
          <w:sz w:val="24"/>
          <w:szCs w:val="24"/>
        </w:rPr>
        <w:t>(National Library of Scotland, 2023)</w:t>
      </w:r>
      <w:r w:rsidR="00B95FAE">
        <w:rPr>
          <w:rFonts w:ascii="Times New Roman" w:hAnsi="Times New Roman" w:cs="Times New Roman"/>
          <w:sz w:val="24"/>
          <w:szCs w:val="24"/>
        </w:rPr>
        <w:t>.</w:t>
      </w:r>
      <w:r w:rsidR="00AA0433">
        <w:rPr>
          <w:rFonts w:ascii="Times New Roman" w:hAnsi="Times New Roman" w:cs="Times New Roman"/>
          <w:sz w:val="24"/>
          <w:szCs w:val="24"/>
        </w:rPr>
        <w:t xml:space="preserve"> While the initial </w:t>
      </w:r>
      <w:r w:rsidR="00F13088">
        <w:rPr>
          <w:rFonts w:ascii="Times New Roman" w:hAnsi="Times New Roman" w:cs="Times New Roman"/>
          <w:sz w:val="24"/>
          <w:szCs w:val="24"/>
        </w:rPr>
        <w:t xml:space="preserve">cause for the co-operatives establishment was to </w:t>
      </w:r>
      <w:r w:rsidR="006C32BE">
        <w:rPr>
          <w:rFonts w:ascii="Times New Roman" w:hAnsi="Times New Roman" w:cs="Times New Roman"/>
          <w:sz w:val="24"/>
          <w:szCs w:val="24"/>
        </w:rPr>
        <w:t>give a society for weavers to support each other,</w:t>
      </w:r>
      <w:r w:rsidR="00F71874">
        <w:rPr>
          <w:rFonts w:ascii="Times New Roman" w:hAnsi="Times New Roman" w:cs="Times New Roman"/>
          <w:sz w:val="24"/>
          <w:szCs w:val="24"/>
        </w:rPr>
        <w:t xml:space="preserve"> in November 1769, </w:t>
      </w:r>
      <w:r w:rsidR="00551F50">
        <w:rPr>
          <w:rFonts w:ascii="Times New Roman" w:hAnsi="Times New Roman" w:cs="Times New Roman"/>
          <w:sz w:val="24"/>
          <w:szCs w:val="24"/>
        </w:rPr>
        <w:t>the members of the co-operative wanted non-members to also benefit from their activities by using</w:t>
      </w:r>
      <w:r w:rsidR="00F71874">
        <w:rPr>
          <w:rFonts w:ascii="Times New Roman" w:hAnsi="Times New Roman" w:cs="Times New Roman"/>
          <w:sz w:val="24"/>
          <w:szCs w:val="24"/>
        </w:rPr>
        <w:t xml:space="preserve"> funds generated by the society </w:t>
      </w:r>
      <w:r w:rsidR="00551F50">
        <w:rPr>
          <w:rFonts w:ascii="Times New Roman" w:hAnsi="Times New Roman" w:cs="Times New Roman"/>
          <w:sz w:val="24"/>
          <w:szCs w:val="24"/>
        </w:rPr>
        <w:t>to</w:t>
      </w:r>
      <w:r w:rsidR="00F71874">
        <w:rPr>
          <w:rFonts w:ascii="Times New Roman" w:hAnsi="Times New Roman" w:cs="Times New Roman"/>
          <w:sz w:val="24"/>
          <w:szCs w:val="24"/>
        </w:rPr>
        <w:t xml:space="preserve"> buy food </w:t>
      </w:r>
      <w:r w:rsidR="00943952">
        <w:rPr>
          <w:rFonts w:ascii="Times New Roman" w:hAnsi="Times New Roman" w:cs="Times New Roman"/>
          <w:sz w:val="24"/>
          <w:szCs w:val="24"/>
        </w:rPr>
        <w:t xml:space="preserve">in bulk </w:t>
      </w:r>
      <w:r w:rsidR="00F71874">
        <w:rPr>
          <w:rFonts w:ascii="Times New Roman" w:hAnsi="Times New Roman" w:cs="Times New Roman"/>
          <w:sz w:val="24"/>
          <w:szCs w:val="24"/>
        </w:rPr>
        <w:t xml:space="preserve">that will be sold to </w:t>
      </w:r>
      <w:r w:rsidR="00943952">
        <w:rPr>
          <w:rFonts w:ascii="Times New Roman" w:hAnsi="Times New Roman" w:cs="Times New Roman"/>
          <w:sz w:val="24"/>
          <w:szCs w:val="24"/>
        </w:rPr>
        <w:t xml:space="preserve">both </w:t>
      </w:r>
      <w:r w:rsidR="00F71874">
        <w:rPr>
          <w:rFonts w:ascii="Times New Roman" w:hAnsi="Times New Roman" w:cs="Times New Roman"/>
          <w:sz w:val="24"/>
          <w:szCs w:val="24"/>
        </w:rPr>
        <w:t>member</w:t>
      </w:r>
      <w:r w:rsidR="00943952">
        <w:rPr>
          <w:rFonts w:ascii="Times New Roman" w:hAnsi="Times New Roman" w:cs="Times New Roman"/>
          <w:sz w:val="24"/>
          <w:szCs w:val="24"/>
        </w:rPr>
        <w:t xml:space="preserve">s and non-members but in smaller </w:t>
      </w:r>
      <w:r w:rsidR="00B96748">
        <w:rPr>
          <w:rFonts w:ascii="Times New Roman" w:hAnsi="Times New Roman" w:cs="Times New Roman"/>
          <w:sz w:val="24"/>
          <w:szCs w:val="24"/>
        </w:rPr>
        <w:t xml:space="preserve">quantities and a slashed price. This gave non-members a cheaper alternative </w:t>
      </w:r>
      <w:r w:rsidR="00E10001">
        <w:rPr>
          <w:rFonts w:ascii="Times New Roman" w:hAnsi="Times New Roman" w:cs="Times New Roman"/>
          <w:sz w:val="24"/>
          <w:szCs w:val="24"/>
        </w:rPr>
        <w:t>and</w:t>
      </w:r>
      <w:r w:rsidR="00B96748">
        <w:rPr>
          <w:rFonts w:ascii="Times New Roman" w:hAnsi="Times New Roman" w:cs="Times New Roman"/>
          <w:sz w:val="24"/>
          <w:szCs w:val="24"/>
        </w:rPr>
        <w:t xml:space="preserve"> gave another income source to the society members as the savings would be split amon</w:t>
      </w:r>
      <w:r w:rsidR="0041446B">
        <w:rPr>
          <w:rFonts w:ascii="Times New Roman" w:hAnsi="Times New Roman" w:cs="Times New Roman"/>
          <w:sz w:val="24"/>
          <w:szCs w:val="24"/>
        </w:rPr>
        <w:t>gst them</w:t>
      </w:r>
      <w:r w:rsidR="00DC48A7">
        <w:rPr>
          <w:rFonts w:ascii="Times New Roman" w:hAnsi="Times New Roman" w:cs="Times New Roman"/>
          <w:sz w:val="24"/>
          <w:szCs w:val="24"/>
        </w:rPr>
        <w:t xml:space="preserve"> (Carrell, 2007)</w:t>
      </w:r>
      <w:r w:rsidR="00EC04D3">
        <w:rPr>
          <w:rFonts w:ascii="Times New Roman" w:hAnsi="Times New Roman" w:cs="Times New Roman"/>
          <w:sz w:val="24"/>
          <w:szCs w:val="24"/>
        </w:rPr>
        <w:t>.</w:t>
      </w:r>
      <w:r w:rsidR="005D4B68">
        <w:rPr>
          <w:rFonts w:ascii="Times New Roman" w:hAnsi="Times New Roman" w:cs="Times New Roman"/>
          <w:sz w:val="24"/>
          <w:szCs w:val="24"/>
        </w:rPr>
        <w:t xml:space="preserve"> </w:t>
      </w:r>
      <w:r w:rsidR="00877328">
        <w:rPr>
          <w:rFonts w:ascii="Times New Roman" w:hAnsi="Times New Roman" w:cs="Times New Roman"/>
          <w:sz w:val="24"/>
          <w:szCs w:val="24"/>
        </w:rPr>
        <w:t xml:space="preserve">This was during a time long before the </w:t>
      </w:r>
      <w:r w:rsidR="002B33E2">
        <w:rPr>
          <w:rFonts w:ascii="Times New Roman" w:hAnsi="Times New Roman" w:cs="Times New Roman"/>
          <w:sz w:val="24"/>
          <w:szCs w:val="24"/>
        </w:rPr>
        <w:t>first computer was introduced</w:t>
      </w:r>
      <w:r w:rsidR="00297025">
        <w:rPr>
          <w:rFonts w:ascii="Times New Roman" w:hAnsi="Times New Roman" w:cs="Times New Roman"/>
          <w:sz w:val="24"/>
          <w:szCs w:val="24"/>
        </w:rPr>
        <w:t xml:space="preserve">, the activities of the </w:t>
      </w:r>
      <w:r w:rsidR="00C53F60">
        <w:rPr>
          <w:rFonts w:ascii="Times New Roman" w:hAnsi="Times New Roman" w:cs="Times New Roman"/>
          <w:sz w:val="24"/>
          <w:szCs w:val="24"/>
        </w:rPr>
        <w:t>society was greatly impe</w:t>
      </w:r>
      <w:r w:rsidR="00487BB2">
        <w:rPr>
          <w:rFonts w:ascii="Times New Roman" w:hAnsi="Times New Roman" w:cs="Times New Roman"/>
          <w:sz w:val="24"/>
          <w:szCs w:val="24"/>
        </w:rPr>
        <w:t>ded</w:t>
      </w:r>
      <w:r w:rsidR="00C7737E">
        <w:rPr>
          <w:rFonts w:ascii="Times New Roman" w:hAnsi="Times New Roman" w:cs="Times New Roman"/>
          <w:sz w:val="24"/>
          <w:szCs w:val="24"/>
        </w:rPr>
        <w:t xml:space="preserve">. </w:t>
      </w:r>
      <w:r w:rsidR="005650F5">
        <w:rPr>
          <w:rFonts w:ascii="Times New Roman" w:hAnsi="Times New Roman" w:cs="Times New Roman"/>
          <w:sz w:val="24"/>
          <w:szCs w:val="24"/>
        </w:rPr>
        <w:t xml:space="preserve">The printing press was used to </w:t>
      </w:r>
      <w:r w:rsidR="007C2747">
        <w:rPr>
          <w:rFonts w:ascii="Times New Roman" w:hAnsi="Times New Roman" w:cs="Times New Roman"/>
          <w:sz w:val="24"/>
          <w:szCs w:val="24"/>
        </w:rPr>
        <w:t>spread information across wide areas</w:t>
      </w:r>
      <w:r w:rsidR="00D910DE">
        <w:rPr>
          <w:rFonts w:ascii="Times New Roman" w:hAnsi="Times New Roman" w:cs="Times New Roman"/>
          <w:sz w:val="24"/>
          <w:szCs w:val="24"/>
        </w:rPr>
        <w:t xml:space="preserve"> while most</w:t>
      </w:r>
      <w:r w:rsidR="00C7737E">
        <w:rPr>
          <w:rFonts w:ascii="Times New Roman" w:hAnsi="Times New Roman" w:cs="Times New Roman"/>
          <w:sz w:val="24"/>
          <w:szCs w:val="24"/>
        </w:rPr>
        <w:t xml:space="preserve"> </w:t>
      </w:r>
      <w:r w:rsidR="00D910DE">
        <w:rPr>
          <w:rFonts w:ascii="Times New Roman" w:hAnsi="Times New Roman" w:cs="Times New Roman"/>
          <w:sz w:val="24"/>
          <w:szCs w:val="24"/>
        </w:rPr>
        <w:t>kinds</w:t>
      </w:r>
      <w:r w:rsidR="00C7737E">
        <w:rPr>
          <w:rFonts w:ascii="Times New Roman" w:hAnsi="Times New Roman" w:cs="Times New Roman"/>
          <w:sz w:val="24"/>
          <w:szCs w:val="24"/>
        </w:rPr>
        <w:t xml:space="preserve"> of transacti</w:t>
      </w:r>
      <w:r w:rsidR="00D910DE">
        <w:rPr>
          <w:rFonts w:ascii="Times New Roman" w:hAnsi="Times New Roman" w:cs="Times New Roman"/>
          <w:sz w:val="24"/>
          <w:szCs w:val="24"/>
        </w:rPr>
        <w:t>o</w:t>
      </w:r>
      <w:r w:rsidR="00C7737E">
        <w:rPr>
          <w:rFonts w:ascii="Times New Roman" w:hAnsi="Times New Roman" w:cs="Times New Roman"/>
          <w:sz w:val="24"/>
          <w:szCs w:val="24"/>
        </w:rPr>
        <w:t>n</w:t>
      </w:r>
      <w:r w:rsidR="00D910DE">
        <w:rPr>
          <w:rFonts w:ascii="Times New Roman" w:hAnsi="Times New Roman" w:cs="Times New Roman"/>
          <w:sz w:val="24"/>
          <w:szCs w:val="24"/>
        </w:rPr>
        <w:t>s</w:t>
      </w:r>
      <w:r w:rsidR="00C7737E">
        <w:rPr>
          <w:rFonts w:ascii="Times New Roman" w:hAnsi="Times New Roman" w:cs="Times New Roman"/>
          <w:sz w:val="24"/>
          <w:szCs w:val="24"/>
        </w:rPr>
        <w:t xml:space="preserve"> would have to be </w:t>
      </w:r>
      <w:r w:rsidR="007A2F4D">
        <w:rPr>
          <w:rFonts w:ascii="Times New Roman" w:hAnsi="Times New Roman" w:cs="Times New Roman"/>
          <w:sz w:val="24"/>
          <w:szCs w:val="24"/>
        </w:rPr>
        <w:t>carried out manually, thereby slowing down their operations.</w:t>
      </w:r>
    </w:p>
    <w:p w14:paraId="67A771CE" w14:textId="77777777" w:rsidR="00592B2A" w:rsidRDefault="00592B2A" w:rsidP="00A867F6">
      <w:pPr>
        <w:spacing w:line="360" w:lineRule="auto"/>
        <w:rPr>
          <w:rFonts w:ascii="Times New Roman" w:hAnsi="Times New Roman" w:cs="Times New Roman"/>
          <w:sz w:val="24"/>
          <w:szCs w:val="24"/>
        </w:rPr>
      </w:pPr>
    </w:p>
    <w:p w14:paraId="4CB250AB" w14:textId="0E2D7B39" w:rsidR="00592B2A" w:rsidRDefault="002231CC" w:rsidP="00A867F6">
      <w:pPr>
        <w:spacing w:line="360" w:lineRule="auto"/>
        <w:rPr>
          <w:rFonts w:ascii="Times New Roman" w:hAnsi="Times New Roman" w:cs="Times New Roman"/>
          <w:b/>
          <w:bCs/>
          <w:sz w:val="32"/>
          <w:szCs w:val="32"/>
        </w:rPr>
      </w:pPr>
      <w:r w:rsidRPr="00ED485F">
        <w:rPr>
          <w:rFonts w:ascii="Times New Roman" w:hAnsi="Times New Roman" w:cs="Times New Roman"/>
          <w:b/>
          <w:bCs/>
          <w:sz w:val="32"/>
          <w:szCs w:val="32"/>
        </w:rPr>
        <w:t xml:space="preserve">2.2.2 </w:t>
      </w:r>
      <w:r w:rsidR="00D6113D" w:rsidRPr="00ED485F">
        <w:rPr>
          <w:rFonts w:ascii="Times New Roman" w:hAnsi="Times New Roman" w:cs="Times New Roman"/>
          <w:b/>
          <w:bCs/>
          <w:sz w:val="32"/>
          <w:szCs w:val="32"/>
        </w:rPr>
        <w:t xml:space="preserve">The </w:t>
      </w:r>
      <w:r w:rsidR="007E2A6A" w:rsidRPr="00ED485F">
        <w:rPr>
          <w:rFonts w:ascii="Times New Roman" w:hAnsi="Times New Roman" w:cs="Times New Roman"/>
          <w:b/>
          <w:bCs/>
          <w:sz w:val="32"/>
          <w:szCs w:val="32"/>
        </w:rPr>
        <w:t xml:space="preserve">Technology Boom </w:t>
      </w:r>
      <w:r w:rsidR="00531D60" w:rsidRPr="00ED485F">
        <w:rPr>
          <w:rFonts w:ascii="Times New Roman" w:hAnsi="Times New Roman" w:cs="Times New Roman"/>
          <w:b/>
          <w:bCs/>
          <w:sz w:val="32"/>
          <w:szCs w:val="32"/>
        </w:rPr>
        <w:t>(1800s)</w:t>
      </w:r>
    </w:p>
    <w:p w14:paraId="6B08848E" w14:textId="77777777" w:rsidR="00ED485F" w:rsidRPr="00ED485F" w:rsidRDefault="00ED485F" w:rsidP="00A867F6">
      <w:pPr>
        <w:spacing w:line="360" w:lineRule="auto"/>
        <w:rPr>
          <w:rFonts w:ascii="Times New Roman" w:hAnsi="Times New Roman" w:cs="Times New Roman"/>
          <w:b/>
          <w:bCs/>
          <w:sz w:val="32"/>
          <w:szCs w:val="32"/>
        </w:rPr>
      </w:pPr>
    </w:p>
    <w:p w14:paraId="7A03E9F9" w14:textId="02B6E4F3" w:rsidR="002E433B" w:rsidRDefault="00D24518" w:rsidP="00A867F6">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a long time of </w:t>
      </w:r>
      <w:r w:rsidR="003B7F7C">
        <w:rPr>
          <w:rFonts w:ascii="Times New Roman" w:hAnsi="Times New Roman" w:cs="Times New Roman"/>
          <w:sz w:val="24"/>
          <w:szCs w:val="24"/>
        </w:rPr>
        <w:t xml:space="preserve">co-operatives running their operations manually, slowly they started to make use of </w:t>
      </w:r>
      <w:r w:rsidR="00ED485F">
        <w:rPr>
          <w:rFonts w:ascii="Times New Roman" w:hAnsi="Times New Roman" w:cs="Times New Roman"/>
          <w:sz w:val="24"/>
          <w:szCs w:val="24"/>
        </w:rPr>
        <w:t>modern-day</w:t>
      </w:r>
      <w:r w:rsidR="003B7F7C">
        <w:rPr>
          <w:rFonts w:ascii="Times New Roman" w:hAnsi="Times New Roman" w:cs="Times New Roman"/>
          <w:sz w:val="24"/>
          <w:szCs w:val="24"/>
        </w:rPr>
        <w:t xml:space="preserve"> technologies</w:t>
      </w:r>
      <w:r w:rsidR="000D2314">
        <w:rPr>
          <w:rFonts w:ascii="Times New Roman" w:hAnsi="Times New Roman" w:cs="Times New Roman"/>
          <w:sz w:val="24"/>
          <w:szCs w:val="24"/>
        </w:rPr>
        <w:t xml:space="preserve">; like with the use of transport networks to cover wider ground </w:t>
      </w:r>
      <w:r w:rsidR="00C9420F">
        <w:rPr>
          <w:rFonts w:ascii="Times New Roman" w:hAnsi="Times New Roman" w:cs="Times New Roman"/>
          <w:sz w:val="24"/>
          <w:szCs w:val="24"/>
        </w:rPr>
        <w:t>and grow their member base</w:t>
      </w:r>
      <w:r w:rsidR="005D4BAF">
        <w:rPr>
          <w:rFonts w:ascii="Times New Roman" w:hAnsi="Times New Roman" w:cs="Times New Roman"/>
          <w:sz w:val="24"/>
          <w:szCs w:val="24"/>
        </w:rPr>
        <w:t>, they also made</w:t>
      </w:r>
      <w:r w:rsidR="00E967C4">
        <w:rPr>
          <w:rFonts w:ascii="Times New Roman" w:hAnsi="Times New Roman" w:cs="Times New Roman"/>
          <w:sz w:val="24"/>
          <w:szCs w:val="24"/>
        </w:rPr>
        <w:t xml:space="preserve"> use of the telegraph to better communicate within the society or </w:t>
      </w:r>
      <w:r w:rsidR="00CF56D9">
        <w:rPr>
          <w:rFonts w:ascii="Times New Roman" w:hAnsi="Times New Roman" w:cs="Times New Roman"/>
          <w:sz w:val="24"/>
          <w:szCs w:val="24"/>
        </w:rPr>
        <w:t xml:space="preserve">facilitate better communication with other societies </w:t>
      </w:r>
      <w:r w:rsidR="002E433B">
        <w:rPr>
          <w:rFonts w:ascii="Times New Roman" w:hAnsi="Times New Roman" w:cs="Times New Roman"/>
          <w:sz w:val="24"/>
          <w:szCs w:val="24"/>
        </w:rPr>
        <w:t>allowing them to share good practices</w:t>
      </w:r>
      <w:r w:rsidR="005347DD">
        <w:rPr>
          <w:rFonts w:ascii="Times New Roman" w:hAnsi="Times New Roman" w:cs="Times New Roman"/>
          <w:sz w:val="24"/>
          <w:szCs w:val="24"/>
        </w:rPr>
        <w:t xml:space="preserve"> (Muller &amp; Tworek, 2015)</w:t>
      </w:r>
      <w:r w:rsidR="002E433B">
        <w:rPr>
          <w:rFonts w:ascii="Times New Roman" w:hAnsi="Times New Roman" w:cs="Times New Roman"/>
          <w:sz w:val="24"/>
          <w:szCs w:val="24"/>
        </w:rPr>
        <w:t>.</w:t>
      </w:r>
      <w:r w:rsidR="00571075">
        <w:rPr>
          <w:rFonts w:ascii="Times New Roman" w:hAnsi="Times New Roman" w:cs="Times New Roman"/>
          <w:sz w:val="24"/>
          <w:szCs w:val="24"/>
        </w:rPr>
        <w:t xml:space="preserve"> With less need</w:t>
      </w:r>
      <w:r w:rsidR="00123815">
        <w:rPr>
          <w:rFonts w:ascii="Times New Roman" w:hAnsi="Times New Roman" w:cs="Times New Roman"/>
          <w:sz w:val="24"/>
          <w:szCs w:val="24"/>
        </w:rPr>
        <w:t xml:space="preserve"> </w:t>
      </w:r>
      <w:r w:rsidR="0051683D">
        <w:rPr>
          <w:rFonts w:ascii="Times New Roman" w:hAnsi="Times New Roman" w:cs="Times New Roman"/>
          <w:sz w:val="24"/>
          <w:szCs w:val="24"/>
        </w:rPr>
        <w:t xml:space="preserve">for the use of manpower for some operations, </w:t>
      </w:r>
      <w:r w:rsidR="0051683D">
        <w:rPr>
          <w:rFonts w:ascii="Times New Roman" w:hAnsi="Times New Roman" w:cs="Times New Roman"/>
          <w:sz w:val="24"/>
          <w:szCs w:val="24"/>
        </w:rPr>
        <w:lastRenderedPageBreak/>
        <w:t>the co-operatives were able to invest more time in their societies to increase productivity and value to both members and non-members</w:t>
      </w:r>
    </w:p>
    <w:p w14:paraId="79E5D76A" w14:textId="77777777" w:rsidR="002E433B" w:rsidRDefault="002E433B" w:rsidP="00A867F6">
      <w:pPr>
        <w:spacing w:line="360" w:lineRule="auto"/>
        <w:rPr>
          <w:rFonts w:ascii="Times New Roman" w:hAnsi="Times New Roman" w:cs="Times New Roman"/>
          <w:sz w:val="24"/>
          <w:szCs w:val="24"/>
        </w:rPr>
      </w:pPr>
    </w:p>
    <w:p w14:paraId="2378DCB9" w14:textId="77777777" w:rsidR="00DE7A6E" w:rsidRDefault="00DE7A6E" w:rsidP="00A867F6">
      <w:pPr>
        <w:spacing w:line="360" w:lineRule="auto"/>
      </w:pPr>
    </w:p>
    <w:p w14:paraId="5BAFF953" w14:textId="3117BC6F" w:rsidR="002231CC" w:rsidRDefault="002231CC" w:rsidP="00A867F6">
      <w:pPr>
        <w:spacing w:line="360" w:lineRule="auto"/>
        <w:rPr>
          <w:rFonts w:ascii="Times New Roman" w:eastAsia="Times New Roman" w:hAnsi="Times New Roman" w:cs="Times New Roman"/>
          <w:b/>
          <w:sz w:val="32"/>
          <w:szCs w:val="32"/>
        </w:rPr>
      </w:pPr>
      <w:r w:rsidRPr="00ED485F">
        <w:rPr>
          <w:rFonts w:ascii="Times New Roman" w:hAnsi="Times New Roman" w:cs="Times New Roman"/>
          <w:b/>
          <w:bCs/>
          <w:sz w:val="32"/>
          <w:szCs w:val="32"/>
        </w:rPr>
        <w:t xml:space="preserve">2.2.3 </w:t>
      </w:r>
      <w:r w:rsidR="00BF1286" w:rsidRPr="00ED485F">
        <w:rPr>
          <w:rFonts w:ascii="Times New Roman" w:eastAsia="Times New Roman" w:hAnsi="Times New Roman" w:cs="Times New Roman"/>
          <w:b/>
          <w:sz w:val="32"/>
          <w:szCs w:val="32"/>
        </w:rPr>
        <w:t>Emergence of Online Platforms</w:t>
      </w:r>
      <w:r w:rsidR="003A5AC7" w:rsidRPr="00ED485F">
        <w:rPr>
          <w:rFonts w:ascii="Times New Roman" w:eastAsia="Times New Roman" w:hAnsi="Times New Roman" w:cs="Times New Roman"/>
          <w:b/>
          <w:sz w:val="32"/>
          <w:szCs w:val="32"/>
        </w:rPr>
        <w:t xml:space="preserve"> (20</w:t>
      </w:r>
      <w:r w:rsidR="003A5AC7" w:rsidRPr="00ED485F">
        <w:rPr>
          <w:rFonts w:ascii="Times New Roman" w:eastAsia="Times New Roman" w:hAnsi="Times New Roman" w:cs="Times New Roman"/>
          <w:b/>
          <w:sz w:val="32"/>
          <w:szCs w:val="32"/>
          <w:vertAlign w:val="superscript"/>
        </w:rPr>
        <w:t>th</w:t>
      </w:r>
      <w:r w:rsidR="003A5AC7" w:rsidRPr="00ED485F">
        <w:rPr>
          <w:rFonts w:ascii="Times New Roman" w:eastAsia="Times New Roman" w:hAnsi="Times New Roman" w:cs="Times New Roman"/>
          <w:b/>
          <w:sz w:val="32"/>
          <w:szCs w:val="32"/>
        </w:rPr>
        <w:t xml:space="preserve"> Century)</w:t>
      </w:r>
    </w:p>
    <w:p w14:paraId="584D342B" w14:textId="77777777" w:rsidR="00ED485F" w:rsidRPr="00ED485F" w:rsidRDefault="00ED485F" w:rsidP="00A867F6">
      <w:pPr>
        <w:spacing w:line="360" w:lineRule="auto"/>
        <w:rPr>
          <w:rFonts w:ascii="Times New Roman" w:eastAsia="Times New Roman" w:hAnsi="Times New Roman" w:cs="Times New Roman"/>
          <w:b/>
          <w:sz w:val="32"/>
          <w:szCs w:val="32"/>
        </w:rPr>
      </w:pPr>
    </w:p>
    <w:p w14:paraId="3B1CD1F8" w14:textId="696669CE" w:rsidR="002231CC" w:rsidRDefault="007B1E49" w:rsidP="00A867F6">
      <w:pPr>
        <w:spacing w:line="360" w:lineRule="auto"/>
        <w:rPr>
          <w:rFonts w:ascii="Times New Roman" w:hAnsi="Times New Roman" w:cs="Times New Roman"/>
          <w:bCs/>
          <w:sz w:val="24"/>
          <w:szCs w:val="24"/>
        </w:rPr>
      </w:pPr>
      <w:r>
        <w:rPr>
          <w:rFonts w:ascii="Times New Roman" w:eastAsia="Times New Roman" w:hAnsi="Times New Roman" w:cs="Times New Roman"/>
          <w:bCs/>
          <w:sz w:val="24"/>
          <w:szCs w:val="24"/>
        </w:rPr>
        <w:t>With the intr</w:t>
      </w:r>
      <w:r w:rsidR="00C43147">
        <w:rPr>
          <w:rFonts w:ascii="Times New Roman" w:eastAsia="Times New Roman" w:hAnsi="Times New Roman" w:cs="Times New Roman"/>
          <w:bCs/>
          <w:sz w:val="24"/>
          <w:szCs w:val="24"/>
        </w:rPr>
        <w:t>oduction of web-based technologies</w:t>
      </w:r>
      <w:r w:rsidR="00730882">
        <w:rPr>
          <w:rFonts w:ascii="Times New Roman" w:eastAsia="Times New Roman" w:hAnsi="Times New Roman" w:cs="Times New Roman"/>
          <w:bCs/>
          <w:sz w:val="24"/>
          <w:szCs w:val="24"/>
        </w:rPr>
        <w:t xml:space="preserve"> in the 20</w:t>
      </w:r>
      <w:r w:rsidR="00730882" w:rsidRPr="00730882">
        <w:rPr>
          <w:rFonts w:ascii="Times New Roman" w:eastAsia="Times New Roman" w:hAnsi="Times New Roman" w:cs="Times New Roman"/>
          <w:bCs/>
          <w:sz w:val="24"/>
          <w:szCs w:val="24"/>
          <w:vertAlign w:val="superscript"/>
        </w:rPr>
        <w:t>th</w:t>
      </w:r>
      <w:r w:rsidR="00730882">
        <w:rPr>
          <w:rFonts w:ascii="Times New Roman" w:eastAsia="Times New Roman" w:hAnsi="Times New Roman" w:cs="Times New Roman"/>
          <w:bCs/>
          <w:sz w:val="24"/>
          <w:szCs w:val="24"/>
        </w:rPr>
        <w:t xml:space="preserve"> century, the co-operatives were only strengthened further</w:t>
      </w:r>
      <w:r w:rsidR="00EC40D4">
        <w:rPr>
          <w:rFonts w:ascii="Times New Roman" w:eastAsia="Times New Roman" w:hAnsi="Times New Roman" w:cs="Times New Roman"/>
          <w:bCs/>
          <w:sz w:val="24"/>
          <w:szCs w:val="24"/>
        </w:rPr>
        <w:t xml:space="preserve">. </w:t>
      </w:r>
      <w:r w:rsidR="00B7638C">
        <w:rPr>
          <w:rFonts w:ascii="Times New Roman" w:eastAsia="Times New Roman" w:hAnsi="Times New Roman" w:cs="Times New Roman"/>
          <w:bCs/>
          <w:sz w:val="24"/>
          <w:szCs w:val="24"/>
        </w:rPr>
        <w:t xml:space="preserve">With online applications making it easier for </w:t>
      </w:r>
      <w:r w:rsidR="00173BE7">
        <w:rPr>
          <w:rFonts w:ascii="Times New Roman" w:eastAsia="Times New Roman" w:hAnsi="Times New Roman" w:cs="Times New Roman"/>
          <w:bCs/>
          <w:sz w:val="24"/>
          <w:szCs w:val="24"/>
        </w:rPr>
        <w:t>members of the societies to collaborate</w:t>
      </w:r>
      <w:r w:rsidR="009975DA">
        <w:rPr>
          <w:rFonts w:ascii="Times New Roman" w:eastAsia="Times New Roman" w:hAnsi="Times New Roman" w:cs="Times New Roman"/>
          <w:bCs/>
          <w:sz w:val="24"/>
          <w:szCs w:val="24"/>
        </w:rPr>
        <w:t xml:space="preserve"> and communicate by</w:t>
      </w:r>
      <w:r w:rsidR="00173BE7">
        <w:rPr>
          <w:rFonts w:ascii="Times New Roman" w:eastAsia="Times New Roman" w:hAnsi="Times New Roman" w:cs="Times New Roman"/>
          <w:bCs/>
          <w:sz w:val="24"/>
          <w:szCs w:val="24"/>
        </w:rPr>
        <w:t xml:space="preserve"> </w:t>
      </w:r>
      <w:r w:rsidR="009975DA">
        <w:rPr>
          <w:rFonts w:ascii="Times New Roman" w:eastAsia="Times New Roman" w:hAnsi="Times New Roman" w:cs="Times New Roman"/>
          <w:bCs/>
          <w:sz w:val="24"/>
          <w:szCs w:val="24"/>
        </w:rPr>
        <w:t>abolishing the barrier of geographical location (</w:t>
      </w:r>
      <w:r w:rsidR="0048674F">
        <w:rPr>
          <w:rFonts w:ascii="Times New Roman" w:eastAsia="Times New Roman" w:hAnsi="Times New Roman" w:cs="Times New Roman"/>
          <w:bCs/>
          <w:sz w:val="24"/>
          <w:szCs w:val="24"/>
        </w:rPr>
        <w:t>Wegner et al., 2023</w:t>
      </w:r>
      <w:r w:rsidR="00ED485F">
        <w:rPr>
          <w:rFonts w:ascii="Times New Roman" w:eastAsia="Times New Roman" w:hAnsi="Times New Roman" w:cs="Times New Roman"/>
          <w:bCs/>
          <w:sz w:val="24"/>
          <w:szCs w:val="24"/>
        </w:rPr>
        <w:t>).</w:t>
      </w:r>
      <w:r w:rsidR="008B79C7">
        <w:rPr>
          <w:rFonts w:ascii="Times New Roman" w:hAnsi="Times New Roman" w:cs="Times New Roman"/>
          <w:bCs/>
          <w:sz w:val="24"/>
          <w:szCs w:val="24"/>
        </w:rPr>
        <w:t xml:space="preserve"> </w:t>
      </w:r>
    </w:p>
    <w:p w14:paraId="71D65FA5" w14:textId="77777777" w:rsidR="002F240E" w:rsidRDefault="002F240E" w:rsidP="00A867F6">
      <w:pPr>
        <w:spacing w:line="360" w:lineRule="auto"/>
        <w:rPr>
          <w:rFonts w:ascii="Times New Roman" w:hAnsi="Times New Roman" w:cs="Times New Roman"/>
          <w:bCs/>
          <w:sz w:val="24"/>
          <w:szCs w:val="24"/>
        </w:rPr>
      </w:pPr>
    </w:p>
    <w:p w14:paraId="4AABC2E9" w14:textId="2E8810AA" w:rsidR="00B9618D" w:rsidRPr="00ED485F" w:rsidRDefault="00B9618D" w:rsidP="00A867F6">
      <w:pPr>
        <w:spacing w:line="360" w:lineRule="auto"/>
        <w:rPr>
          <w:rFonts w:ascii="Times New Roman" w:eastAsia="Times New Roman" w:hAnsi="Times New Roman" w:cs="Times New Roman"/>
          <w:b/>
          <w:sz w:val="32"/>
          <w:szCs w:val="32"/>
        </w:rPr>
      </w:pPr>
      <w:r w:rsidRPr="00ED485F">
        <w:rPr>
          <w:rFonts w:ascii="Times New Roman" w:hAnsi="Times New Roman" w:cs="Times New Roman"/>
          <w:b/>
          <w:bCs/>
          <w:sz w:val="32"/>
          <w:szCs w:val="32"/>
        </w:rPr>
        <w:t>2.2</w:t>
      </w:r>
      <w:r w:rsidR="006A0746" w:rsidRPr="00ED485F">
        <w:rPr>
          <w:rFonts w:ascii="Times New Roman" w:hAnsi="Times New Roman" w:cs="Times New Roman"/>
          <w:b/>
          <w:bCs/>
          <w:sz w:val="32"/>
          <w:szCs w:val="32"/>
        </w:rPr>
        <w:t>.4</w:t>
      </w:r>
      <w:r w:rsidRPr="00ED485F">
        <w:rPr>
          <w:rFonts w:ascii="Times New Roman" w:hAnsi="Times New Roman" w:cs="Times New Roman"/>
          <w:b/>
          <w:bCs/>
          <w:sz w:val="32"/>
          <w:szCs w:val="32"/>
        </w:rPr>
        <w:t xml:space="preserve"> </w:t>
      </w:r>
      <w:r w:rsidR="0032250A" w:rsidRPr="00ED485F">
        <w:rPr>
          <w:rFonts w:ascii="Times New Roman" w:eastAsia="Times New Roman" w:hAnsi="Times New Roman" w:cs="Times New Roman"/>
          <w:b/>
          <w:sz w:val="32"/>
          <w:szCs w:val="32"/>
        </w:rPr>
        <w:t>Interactive Collaboration</w:t>
      </w:r>
    </w:p>
    <w:p w14:paraId="2F39DA00" w14:textId="77777777" w:rsidR="00ED485F" w:rsidRDefault="00ED485F" w:rsidP="00A867F6">
      <w:pPr>
        <w:spacing w:line="360" w:lineRule="auto"/>
        <w:rPr>
          <w:rFonts w:ascii="Times New Roman" w:eastAsia="Times New Roman" w:hAnsi="Times New Roman" w:cs="Times New Roman"/>
          <w:b/>
          <w:sz w:val="24"/>
          <w:szCs w:val="24"/>
        </w:rPr>
      </w:pPr>
    </w:p>
    <w:p w14:paraId="01807377" w14:textId="4E8705D2" w:rsidR="0032250A" w:rsidRDefault="0032250A" w:rsidP="00A867F6">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This advancement also meant that the societies were able to cut costs in some area by leveraging on the use cases that the platforms come with. There was less need for paper works, physical </w:t>
      </w:r>
      <w:r w:rsidR="00ED485F">
        <w:rPr>
          <w:rFonts w:ascii="Times New Roman" w:hAnsi="Times New Roman" w:cs="Times New Roman"/>
          <w:bCs/>
          <w:sz w:val="24"/>
          <w:szCs w:val="24"/>
        </w:rPr>
        <w:t>meetings</w:t>
      </w:r>
      <w:r>
        <w:rPr>
          <w:rFonts w:ascii="Times New Roman" w:hAnsi="Times New Roman" w:cs="Times New Roman"/>
          <w:bCs/>
          <w:sz w:val="24"/>
          <w:szCs w:val="24"/>
        </w:rPr>
        <w:t xml:space="preserve"> as they could be hosted online, and other dated methods of communication and forms of management (Atanasova et al, 2024).</w:t>
      </w:r>
    </w:p>
    <w:p w14:paraId="659F1B88" w14:textId="77777777" w:rsidR="006A0746" w:rsidRDefault="006A0746" w:rsidP="00A867F6">
      <w:pPr>
        <w:spacing w:line="360" w:lineRule="auto"/>
        <w:rPr>
          <w:rFonts w:ascii="Times New Roman" w:hAnsi="Times New Roman" w:cs="Times New Roman"/>
          <w:bCs/>
          <w:sz w:val="24"/>
          <w:szCs w:val="24"/>
        </w:rPr>
      </w:pPr>
    </w:p>
    <w:p w14:paraId="1AC0157D" w14:textId="36353375" w:rsidR="006A0746" w:rsidRPr="00ED485F" w:rsidRDefault="006A0746" w:rsidP="00A867F6">
      <w:pPr>
        <w:spacing w:line="360" w:lineRule="auto"/>
        <w:jc w:val="both"/>
        <w:rPr>
          <w:rFonts w:ascii="Times New Roman" w:eastAsia="Times New Roman" w:hAnsi="Times New Roman" w:cs="Times New Roman"/>
          <w:b/>
          <w:sz w:val="32"/>
          <w:szCs w:val="32"/>
        </w:rPr>
      </w:pPr>
      <w:r w:rsidRPr="00ED485F">
        <w:rPr>
          <w:rFonts w:ascii="Times New Roman" w:eastAsia="Times New Roman" w:hAnsi="Times New Roman" w:cs="Times New Roman"/>
          <w:b/>
          <w:sz w:val="32"/>
          <w:szCs w:val="32"/>
        </w:rPr>
        <w:t xml:space="preserve">2.2.5 </w:t>
      </w:r>
      <w:r w:rsidR="00CD721A" w:rsidRPr="00ED485F">
        <w:rPr>
          <w:rFonts w:ascii="Times New Roman" w:eastAsia="Times New Roman" w:hAnsi="Times New Roman" w:cs="Times New Roman"/>
          <w:b/>
          <w:sz w:val="32"/>
          <w:szCs w:val="32"/>
        </w:rPr>
        <w:t>Increased Technology</w:t>
      </w:r>
      <w:r w:rsidRPr="00ED485F">
        <w:rPr>
          <w:rFonts w:ascii="Times New Roman" w:eastAsia="Times New Roman" w:hAnsi="Times New Roman" w:cs="Times New Roman"/>
          <w:b/>
          <w:sz w:val="32"/>
          <w:szCs w:val="32"/>
        </w:rPr>
        <w:t xml:space="preserve"> Accessibility (Late 2000s - </w:t>
      </w:r>
      <w:r w:rsidR="00B87F34" w:rsidRPr="00ED485F">
        <w:rPr>
          <w:rFonts w:ascii="Times New Roman" w:eastAsia="Times New Roman" w:hAnsi="Times New Roman" w:cs="Times New Roman"/>
          <w:b/>
          <w:sz w:val="32"/>
          <w:szCs w:val="32"/>
        </w:rPr>
        <w:t>Present</w:t>
      </w:r>
      <w:r w:rsidRPr="00ED485F">
        <w:rPr>
          <w:rFonts w:ascii="Times New Roman" w:eastAsia="Times New Roman" w:hAnsi="Times New Roman" w:cs="Times New Roman"/>
          <w:b/>
          <w:sz w:val="32"/>
          <w:szCs w:val="32"/>
        </w:rPr>
        <w:t>)</w:t>
      </w:r>
    </w:p>
    <w:p w14:paraId="254B2597" w14:textId="77777777" w:rsidR="008F132A" w:rsidRDefault="008F132A" w:rsidP="00A867F6">
      <w:pPr>
        <w:spacing w:line="360" w:lineRule="auto"/>
        <w:jc w:val="both"/>
        <w:rPr>
          <w:rFonts w:ascii="Times New Roman" w:eastAsia="Times New Roman" w:hAnsi="Times New Roman" w:cs="Times New Roman"/>
          <w:b/>
          <w:sz w:val="24"/>
          <w:szCs w:val="24"/>
        </w:rPr>
      </w:pPr>
    </w:p>
    <w:p w14:paraId="6A811513" w14:textId="41484D25" w:rsidR="00CD721A" w:rsidRDefault="0037751C" w:rsidP="00A867F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With the launch of the Apple app</w:t>
      </w:r>
      <w:r w:rsidR="006403C1">
        <w:rPr>
          <w:rFonts w:ascii="Times New Roman" w:eastAsia="Times New Roman" w:hAnsi="Times New Roman" w:cs="Times New Roman"/>
          <w:bCs/>
          <w:sz w:val="24"/>
          <w:szCs w:val="24"/>
        </w:rPr>
        <w:t xml:space="preserve"> store</w:t>
      </w:r>
      <w:r w:rsidR="009A6680">
        <w:rPr>
          <w:rFonts w:ascii="Times New Roman" w:eastAsia="Times New Roman" w:hAnsi="Times New Roman" w:cs="Times New Roman"/>
          <w:bCs/>
          <w:sz w:val="24"/>
          <w:szCs w:val="24"/>
        </w:rPr>
        <w:t xml:space="preserve"> and the </w:t>
      </w:r>
      <w:r w:rsidR="006D0F9A">
        <w:rPr>
          <w:rFonts w:ascii="Times New Roman" w:eastAsia="Times New Roman" w:hAnsi="Times New Roman" w:cs="Times New Roman"/>
          <w:bCs/>
          <w:sz w:val="24"/>
          <w:szCs w:val="24"/>
        </w:rPr>
        <w:t>ever-growing popularity of web applications</w:t>
      </w:r>
      <w:r w:rsidR="006403C1">
        <w:rPr>
          <w:rFonts w:ascii="Times New Roman" w:eastAsia="Times New Roman" w:hAnsi="Times New Roman" w:cs="Times New Roman"/>
          <w:bCs/>
          <w:sz w:val="24"/>
          <w:szCs w:val="24"/>
        </w:rPr>
        <w:t xml:space="preserve">, it </w:t>
      </w:r>
      <w:r w:rsidR="00FB6DCF">
        <w:rPr>
          <w:rFonts w:ascii="Times New Roman" w:eastAsia="Times New Roman" w:hAnsi="Times New Roman" w:cs="Times New Roman"/>
          <w:bCs/>
          <w:sz w:val="24"/>
          <w:szCs w:val="24"/>
        </w:rPr>
        <w:t>marked a turning point</w:t>
      </w:r>
      <w:r w:rsidR="006D0F9A">
        <w:rPr>
          <w:rFonts w:ascii="Times New Roman" w:eastAsia="Times New Roman" w:hAnsi="Times New Roman" w:cs="Times New Roman"/>
          <w:bCs/>
          <w:sz w:val="24"/>
          <w:szCs w:val="24"/>
        </w:rPr>
        <w:t xml:space="preserve"> (Goray, 2024)</w:t>
      </w:r>
      <w:r w:rsidR="009A6680">
        <w:rPr>
          <w:rFonts w:ascii="Times New Roman" w:eastAsia="Times New Roman" w:hAnsi="Times New Roman" w:cs="Times New Roman"/>
          <w:bCs/>
          <w:sz w:val="24"/>
          <w:szCs w:val="24"/>
        </w:rPr>
        <w:t xml:space="preserve">. </w:t>
      </w:r>
      <w:r w:rsidR="006D0F9A">
        <w:rPr>
          <w:rFonts w:ascii="Times New Roman" w:eastAsia="Times New Roman" w:hAnsi="Times New Roman" w:cs="Times New Roman"/>
          <w:bCs/>
          <w:sz w:val="24"/>
          <w:szCs w:val="24"/>
        </w:rPr>
        <w:t>Co-operatives are now</w:t>
      </w:r>
      <w:r w:rsidR="00E653C1">
        <w:rPr>
          <w:rFonts w:ascii="Times New Roman" w:eastAsia="Times New Roman" w:hAnsi="Times New Roman" w:cs="Times New Roman"/>
          <w:bCs/>
          <w:sz w:val="24"/>
          <w:szCs w:val="24"/>
        </w:rPr>
        <w:t xml:space="preserve"> </w:t>
      </w:r>
      <w:r w:rsidR="00FC64E5">
        <w:rPr>
          <w:rFonts w:ascii="Times New Roman" w:eastAsia="Times New Roman" w:hAnsi="Times New Roman" w:cs="Times New Roman"/>
          <w:bCs/>
          <w:sz w:val="24"/>
          <w:szCs w:val="24"/>
        </w:rPr>
        <w:t xml:space="preserve">more equipped with technology that </w:t>
      </w:r>
      <w:r w:rsidR="001A1B62">
        <w:rPr>
          <w:rFonts w:ascii="Times New Roman" w:eastAsia="Times New Roman" w:hAnsi="Times New Roman" w:cs="Times New Roman"/>
          <w:bCs/>
          <w:sz w:val="24"/>
          <w:szCs w:val="24"/>
        </w:rPr>
        <w:t xml:space="preserve">allows all their members to perform operations on the go. Smartphones have now become a core part of our everyday lives with almost everyone owning one, with </w:t>
      </w:r>
      <w:r w:rsidR="00CA4400">
        <w:rPr>
          <w:rFonts w:ascii="Times New Roman" w:eastAsia="Times New Roman" w:hAnsi="Times New Roman" w:cs="Times New Roman"/>
          <w:bCs/>
          <w:sz w:val="24"/>
          <w:szCs w:val="24"/>
        </w:rPr>
        <w:t xml:space="preserve">about </w:t>
      </w:r>
      <w:r w:rsidR="00936B70">
        <w:rPr>
          <w:rFonts w:ascii="Times New Roman" w:eastAsia="Times New Roman" w:hAnsi="Times New Roman" w:cs="Times New Roman"/>
          <w:bCs/>
          <w:sz w:val="24"/>
          <w:szCs w:val="24"/>
        </w:rPr>
        <w:t>7.2billion smartphones in circulation (</w:t>
      </w:r>
      <w:proofErr w:type="spellStart"/>
      <w:r w:rsidR="00936B70">
        <w:rPr>
          <w:rFonts w:ascii="Times New Roman" w:eastAsia="Times New Roman" w:hAnsi="Times New Roman" w:cs="Times New Roman"/>
          <w:bCs/>
          <w:sz w:val="24"/>
          <w:szCs w:val="24"/>
        </w:rPr>
        <w:t>Howart</w:t>
      </w:r>
      <w:proofErr w:type="spellEnd"/>
      <w:r w:rsidR="00936B70">
        <w:rPr>
          <w:rFonts w:ascii="Times New Roman" w:eastAsia="Times New Roman" w:hAnsi="Times New Roman" w:cs="Times New Roman"/>
          <w:bCs/>
          <w:sz w:val="24"/>
          <w:szCs w:val="24"/>
        </w:rPr>
        <w:t>, 2024)</w:t>
      </w:r>
      <w:r w:rsidR="00CA4AE3">
        <w:rPr>
          <w:rFonts w:ascii="Times New Roman" w:eastAsia="Times New Roman" w:hAnsi="Times New Roman" w:cs="Times New Roman"/>
          <w:bCs/>
          <w:sz w:val="24"/>
          <w:szCs w:val="24"/>
        </w:rPr>
        <w:t xml:space="preserve"> there </w:t>
      </w:r>
      <w:r w:rsidR="000F60F4">
        <w:rPr>
          <w:rFonts w:ascii="Times New Roman" w:eastAsia="Times New Roman" w:hAnsi="Times New Roman" w:cs="Times New Roman"/>
          <w:bCs/>
          <w:sz w:val="24"/>
          <w:szCs w:val="24"/>
        </w:rPr>
        <w:t xml:space="preserve">is a high chance each member has access to a smart phone. This means </w:t>
      </w:r>
      <w:r w:rsidR="001605EA">
        <w:rPr>
          <w:rFonts w:ascii="Times New Roman" w:eastAsia="Times New Roman" w:hAnsi="Times New Roman" w:cs="Times New Roman"/>
          <w:bCs/>
          <w:sz w:val="24"/>
          <w:szCs w:val="24"/>
        </w:rPr>
        <w:t xml:space="preserve">systems that support the operations of the co-operative can easily be loaded and accessed by members on their smartphones </w:t>
      </w:r>
      <w:r w:rsidR="00D22269">
        <w:rPr>
          <w:rFonts w:ascii="Times New Roman" w:eastAsia="Times New Roman" w:hAnsi="Times New Roman" w:cs="Times New Roman"/>
          <w:bCs/>
          <w:sz w:val="24"/>
          <w:szCs w:val="24"/>
        </w:rPr>
        <w:t xml:space="preserve">at almost any time. </w:t>
      </w:r>
      <w:r w:rsidR="00272390">
        <w:rPr>
          <w:rFonts w:ascii="Times New Roman" w:eastAsia="Times New Roman" w:hAnsi="Times New Roman" w:cs="Times New Roman"/>
          <w:bCs/>
          <w:sz w:val="24"/>
          <w:szCs w:val="24"/>
        </w:rPr>
        <w:t>The systems are also more usable by members with special needs with features like text-to-speech, screen reading, and even language translation.</w:t>
      </w:r>
    </w:p>
    <w:p w14:paraId="482FB5D8" w14:textId="235B7483" w:rsidR="00272390" w:rsidRDefault="00272390" w:rsidP="00A867F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Another area where the use </w:t>
      </w:r>
      <w:r w:rsidR="00ED485F">
        <w:rPr>
          <w:rFonts w:ascii="Times New Roman" w:eastAsia="Times New Roman" w:hAnsi="Times New Roman" w:cs="Times New Roman"/>
          <w:bCs/>
          <w:sz w:val="24"/>
          <w:szCs w:val="24"/>
        </w:rPr>
        <w:t>of</w:t>
      </w:r>
      <w:r>
        <w:rPr>
          <w:rFonts w:ascii="Times New Roman" w:eastAsia="Times New Roman" w:hAnsi="Times New Roman" w:cs="Times New Roman"/>
          <w:bCs/>
          <w:sz w:val="24"/>
          <w:szCs w:val="24"/>
        </w:rPr>
        <w:t xml:space="preserve"> technology shines is with the </w:t>
      </w:r>
      <w:r w:rsidR="00221EAD">
        <w:rPr>
          <w:rFonts w:ascii="Times New Roman" w:eastAsia="Times New Roman" w:hAnsi="Times New Roman" w:cs="Times New Roman"/>
          <w:bCs/>
          <w:sz w:val="24"/>
          <w:szCs w:val="24"/>
        </w:rPr>
        <w:t>administrator’s</w:t>
      </w:r>
      <w:r>
        <w:rPr>
          <w:rFonts w:ascii="Times New Roman" w:eastAsia="Times New Roman" w:hAnsi="Times New Roman" w:cs="Times New Roman"/>
          <w:bCs/>
          <w:sz w:val="24"/>
          <w:szCs w:val="24"/>
        </w:rPr>
        <w:t xml:space="preserve"> management of the society. </w:t>
      </w:r>
      <w:r w:rsidR="00221EAD">
        <w:rPr>
          <w:rFonts w:ascii="Times New Roman" w:eastAsia="Times New Roman" w:hAnsi="Times New Roman" w:cs="Times New Roman"/>
          <w:bCs/>
          <w:sz w:val="24"/>
          <w:szCs w:val="24"/>
        </w:rPr>
        <w:t xml:space="preserve">The admin may now </w:t>
      </w:r>
      <w:r w:rsidR="00493952">
        <w:rPr>
          <w:rFonts w:ascii="Times New Roman" w:eastAsia="Times New Roman" w:hAnsi="Times New Roman" w:cs="Times New Roman"/>
          <w:bCs/>
          <w:sz w:val="24"/>
          <w:szCs w:val="24"/>
        </w:rPr>
        <w:t>better track the activities</w:t>
      </w:r>
      <w:r w:rsidR="001F4BD0">
        <w:rPr>
          <w:rFonts w:ascii="Times New Roman" w:eastAsia="Times New Roman" w:hAnsi="Times New Roman" w:cs="Times New Roman"/>
          <w:bCs/>
          <w:sz w:val="24"/>
          <w:szCs w:val="24"/>
        </w:rPr>
        <w:t xml:space="preserve"> within the cooperative thereby improving transparency and accountability </w:t>
      </w:r>
      <w:r w:rsidR="00767916">
        <w:rPr>
          <w:rFonts w:ascii="Times New Roman" w:eastAsia="Times New Roman" w:hAnsi="Times New Roman" w:cs="Times New Roman"/>
          <w:bCs/>
          <w:sz w:val="24"/>
          <w:szCs w:val="24"/>
        </w:rPr>
        <w:t xml:space="preserve">from all members (Sobolev et al, </w:t>
      </w:r>
      <w:r w:rsidR="00A66C37">
        <w:rPr>
          <w:rFonts w:ascii="Times New Roman" w:eastAsia="Times New Roman" w:hAnsi="Times New Roman" w:cs="Times New Roman"/>
          <w:bCs/>
          <w:sz w:val="24"/>
          <w:szCs w:val="24"/>
        </w:rPr>
        <w:t>2023</w:t>
      </w:r>
      <w:r w:rsidR="00767916">
        <w:rPr>
          <w:rFonts w:ascii="Times New Roman" w:eastAsia="Times New Roman" w:hAnsi="Times New Roman" w:cs="Times New Roman"/>
          <w:bCs/>
          <w:sz w:val="24"/>
          <w:szCs w:val="24"/>
        </w:rPr>
        <w:t>).</w:t>
      </w:r>
    </w:p>
    <w:p w14:paraId="64A7B1C3" w14:textId="33197B71" w:rsidR="007B5268" w:rsidRDefault="007B5268" w:rsidP="00A867F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All these advancements in technology have made it possible to develop mobile and web applications that </w:t>
      </w:r>
      <w:r w:rsidR="00C87EC5">
        <w:rPr>
          <w:rFonts w:ascii="Times New Roman" w:eastAsia="Times New Roman" w:hAnsi="Times New Roman" w:cs="Times New Roman"/>
          <w:bCs/>
          <w:sz w:val="24"/>
          <w:szCs w:val="24"/>
        </w:rPr>
        <w:t xml:space="preserve">use cutting-edge cloud computing to offer interactive and responsive </w:t>
      </w:r>
      <w:r w:rsidR="00CE4F40">
        <w:rPr>
          <w:rFonts w:ascii="Times New Roman" w:eastAsia="Times New Roman" w:hAnsi="Times New Roman" w:cs="Times New Roman"/>
          <w:bCs/>
          <w:sz w:val="24"/>
          <w:szCs w:val="24"/>
        </w:rPr>
        <w:t>applications available across different platforms.</w:t>
      </w:r>
    </w:p>
    <w:p w14:paraId="5E9D2945" w14:textId="77777777" w:rsidR="00CE4F40" w:rsidRDefault="00CE4F40" w:rsidP="00A867F6">
      <w:pPr>
        <w:spacing w:line="360" w:lineRule="auto"/>
        <w:jc w:val="both"/>
        <w:rPr>
          <w:rFonts w:ascii="Times New Roman" w:eastAsia="Times New Roman" w:hAnsi="Times New Roman" w:cs="Times New Roman"/>
          <w:bCs/>
          <w:sz w:val="24"/>
          <w:szCs w:val="24"/>
        </w:rPr>
      </w:pPr>
    </w:p>
    <w:p w14:paraId="4ADC3D29" w14:textId="77777777" w:rsidR="00CE4F40" w:rsidRDefault="00CE4F40" w:rsidP="00A867F6">
      <w:pPr>
        <w:spacing w:line="360" w:lineRule="auto"/>
        <w:jc w:val="both"/>
        <w:rPr>
          <w:rFonts w:ascii="Times New Roman" w:eastAsia="Times New Roman" w:hAnsi="Times New Roman" w:cs="Times New Roman"/>
          <w:bCs/>
          <w:sz w:val="24"/>
          <w:szCs w:val="24"/>
        </w:rPr>
      </w:pPr>
    </w:p>
    <w:p w14:paraId="268CDF67" w14:textId="20CA9F5A" w:rsidR="00CE4F40" w:rsidRDefault="00CE4F40" w:rsidP="00A867F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The technologies used in this work include: </w:t>
      </w:r>
    </w:p>
    <w:p w14:paraId="533B5697" w14:textId="1B5856F6" w:rsidR="00CE4F40" w:rsidRPr="002B763F" w:rsidRDefault="00CE4F40" w:rsidP="00A867F6">
      <w:pPr>
        <w:pStyle w:val="ListParagraph"/>
        <w:numPr>
          <w:ilvl w:val="0"/>
          <w:numId w:val="17"/>
        </w:numPr>
        <w:spacing w:line="360" w:lineRule="auto"/>
        <w:jc w:val="both"/>
        <w:rPr>
          <w:rFonts w:ascii="Times New Roman" w:eastAsia="Times New Roman" w:hAnsi="Times New Roman" w:cs="Times New Roman"/>
          <w:b/>
          <w:sz w:val="24"/>
          <w:szCs w:val="24"/>
        </w:rPr>
      </w:pPr>
      <w:r w:rsidRPr="008E4BC5">
        <w:rPr>
          <w:rFonts w:ascii="Times New Roman" w:eastAsia="Times New Roman" w:hAnsi="Times New Roman" w:cs="Times New Roman"/>
          <w:b/>
          <w:sz w:val="24"/>
          <w:szCs w:val="24"/>
        </w:rPr>
        <w:t>React</w:t>
      </w:r>
      <w:r w:rsidR="008E4BC5" w:rsidRPr="008E4BC5">
        <w:rPr>
          <w:rFonts w:ascii="Times New Roman" w:eastAsia="Times New Roman" w:hAnsi="Times New Roman" w:cs="Times New Roman"/>
          <w:b/>
          <w:sz w:val="24"/>
          <w:szCs w:val="24"/>
        </w:rPr>
        <w:t>:</w:t>
      </w:r>
      <w:r w:rsidR="00FC3B35">
        <w:rPr>
          <w:rFonts w:ascii="Times New Roman" w:eastAsia="Times New Roman" w:hAnsi="Times New Roman" w:cs="Times New Roman"/>
          <w:b/>
          <w:sz w:val="24"/>
          <w:szCs w:val="24"/>
        </w:rPr>
        <w:t xml:space="preserve"> </w:t>
      </w:r>
      <w:r w:rsidR="00FC3B35">
        <w:rPr>
          <w:rFonts w:ascii="Times New Roman" w:eastAsia="Times New Roman" w:hAnsi="Times New Roman" w:cs="Times New Roman"/>
          <w:bCs/>
          <w:sz w:val="24"/>
          <w:szCs w:val="24"/>
        </w:rPr>
        <w:t>React is a popular</w:t>
      </w:r>
      <w:r w:rsidR="003145B0">
        <w:rPr>
          <w:rFonts w:ascii="Times New Roman" w:eastAsia="Times New Roman" w:hAnsi="Times New Roman" w:cs="Times New Roman"/>
          <w:bCs/>
          <w:sz w:val="24"/>
          <w:szCs w:val="24"/>
        </w:rPr>
        <w:t xml:space="preserve"> JavaScript framework that employs Webpack to compile React, JSX and ES6 code </w:t>
      </w:r>
      <w:r w:rsidR="00830CDC">
        <w:rPr>
          <w:rFonts w:ascii="Times New Roman" w:eastAsia="Times New Roman" w:hAnsi="Times New Roman" w:cs="Times New Roman"/>
          <w:bCs/>
          <w:sz w:val="24"/>
          <w:szCs w:val="24"/>
        </w:rPr>
        <w:t>and</w:t>
      </w:r>
      <w:r w:rsidR="009A5FF6">
        <w:rPr>
          <w:rFonts w:ascii="Times New Roman" w:eastAsia="Times New Roman" w:hAnsi="Times New Roman" w:cs="Times New Roman"/>
          <w:bCs/>
          <w:sz w:val="24"/>
          <w:szCs w:val="24"/>
        </w:rPr>
        <w:t xml:space="preserve"> handles CSS file prefixes. It is mostly used because</w:t>
      </w:r>
      <w:r w:rsidR="003A406D">
        <w:rPr>
          <w:rFonts w:ascii="Times New Roman" w:eastAsia="Times New Roman" w:hAnsi="Times New Roman" w:cs="Times New Roman"/>
          <w:bCs/>
          <w:sz w:val="24"/>
          <w:szCs w:val="24"/>
        </w:rPr>
        <w:t xml:space="preserve"> of its easy creation of dynamic applications which greatly supports code reusability</w:t>
      </w:r>
      <w:r w:rsidR="00071A5C">
        <w:rPr>
          <w:rFonts w:ascii="Times New Roman" w:eastAsia="Times New Roman" w:hAnsi="Times New Roman" w:cs="Times New Roman"/>
          <w:bCs/>
          <w:sz w:val="24"/>
          <w:szCs w:val="24"/>
        </w:rPr>
        <w:t xml:space="preserve"> with their components that can be custom made and reduces overall development time</w:t>
      </w:r>
      <w:r w:rsidR="00D550A8">
        <w:rPr>
          <w:rFonts w:ascii="Times New Roman" w:eastAsia="Times New Roman" w:hAnsi="Times New Roman" w:cs="Times New Roman"/>
          <w:bCs/>
          <w:sz w:val="24"/>
          <w:szCs w:val="24"/>
        </w:rPr>
        <w:t>, it’s improved performance with Virtual</w:t>
      </w:r>
      <w:r w:rsidR="00C00FF2">
        <w:rPr>
          <w:rFonts w:ascii="Times New Roman" w:eastAsia="Times New Roman" w:hAnsi="Times New Roman" w:cs="Times New Roman"/>
          <w:bCs/>
          <w:sz w:val="24"/>
          <w:szCs w:val="24"/>
        </w:rPr>
        <w:t>-DOM that</w:t>
      </w:r>
      <w:r w:rsidR="00D550A8">
        <w:rPr>
          <w:rFonts w:ascii="Times New Roman" w:eastAsia="Times New Roman" w:hAnsi="Times New Roman" w:cs="Times New Roman"/>
          <w:bCs/>
          <w:sz w:val="24"/>
          <w:szCs w:val="24"/>
        </w:rPr>
        <w:t xml:space="preserve"> </w:t>
      </w:r>
      <w:r w:rsidR="00071A5C">
        <w:rPr>
          <w:rFonts w:ascii="Times New Roman" w:eastAsia="Times New Roman" w:hAnsi="Times New Roman" w:cs="Times New Roman"/>
          <w:bCs/>
          <w:sz w:val="24"/>
          <w:szCs w:val="24"/>
        </w:rPr>
        <w:t>updates related items when states in the browser are updated</w:t>
      </w:r>
      <w:r w:rsidR="0061142A">
        <w:rPr>
          <w:rFonts w:ascii="Times New Roman" w:eastAsia="Times New Roman" w:hAnsi="Times New Roman" w:cs="Times New Roman"/>
          <w:bCs/>
          <w:sz w:val="24"/>
          <w:szCs w:val="24"/>
        </w:rPr>
        <w:t xml:space="preserve"> (</w:t>
      </w:r>
      <w:r w:rsidR="009A6B6B">
        <w:rPr>
          <w:rFonts w:ascii="Times New Roman" w:eastAsia="Times New Roman" w:hAnsi="Times New Roman" w:cs="Times New Roman"/>
          <w:bCs/>
          <w:sz w:val="24"/>
          <w:szCs w:val="24"/>
        </w:rPr>
        <w:t>Deshpande, 2024</w:t>
      </w:r>
      <w:r w:rsidR="0061142A">
        <w:rPr>
          <w:rFonts w:ascii="Times New Roman" w:eastAsia="Times New Roman" w:hAnsi="Times New Roman" w:cs="Times New Roman"/>
          <w:bCs/>
          <w:sz w:val="24"/>
          <w:szCs w:val="24"/>
        </w:rPr>
        <w:t>).</w:t>
      </w:r>
    </w:p>
    <w:p w14:paraId="6DA4F09C" w14:textId="77777777" w:rsidR="002B763F" w:rsidRPr="00556CEF" w:rsidRDefault="002B763F" w:rsidP="00A867F6">
      <w:pPr>
        <w:pStyle w:val="ListParagraph"/>
        <w:spacing w:line="360" w:lineRule="auto"/>
        <w:jc w:val="both"/>
        <w:rPr>
          <w:rFonts w:ascii="Times New Roman" w:eastAsia="Times New Roman" w:hAnsi="Times New Roman" w:cs="Times New Roman"/>
          <w:b/>
          <w:sz w:val="24"/>
          <w:szCs w:val="24"/>
        </w:rPr>
      </w:pPr>
    </w:p>
    <w:p w14:paraId="42A6DA8B" w14:textId="3796C90A" w:rsidR="00556CEF" w:rsidRPr="001241CD" w:rsidRDefault="00556CEF" w:rsidP="00A867F6">
      <w:pPr>
        <w:pStyle w:val="ListParagraph"/>
        <w:numPr>
          <w:ilvl w:val="0"/>
          <w:numId w:val="1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Cascading Style Sheet (CSS)</w:t>
      </w:r>
      <w:r>
        <w:rPr>
          <w:rFonts w:ascii="Times New Roman" w:eastAsia="Times New Roman" w:hAnsi="Times New Roman" w:cs="Times New Roman"/>
          <w:sz w:val="24"/>
          <w:szCs w:val="24"/>
        </w:rPr>
        <w:t>:</w:t>
      </w:r>
      <w:r w:rsidR="008E0D50">
        <w:rPr>
          <w:rFonts w:ascii="Times New Roman" w:eastAsia="Times New Roman" w:hAnsi="Times New Roman" w:cs="Times New Roman"/>
          <w:sz w:val="24"/>
          <w:szCs w:val="24"/>
        </w:rPr>
        <w:t xml:space="preserve"> CSS was developed by the world wide web consort</w:t>
      </w:r>
      <w:r w:rsidR="0084654F">
        <w:rPr>
          <w:rFonts w:ascii="Times New Roman" w:eastAsia="Times New Roman" w:hAnsi="Times New Roman" w:cs="Times New Roman"/>
          <w:sz w:val="24"/>
          <w:szCs w:val="24"/>
        </w:rPr>
        <w:t xml:space="preserve">ium(W3C) </w:t>
      </w:r>
      <w:r w:rsidR="005C031B">
        <w:rPr>
          <w:rFonts w:ascii="Times New Roman" w:eastAsia="Times New Roman" w:hAnsi="Times New Roman" w:cs="Times New Roman"/>
          <w:sz w:val="24"/>
          <w:szCs w:val="24"/>
        </w:rPr>
        <w:t>and it’</w:t>
      </w:r>
      <w:r w:rsidR="00E656E2">
        <w:rPr>
          <w:rFonts w:ascii="Times New Roman" w:eastAsia="Times New Roman" w:hAnsi="Times New Roman" w:cs="Times New Roman"/>
          <w:sz w:val="24"/>
          <w:szCs w:val="24"/>
        </w:rPr>
        <w:t>s used to style elements written in markup languages like HTML</w:t>
      </w:r>
      <w:r w:rsidR="00506E9D">
        <w:rPr>
          <w:rFonts w:ascii="Times New Roman" w:eastAsia="Times New Roman" w:hAnsi="Times New Roman" w:cs="Times New Roman"/>
          <w:sz w:val="24"/>
          <w:szCs w:val="24"/>
        </w:rPr>
        <w:t xml:space="preserve">. This allows developers to create visually appealing </w:t>
      </w:r>
      <w:r w:rsidR="008B3C17">
        <w:rPr>
          <w:rFonts w:ascii="Times New Roman" w:eastAsia="Times New Roman" w:hAnsi="Times New Roman" w:cs="Times New Roman"/>
          <w:sz w:val="24"/>
          <w:szCs w:val="24"/>
        </w:rPr>
        <w:t>interfaces (Domantas, 2023).</w:t>
      </w:r>
    </w:p>
    <w:p w14:paraId="13B5F183" w14:textId="77777777" w:rsidR="001241CD" w:rsidRPr="001241CD" w:rsidRDefault="001241CD" w:rsidP="00A867F6">
      <w:pPr>
        <w:pStyle w:val="ListParagraph"/>
        <w:spacing w:line="360" w:lineRule="auto"/>
        <w:rPr>
          <w:rFonts w:ascii="Times New Roman" w:eastAsia="Times New Roman" w:hAnsi="Times New Roman" w:cs="Times New Roman"/>
          <w:b/>
          <w:sz w:val="24"/>
          <w:szCs w:val="24"/>
        </w:rPr>
      </w:pPr>
    </w:p>
    <w:p w14:paraId="208E71F1" w14:textId="0900BAAA" w:rsidR="001241CD" w:rsidRPr="00F25DFE" w:rsidRDefault="001241CD" w:rsidP="00A867F6">
      <w:pPr>
        <w:pStyle w:val="ListParagraph"/>
        <w:numPr>
          <w:ilvl w:val="0"/>
          <w:numId w:val="1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Native:</w:t>
      </w:r>
      <w:r w:rsidR="00F93D68">
        <w:rPr>
          <w:rFonts w:ascii="Times New Roman" w:eastAsia="Times New Roman" w:hAnsi="Times New Roman" w:cs="Times New Roman"/>
          <w:bCs/>
          <w:sz w:val="24"/>
          <w:szCs w:val="24"/>
        </w:rPr>
        <w:t xml:space="preserve"> React Native is a JavaScript mobile </w:t>
      </w:r>
      <w:r w:rsidR="003704EA">
        <w:rPr>
          <w:rFonts w:ascii="Times New Roman" w:eastAsia="Times New Roman" w:hAnsi="Times New Roman" w:cs="Times New Roman"/>
          <w:bCs/>
          <w:sz w:val="24"/>
          <w:szCs w:val="24"/>
        </w:rPr>
        <w:t xml:space="preserve">app framework that allows development </w:t>
      </w:r>
      <w:r w:rsidR="007B74B7">
        <w:rPr>
          <w:rFonts w:ascii="Times New Roman" w:eastAsia="Times New Roman" w:hAnsi="Times New Roman" w:cs="Times New Roman"/>
          <w:bCs/>
          <w:sz w:val="24"/>
          <w:szCs w:val="24"/>
        </w:rPr>
        <w:t>of mobile applications for IOS and Android</w:t>
      </w:r>
      <w:r w:rsidR="00E45E61">
        <w:rPr>
          <w:rFonts w:ascii="Times New Roman" w:eastAsia="Times New Roman" w:hAnsi="Times New Roman" w:cs="Times New Roman"/>
          <w:bCs/>
          <w:sz w:val="24"/>
          <w:szCs w:val="24"/>
        </w:rPr>
        <w:t xml:space="preserve">. React Native was built on React </w:t>
      </w:r>
      <w:r w:rsidR="003E48E4">
        <w:rPr>
          <w:rFonts w:ascii="Times New Roman" w:eastAsia="Times New Roman" w:hAnsi="Times New Roman" w:cs="Times New Roman"/>
          <w:bCs/>
          <w:sz w:val="24"/>
          <w:szCs w:val="24"/>
        </w:rPr>
        <w:t xml:space="preserve">with several similarities allowing developers who are familiar with </w:t>
      </w:r>
      <w:r w:rsidR="003E48E4" w:rsidRPr="00ED2D63">
        <w:rPr>
          <w:rFonts w:ascii="Times New Roman" w:eastAsia="Times New Roman" w:hAnsi="Times New Roman" w:cs="Times New Roman"/>
          <w:bCs/>
          <w:sz w:val="24"/>
          <w:szCs w:val="24"/>
        </w:rPr>
        <w:t>JavaScript and React to quickly pick it up</w:t>
      </w:r>
      <w:r w:rsidR="00B612F8" w:rsidRPr="00ED2D63">
        <w:rPr>
          <w:rFonts w:ascii="Times New Roman" w:eastAsia="Times New Roman" w:hAnsi="Times New Roman" w:cs="Times New Roman"/>
          <w:bCs/>
          <w:sz w:val="24"/>
          <w:szCs w:val="24"/>
        </w:rPr>
        <w:t xml:space="preserve"> (Budzinski, </w:t>
      </w:r>
      <w:r w:rsidR="0064460B" w:rsidRPr="00ED2D63">
        <w:rPr>
          <w:rFonts w:ascii="Times New Roman" w:eastAsia="Times New Roman" w:hAnsi="Times New Roman" w:cs="Times New Roman"/>
          <w:bCs/>
          <w:sz w:val="24"/>
          <w:szCs w:val="24"/>
        </w:rPr>
        <w:t>2024</w:t>
      </w:r>
      <w:r w:rsidR="00B612F8" w:rsidRPr="00ED2D63">
        <w:rPr>
          <w:rFonts w:ascii="Times New Roman" w:eastAsia="Times New Roman" w:hAnsi="Times New Roman" w:cs="Times New Roman"/>
          <w:bCs/>
          <w:sz w:val="24"/>
          <w:szCs w:val="24"/>
        </w:rPr>
        <w:t>)</w:t>
      </w:r>
      <w:r w:rsidR="003E48E4" w:rsidRPr="00ED2D63">
        <w:rPr>
          <w:rFonts w:ascii="Times New Roman" w:eastAsia="Times New Roman" w:hAnsi="Times New Roman" w:cs="Times New Roman"/>
          <w:bCs/>
          <w:sz w:val="24"/>
          <w:szCs w:val="24"/>
        </w:rPr>
        <w:t xml:space="preserve">. It has been used for the development of </w:t>
      </w:r>
      <w:r w:rsidR="00F25DFE" w:rsidRPr="00ED2D63">
        <w:rPr>
          <w:rFonts w:ascii="Times New Roman" w:eastAsia="Times New Roman" w:hAnsi="Times New Roman" w:cs="Times New Roman"/>
          <w:bCs/>
          <w:sz w:val="24"/>
          <w:szCs w:val="24"/>
        </w:rPr>
        <w:t>mobile applications</w:t>
      </w:r>
      <w:r w:rsidR="003E48E4" w:rsidRPr="00ED2D63">
        <w:rPr>
          <w:rFonts w:ascii="Times New Roman" w:eastAsia="Times New Roman" w:hAnsi="Times New Roman" w:cs="Times New Roman"/>
          <w:bCs/>
          <w:sz w:val="24"/>
          <w:szCs w:val="24"/>
        </w:rPr>
        <w:t xml:space="preserve"> and has been </w:t>
      </w:r>
      <w:r w:rsidR="00B142EA" w:rsidRPr="00ED2D63">
        <w:rPr>
          <w:rFonts w:ascii="Times New Roman" w:eastAsia="Times New Roman" w:hAnsi="Times New Roman" w:cs="Times New Roman"/>
          <w:bCs/>
          <w:sz w:val="24"/>
          <w:szCs w:val="24"/>
        </w:rPr>
        <w:t xml:space="preserve">hosted on expo </w:t>
      </w:r>
      <w:r w:rsidR="00B25499" w:rsidRPr="00ED2D63">
        <w:rPr>
          <w:rFonts w:ascii="Times New Roman" w:eastAsia="Times New Roman" w:hAnsi="Times New Roman" w:cs="Times New Roman"/>
          <w:bCs/>
          <w:sz w:val="24"/>
          <w:szCs w:val="24"/>
        </w:rPr>
        <w:t xml:space="preserve">go which is a </w:t>
      </w:r>
      <w:r w:rsidR="00577F1A" w:rsidRPr="00ED2D63">
        <w:rPr>
          <w:rFonts w:ascii="Times New Roman" w:eastAsia="Times New Roman" w:hAnsi="Times New Roman" w:cs="Times New Roman"/>
          <w:bCs/>
          <w:sz w:val="24"/>
          <w:szCs w:val="24"/>
        </w:rPr>
        <w:t>cross-platform</w:t>
      </w:r>
      <w:r w:rsidR="00B25499" w:rsidRPr="00ED2D63">
        <w:rPr>
          <w:rFonts w:ascii="Times New Roman" w:eastAsia="Times New Roman" w:hAnsi="Times New Roman" w:cs="Times New Roman"/>
          <w:bCs/>
          <w:sz w:val="24"/>
          <w:szCs w:val="24"/>
        </w:rPr>
        <w:t xml:space="preserve"> application for building</w:t>
      </w:r>
      <w:r w:rsidR="00B25499">
        <w:rPr>
          <w:rFonts w:ascii="Times New Roman" w:eastAsia="Times New Roman" w:hAnsi="Times New Roman" w:cs="Times New Roman"/>
          <w:bCs/>
          <w:sz w:val="24"/>
          <w:szCs w:val="24"/>
        </w:rPr>
        <w:t xml:space="preserve"> mobile applications for </w:t>
      </w:r>
      <w:r w:rsidR="00ED2D63">
        <w:rPr>
          <w:rFonts w:ascii="Times New Roman" w:eastAsia="Times New Roman" w:hAnsi="Times New Roman" w:cs="Times New Roman"/>
          <w:bCs/>
          <w:sz w:val="24"/>
          <w:szCs w:val="24"/>
        </w:rPr>
        <w:t>IOS and Android.</w:t>
      </w:r>
    </w:p>
    <w:p w14:paraId="50FDCC8C" w14:textId="77777777" w:rsidR="00F25DFE" w:rsidRPr="00F25DFE" w:rsidRDefault="00F25DFE" w:rsidP="00A867F6">
      <w:pPr>
        <w:pStyle w:val="ListParagraph"/>
        <w:spacing w:line="360" w:lineRule="auto"/>
        <w:rPr>
          <w:rFonts w:ascii="Times New Roman" w:eastAsia="Times New Roman" w:hAnsi="Times New Roman" w:cs="Times New Roman"/>
          <w:b/>
          <w:sz w:val="24"/>
          <w:szCs w:val="24"/>
        </w:rPr>
      </w:pPr>
    </w:p>
    <w:p w14:paraId="774C9BB1" w14:textId="6ACE6899" w:rsidR="00F25DFE" w:rsidRPr="00220BDF" w:rsidRDefault="00F25DFE" w:rsidP="00A867F6">
      <w:pPr>
        <w:pStyle w:val="ListParagraph"/>
        <w:numPr>
          <w:ilvl w:val="0"/>
          <w:numId w:val="17"/>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MongoDB: </w:t>
      </w:r>
      <w:r w:rsidR="00476B77">
        <w:rPr>
          <w:rFonts w:ascii="Times New Roman" w:eastAsia="Times New Roman" w:hAnsi="Times New Roman" w:cs="Times New Roman"/>
          <w:bCs/>
          <w:sz w:val="24"/>
          <w:szCs w:val="24"/>
        </w:rPr>
        <w:t>MongoDB</w:t>
      </w:r>
      <w:r w:rsidR="00913B96">
        <w:rPr>
          <w:rFonts w:ascii="Times New Roman" w:eastAsia="Times New Roman" w:hAnsi="Times New Roman" w:cs="Times New Roman"/>
          <w:bCs/>
          <w:sz w:val="24"/>
          <w:szCs w:val="24"/>
        </w:rPr>
        <w:t xml:space="preserve"> is a NoSQL database management program</w:t>
      </w:r>
      <w:r w:rsidR="004452FB">
        <w:rPr>
          <w:rFonts w:ascii="Times New Roman" w:eastAsia="Times New Roman" w:hAnsi="Times New Roman" w:cs="Times New Roman"/>
          <w:bCs/>
          <w:sz w:val="24"/>
          <w:szCs w:val="24"/>
        </w:rPr>
        <w:t xml:space="preserve"> that is used as an alternative to traditional databases (Gillis, </w:t>
      </w:r>
      <w:r w:rsidR="00696948">
        <w:rPr>
          <w:rFonts w:ascii="Times New Roman" w:eastAsia="Times New Roman" w:hAnsi="Times New Roman" w:cs="Times New Roman"/>
          <w:bCs/>
          <w:sz w:val="24"/>
          <w:szCs w:val="24"/>
        </w:rPr>
        <w:t>2023</w:t>
      </w:r>
      <w:r w:rsidR="004452FB">
        <w:rPr>
          <w:rFonts w:ascii="Times New Roman" w:eastAsia="Times New Roman" w:hAnsi="Times New Roman" w:cs="Times New Roman"/>
          <w:bCs/>
          <w:sz w:val="24"/>
          <w:szCs w:val="24"/>
        </w:rPr>
        <w:t>)</w:t>
      </w:r>
      <w:r w:rsidR="00764281">
        <w:rPr>
          <w:rFonts w:ascii="Times New Roman" w:eastAsia="Times New Roman" w:hAnsi="Times New Roman" w:cs="Times New Roman"/>
          <w:bCs/>
          <w:sz w:val="24"/>
          <w:szCs w:val="24"/>
        </w:rPr>
        <w:t>. MongoDB is popular among developers because of the NoSQL format that appears very similar to JavaScript objects therefore giving developers a familiar feel</w:t>
      </w:r>
      <w:r w:rsidR="00C00FF2">
        <w:rPr>
          <w:rFonts w:ascii="Times New Roman" w:eastAsia="Times New Roman" w:hAnsi="Times New Roman" w:cs="Times New Roman"/>
          <w:bCs/>
          <w:sz w:val="24"/>
          <w:szCs w:val="24"/>
        </w:rPr>
        <w:t xml:space="preserve"> as the same concepts can be applied to them.</w:t>
      </w:r>
    </w:p>
    <w:p w14:paraId="00D20446" w14:textId="77777777" w:rsidR="00220BDF" w:rsidRPr="00220BDF" w:rsidRDefault="00220BDF" w:rsidP="00A867F6">
      <w:pPr>
        <w:pStyle w:val="ListParagraph"/>
        <w:spacing w:line="360" w:lineRule="auto"/>
        <w:rPr>
          <w:rFonts w:ascii="Times New Roman" w:eastAsia="Times New Roman" w:hAnsi="Times New Roman" w:cs="Times New Roman"/>
          <w:b/>
          <w:sz w:val="24"/>
          <w:szCs w:val="24"/>
        </w:rPr>
      </w:pPr>
    </w:p>
    <w:p w14:paraId="4348675D" w14:textId="77777777" w:rsidR="00C2075C" w:rsidRDefault="00220BDF" w:rsidP="00A867F6">
      <w:pPr>
        <w:pStyle w:val="ListParagraph"/>
        <w:numPr>
          <w:ilvl w:val="1"/>
          <w:numId w:val="17"/>
        </w:numPr>
        <w:spacing w:line="360" w:lineRule="auto"/>
        <w:jc w:val="both"/>
        <w:rPr>
          <w:rFonts w:ascii="Times New Roman" w:eastAsia="Times New Roman" w:hAnsi="Times New Roman" w:cs="Times New Roman"/>
          <w:bCs/>
          <w:sz w:val="24"/>
          <w:szCs w:val="24"/>
        </w:rPr>
      </w:pPr>
      <w:r w:rsidRPr="00A9279C">
        <w:rPr>
          <w:rFonts w:ascii="Times New Roman" w:eastAsia="Times New Roman" w:hAnsi="Times New Roman" w:cs="Times New Roman"/>
          <w:bCs/>
          <w:sz w:val="24"/>
          <w:szCs w:val="24"/>
        </w:rPr>
        <w:t xml:space="preserve">Some </w:t>
      </w:r>
      <w:r w:rsidR="00C2075C">
        <w:rPr>
          <w:rFonts w:ascii="Times New Roman" w:eastAsia="Times New Roman" w:hAnsi="Times New Roman" w:cs="Times New Roman"/>
          <w:bCs/>
          <w:sz w:val="24"/>
          <w:szCs w:val="24"/>
        </w:rPr>
        <w:t>features</w:t>
      </w:r>
      <w:r w:rsidR="00A9279C" w:rsidRPr="00A9279C">
        <w:rPr>
          <w:rFonts w:ascii="Times New Roman" w:eastAsia="Times New Roman" w:hAnsi="Times New Roman" w:cs="Times New Roman"/>
          <w:bCs/>
          <w:sz w:val="24"/>
          <w:szCs w:val="24"/>
        </w:rPr>
        <w:t xml:space="preserve"> </w:t>
      </w:r>
      <w:r w:rsidR="00476B77" w:rsidRPr="00A9279C">
        <w:rPr>
          <w:rFonts w:ascii="Times New Roman" w:eastAsia="Times New Roman" w:hAnsi="Times New Roman" w:cs="Times New Roman"/>
          <w:bCs/>
          <w:sz w:val="24"/>
          <w:szCs w:val="24"/>
        </w:rPr>
        <w:t xml:space="preserve">of </w:t>
      </w:r>
      <w:r w:rsidR="00476B77">
        <w:rPr>
          <w:rFonts w:ascii="Times New Roman" w:eastAsia="Times New Roman" w:hAnsi="Times New Roman" w:cs="Times New Roman"/>
          <w:bCs/>
          <w:sz w:val="24"/>
          <w:szCs w:val="24"/>
        </w:rPr>
        <w:t>MongoDB</w:t>
      </w:r>
      <w:r w:rsidR="00A9279C">
        <w:rPr>
          <w:rFonts w:ascii="Times New Roman" w:eastAsia="Times New Roman" w:hAnsi="Times New Roman" w:cs="Times New Roman"/>
          <w:bCs/>
          <w:sz w:val="24"/>
          <w:szCs w:val="24"/>
        </w:rPr>
        <w:t xml:space="preserve"> –</w:t>
      </w:r>
    </w:p>
    <w:p w14:paraId="14F425D1" w14:textId="77777777" w:rsidR="008F132A" w:rsidRDefault="008F132A" w:rsidP="00A867F6">
      <w:pPr>
        <w:pStyle w:val="ListParagraph"/>
        <w:spacing w:line="360" w:lineRule="auto"/>
        <w:jc w:val="both"/>
        <w:rPr>
          <w:rFonts w:ascii="Times New Roman" w:eastAsia="Times New Roman" w:hAnsi="Times New Roman" w:cs="Times New Roman"/>
          <w:b/>
          <w:bCs/>
          <w:sz w:val="24"/>
          <w:szCs w:val="24"/>
          <w:lang w:val="en-NG"/>
        </w:rPr>
      </w:pPr>
    </w:p>
    <w:p w14:paraId="227CEA41" w14:textId="449BE16C" w:rsidR="00C2075C" w:rsidRDefault="00C2075C" w:rsidP="00A867F6">
      <w:pPr>
        <w:pStyle w:val="ListParagraph"/>
        <w:numPr>
          <w:ilvl w:val="1"/>
          <w:numId w:val="17"/>
        </w:numPr>
        <w:spacing w:line="360" w:lineRule="auto"/>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Replication</w:t>
      </w:r>
      <w:r w:rsidR="00E9536A">
        <w:rPr>
          <w:rFonts w:ascii="Times New Roman" w:eastAsia="Times New Roman" w:hAnsi="Times New Roman" w:cs="Times New Roman"/>
          <w:b/>
          <w:bCs/>
          <w:sz w:val="24"/>
          <w:szCs w:val="24"/>
          <w:lang w:val="en-NG"/>
        </w:rPr>
        <w:t xml:space="preserve">: </w:t>
      </w:r>
      <w:r w:rsidR="00B432AA">
        <w:rPr>
          <w:rFonts w:ascii="Times New Roman" w:eastAsia="Times New Roman" w:hAnsi="Times New Roman" w:cs="Times New Roman"/>
          <w:sz w:val="24"/>
          <w:szCs w:val="24"/>
          <w:lang w:val="en-NG"/>
        </w:rPr>
        <w:t>A replica is where two or more MongoDB instances are used to provide high availability</w:t>
      </w:r>
      <w:r w:rsidR="00FE7413">
        <w:rPr>
          <w:rFonts w:ascii="Times New Roman" w:eastAsia="Times New Roman" w:hAnsi="Times New Roman" w:cs="Times New Roman"/>
          <w:sz w:val="24"/>
          <w:szCs w:val="24"/>
          <w:lang w:val="en-NG"/>
        </w:rPr>
        <w:t xml:space="preserve"> and redundancy</w:t>
      </w:r>
      <w:r w:rsidRPr="00FE7413">
        <w:rPr>
          <w:rFonts w:ascii="Times New Roman" w:eastAsia="Times New Roman" w:hAnsi="Times New Roman" w:cs="Times New Roman"/>
          <w:bCs/>
          <w:sz w:val="24"/>
          <w:szCs w:val="24"/>
          <w:lang w:val="en-NG"/>
        </w:rPr>
        <w:t>.</w:t>
      </w:r>
      <w:r w:rsidR="00FE7413">
        <w:rPr>
          <w:rFonts w:ascii="Times New Roman" w:eastAsia="Times New Roman" w:hAnsi="Times New Roman" w:cs="Times New Roman"/>
          <w:bCs/>
          <w:sz w:val="24"/>
          <w:szCs w:val="24"/>
          <w:lang w:val="en-NG"/>
        </w:rPr>
        <w:t xml:space="preserve"> It does this by creating multiple copies of the data </w:t>
      </w:r>
      <w:r w:rsidR="00767F73">
        <w:rPr>
          <w:rFonts w:ascii="Times New Roman" w:eastAsia="Times New Roman" w:hAnsi="Times New Roman" w:cs="Times New Roman"/>
          <w:bCs/>
          <w:sz w:val="24"/>
          <w:szCs w:val="24"/>
          <w:lang w:val="en-NG"/>
        </w:rPr>
        <w:t xml:space="preserve">onto a server so that if one fails, the other is taken up </w:t>
      </w:r>
      <w:r w:rsidR="00767F73">
        <w:rPr>
          <w:rFonts w:ascii="Times New Roman" w:eastAsia="Times New Roman" w:hAnsi="Times New Roman" w:cs="Times New Roman"/>
          <w:bCs/>
          <w:sz w:val="24"/>
          <w:szCs w:val="24"/>
        </w:rPr>
        <w:t>(Gillis, 2023</w:t>
      </w:r>
      <w:proofErr w:type="gramStart"/>
      <w:r w:rsidR="00767F73">
        <w:rPr>
          <w:rFonts w:ascii="Times New Roman" w:eastAsia="Times New Roman" w:hAnsi="Times New Roman" w:cs="Times New Roman"/>
          <w:bCs/>
          <w:sz w:val="24"/>
          <w:szCs w:val="24"/>
        </w:rPr>
        <w:t>).</w:t>
      </w:r>
      <w:r w:rsidR="00767F73">
        <w:rPr>
          <w:rFonts w:ascii="Times New Roman" w:eastAsia="Times New Roman" w:hAnsi="Times New Roman" w:cs="Times New Roman"/>
          <w:bCs/>
          <w:sz w:val="24"/>
          <w:szCs w:val="24"/>
          <w:lang w:val="en-NG"/>
        </w:rPr>
        <w:t>.</w:t>
      </w:r>
      <w:proofErr w:type="gramEnd"/>
    </w:p>
    <w:p w14:paraId="6EDE35AE" w14:textId="77777777" w:rsidR="00767F73" w:rsidRPr="00FE7413" w:rsidRDefault="00767F73" w:rsidP="00A867F6">
      <w:pPr>
        <w:pStyle w:val="ListParagraph"/>
        <w:spacing w:line="360" w:lineRule="auto"/>
        <w:ind w:left="1440"/>
        <w:jc w:val="both"/>
        <w:rPr>
          <w:rFonts w:ascii="Times New Roman" w:eastAsia="Times New Roman" w:hAnsi="Times New Roman" w:cs="Times New Roman"/>
          <w:bCs/>
          <w:sz w:val="24"/>
          <w:szCs w:val="24"/>
          <w:lang w:val="en-NG"/>
        </w:rPr>
      </w:pPr>
    </w:p>
    <w:p w14:paraId="2D337171" w14:textId="0C78A6D2" w:rsidR="00C2075C" w:rsidRDefault="00C2075C" w:rsidP="00A867F6">
      <w:pPr>
        <w:pStyle w:val="ListParagraph"/>
        <w:numPr>
          <w:ilvl w:val="0"/>
          <w:numId w:val="17"/>
        </w:numPr>
        <w:spacing w:line="360" w:lineRule="auto"/>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Scalability.</w:t>
      </w:r>
      <w:r w:rsidRPr="00C2075C">
        <w:rPr>
          <w:rFonts w:ascii="Times New Roman" w:eastAsia="Times New Roman" w:hAnsi="Times New Roman" w:cs="Times New Roman"/>
          <w:bCs/>
          <w:sz w:val="24"/>
          <w:szCs w:val="24"/>
          <w:lang w:val="en-NG"/>
        </w:rPr>
        <w:t xml:space="preserve"> MongoDB </w:t>
      </w:r>
      <w:r w:rsidR="00737F2C">
        <w:rPr>
          <w:rFonts w:ascii="Times New Roman" w:eastAsia="Times New Roman" w:hAnsi="Times New Roman" w:cs="Times New Roman"/>
          <w:bCs/>
          <w:sz w:val="24"/>
          <w:szCs w:val="24"/>
          <w:lang w:val="en-NG"/>
        </w:rPr>
        <w:t>allows</w:t>
      </w:r>
      <w:r w:rsidRPr="00C2075C">
        <w:rPr>
          <w:rFonts w:ascii="Times New Roman" w:eastAsia="Times New Roman" w:hAnsi="Times New Roman" w:cs="Times New Roman"/>
          <w:bCs/>
          <w:sz w:val="24"/>
          <w:szCs w:val="24"/>
          <w:lang w:val="en-NG"/>
        </w:rPr>
        <w:t xml:space="preserve"> vertical and horizontal scaling</w:t>
      </w:r>
      <w:r w:rsidR="00737F2C">
        <w:rPr>
          <w:rFonts w:ascii="Times New Roman" w:eastAsia="Times New Roman" w:hAnsi="Times New Roman" w:cs="Times New Roman"/>
          <w:bCs/>
          <w:sz w:val="24"/>
          <w:szCs w:val="24"/>
          <w:lang w:val="en-NG"/>
        </w:rPr>
        <w:t xml:space="preserve"> of documents</w:t>
      </w:r>
      <w:r w:rsidRPr="00C2075C">
        <w:rPr>
          <w:rFonts w:ascii="Times New Roman" w:eastAsia="Times New Roman" w:hAnsi="Times New Roman" w:cs="Times New Roman"/>
          <w:bCs/>
          <w:sz w:val="24"/>
          <w:szCs w:val="24"/>
          <w:lang w:val="en-NG"/>
        </w:rPr>
        <w:t xml:space="preserve">. </w:t>
      </w:r>
      <w:r w:rsidR="00737F2C">
        <w:rPr>
          <w:rFonts w:ascii="Times New Roman" w:eastAsia="Times New Roman" w:hAnsi="Times New Roman" w:cs="Times New Roman"/>
          <w:bCs/>
          <w:sz w:val="24"/>
          <w:szCs w:val="24"/>
          <w:lang w:val="en-NG"/>
        </w:rPr>
        <w:t>Where v</w:t>
      </w:r>
      <w:r w:rsidRPr="00C2075C">
        <w:rPr>
          <w:rFonts w:ascii="Times New Roman" w:eastAsia="Times New Roman" w:hAnsi="Times New Roman" w:cs="Times New Roman"/>
          <w:bCs/>
          <w:sz w:val="24"/>
          <w:szCs w:val="24"/>
          <w:lang w:val="en-NG"/>
        </w:rPr>
        <w:t xml:space="preserve">ertical scaling works by adding more power to an existing machine, </w:t>
      </w:r>
      <w:r w:rsidR="00737F2C">
        <w:rPr>
          <w:rFonts w:ascii="Times New Roman" w:eastAsia="Times New Roman" w:hAnsi="Times New Roman" w:cs="Times New Roman"/>
          <w:bCs/>
          <w:sz w:val="24"/>
          <w:szCs w:val="24"/>
          <w:lang w:val="en-NG"/>
        </w:rPr>
        <w:t>and</w:t>
      </w:r>
      <w:r w:rsidRPr="00C2075C">
        <w:rPr>
          <w:rFonts w:ascii="Times New Roman" w:eastAsia="Times New Roman" w:hAnsi="Times New Roman" w:cs="Times New Roman"/>
          <w:bCs/>
          <w:sz w:val="24"/>
          <w:szCs w:val="24"/>
          <w:lang w:val="en-NG"/>
        </w:rPr>
        <w:t xml:space="preserve"> horizontal scaling works by adding more machines to a user's resources</w:t>
      </w:r>
      <w:r w:rsidR="006A5CB6">
        <w:rPr>
          <w:rFonts w:ascii="Times New Roman" w:eastAsia="Times New Roman" w:hAnsi="Times New Roman" w:cs="Times New Roman"/>
          <w:bCs/>
          <w:sz w:val="24"/>
          <w:szCs w:val="24"/>
          <w:lang w:val="en-NG"/>
        </w:rPr>
        <w:t xml:space="preserve"> (</w:t>
      </w:r>
      <w:r w:rsidR="001D57E0">
        <w:rPr>
          <w:rFonts w:ascii="Times New Roman" w:eastAsia="Times New Roman" w:hAnsi="Times New Roman" w:cs="Times New Roman"/>
          <w:bCs/>
          <w:sz w:val="24"/>
          <w:szCs w:val="24"/>
          <w:lang w:val="en-NG"/>
        </w:rPr>
        <w:t>Saini, 2024</w:t>
      </w:r>
      <w:r w:rsidR="006A5CB6">
        <w:rPr>
          <w:rFonts w:ascii="Times New Roman" w:eastAsia="Times New Roman" w:hAnsi="Times New Roman" w:cs="Times New Roman"/>
          <w:bCs/>
          <w:sz w:val="24"/>
          <w:szCs w:val="24"/>
          <w:lang w:val="en-NG"/>
        </w:rPr>
        <w:t>)</w:t>
      </w:r>
      <w:r w:rsidRPr="00C2075C">
        <w:rPr>
          <w:rFonts w:ascii="Times New Roman" w:eastAsia="Times New Roman" w:hAnsi="Times New Roman" w:cs="Times New Roman"/>
          <w:bCs/>
          <w:sz w:val="24"/>
          <w:szCs w:val="24"/>
          <w:lang w:val="en-NG"/>
        </w:rPr>
        <w:t>.</w:t>
      </w:r>
    </w:p>
    <w:p w14:paraId="660A62AC" w14:textId="77777777" w:rsidR="00767F73" w:rsidRPr="00C2075C" w:rsidRDefault="00767F73" w:rsidP="00A867F6">
      <w:pPr>
        <w:pStyle w:val="ListParagraph"/>
        <w:spacing w:line="360" w:lineRule="auto"/>
        <w:ind w:left="1440"/>
        <w:jc w:val="both"/>
        <w:rPr>
          <w:rFonts w:ascii="Times New Roman" w:eastAsia="Times New Roman" w:hAnsi="Times New Roman" w:cs="Times New Roman"/>
          <w:bCs/>
          <w:sz w:val="24"/>
          <w:szCs w:val="24"/>
          <w:lang w:val="en-NG"/>
        </w:rPr>
      </w:pPr>
    </w:p>
    <w:p w14:paraId="2993CDE0" w14:textId="77777777" w:rsidR="00C2075C" w:rsidRDefault="00C2075C" w:rsidP="00A867F6">
      <w:pPr>
        <w:pStyle w:val="ListParagraph"/>
        <w:numPr>
          <w:ilvl w:val="0"/>
          <w:numId w:val="17"/>
        </w:numPr>
        <w:spacing w:line="360" w:lineRule="auto"/>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Load balancing.</w:t>
      </w:r>
      <w:r w:rsidRPr="00C2075C">
        <w:rPr>
          <w:rFonts w:ascii="Times New Roman" w:eastAsia="Times New Roman" w:hAnsi="Times New Roman" w:cs="Times New Roman"/>
          <w:bCs/>
          <w:sz w:val="24"/>
          <w:szCs w:val="24"/>
          <w:lang w:val="en-NG"/>
        </w:rPr>
        <w:t> MongoDB handles load balancing without the need for a separate, dedicated load balancer, through either vertical or horizontal scaling.</w:t>
      </w:r>
    </w:p>
    <w:p w14:paraId="2F0687E4" w14:textId="77777777" w:rsidR="00767F73" w:rsidRPr="00767F73" w:rsidRDefault="00767F73" w:rsidP="00A867F6">
      <w:pPr>
        <w:pStyle w:val="ListParagraph"/>
        <w:spacing w:line="360" w:lineRule="auto"/>
        <w:rPr>
          <w:rFonts w:ascii="Times New Roman" w:eastAsia="Times New Roman" w:hAnsi="Times New Roman" w:cs="Times New Roman"/>
          <w:bCs/>
          <w:sz w:val="24"/>
          <w:szCs w:val="24"/>
          <w:lang w:val="en-NG"/>
        </w:rPr>
      </w:pPr>
    </w:p>
    <w:p w14:paraId="52C37258" w14:textId="77777777" w:rsidR="00767F73" w:rsidRPr="00C2075C" w:rsidRDefault="00767F73" w:rsidP="00A867F6">
      <w:pPr>
        <w:pStyle w:val="ListParagraph"/>
        <w:spacing w:line="360" w:lineRule="auto"/>
        <w:ind w:left="1440"/>
        <w:jc w:val="both"/>
        <w:rPr>
          <w:rFonts w:ascii="Times New Roman" w:eastAsia="Times New Roman" w:hAnsi="Times New Roman" w:cs="Times New Roman"/>
          <w:bCs/>
          <w:sz w:val="24"/>
          <w:szCs w:val="24"/>
          <w:lang w:val="en-NG"/>
        </w:rPr>
      </w:pPr>
    </w:p>
    <w:p w14:paraId="0388AADF" w14:textId="70217BE7" w:rsidR="00767F73" w:rsidRDefault="00C2075C" w:rsidP="00A867F6">
      <w:pPr>
        <w:pStyle w:val="ListParagraph"/>
        <w:numPr>
          <w:ilvl w:val="0"/>
          <w:numId w:val="17"/>
        </w:numPr>
        <w:spacing w:line="360" w:lineRule="auto"/>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Schema-less</w:t>
      </w:r>
      <w:r w:rsidR="007D5FCB">
        <w:rPr>
          <w:rFonts w:ascii="Times New Roman" w:eastAsia="Times New Roman" w:hAnsi="Times New Roman" w:cs="Times New Roman"/>
          <w:b/>
          <w:bCs/>
          <w:sz w:val="24"/>
          <w:szCs w:val="24"/>
          <w:lang w:val="en-NG"/>
        </w:rPr>
        <w:t xml:space="preserve">: </w:t>
      </w:r>
      <w:r w:rsidRPr="00C2075C">
        <w:rPr>
          <w:rFonts w:ascii="Times New Roman" w:eastAsia="Times New Roman" w:hAnsi="Times New Roman" w:cs="Times New Roman"/>
          <w:bCs/>
          <w:sz w:val="24"/>
          <w:szCs w:val="24"/>
          <w:lang w:val="en-NG"/>
        </w:rPr>
        <w:t> </w:t>
      </w:r>
      <w:r w:rsidR="00767F73" w:rsidRPr="00C2075C">
        <w:rPr>
          <w:rFonts w:ascii="Times New Roman" w:eastAsia="Times New Roman" w:hAnsi="Times New Roman" w:cs="Times New Roman"/>
          <w:bCs/>
          <w:sz w:val="24"/>
          <w:szCs w:val="24"/>
          <w:lang w:val="en-NG"/>
        </w:rPr>
        <w:t>MongoDB</w:t>
      </w:r>
      <w:r w:rsidR="00767F73">
        <w:rPr>
          <w:rFonts w:ascii="Times New Roman" w:eastAsia="Times New Roman" w:hAnsi="Times New Roman" w:cs="Times New Roman"/>
          <w:bCs/>
          <w:sz w:val="24"/>
          <w:szCs w:val="24"/>
          <w:lang w:val="en-NG"/>
        </w:rPr>
        <w:t xml:space="preserve"> uses a scheme-less database meaning that one collection may hold different kinds of </w:t>
      </w:r>
      <w:r w:rsidR="00FF0801">
        <w:rPr>
          <w:rFonts w:ascii="Times New Roman" w:eastAsia="Times New Roman" w:hAnsi="Times New Roman" w:cs="Times New Roman"/>
          <w:bCs/>
          <w:sz w:val="24"/>
          <w:szCs w:val="24"/>
          <w:lang w:val="en-NG"/>
        </w:rPr>
        <w:t>documents in it, the documents stored in the same collection must not have the same properties or size (Saini, 2024)</w:t>
      </w:r>
      <w:r w:rsidR="00FF0801" w:rsidRPr="00C2075C">
        <w:rPr>
          <w:rFonts w:ascii="Times New Roman" w:eastAsia="Times New Roman" w:hAnsi="Times New Roman" w:cs="Times New Roman"/>
          <w:bCs/>
          <w:sz w:val="24"/>
          <w:szCs w:val="24"/>
          <w:lang w:val="en-NG"/>
        </w:rPr>
        <w:t>.</w:t>
      </w:r>
    </w:p>
    <w:p w14:paraId="117E8E97" w14:textId="3FE3D233" w:rsidR="00230872" w:rsidRDefault="00C2075C" w:rsidP="00A867F6">
      <w:pPr>
        <w:pStyle w:val="ListParagraph"/>
        <w:numPr>
          <w:ilvl w:val="0"/>
          <w:numId w:val="17"/>
        </w:numPr>
        <w:spacing w:line="360" w:lineRule="auto"/>
        <w:jc w:val="both"/>
        <w:rPr>
          <w:rFonts w:ascii="Times New Roman" w:eastAsia="Times New Roman" w:hAnsi="Times New Roman" w:cs="Times New Roman"/>
          <w:bCs/>
          <w:sz w:val="24"/>
          <w:szCs w:val="24"/>
          <w:lang w:val="en-NG"/>
        </w:rPr>
      </w:pPr>
      <w:r w:rsidRPr="00C2075C">
        <w:rPr>
          <w:rFonts w:ascii="Times New Roman" w:eastAsia="Times New Roman" w:hAnsi="Times New Roman" w:cs="Times New Roman"/>
          <w:b/>
          <w:bCs/>
          <w:sz w:val="24"/>
          <w:szCs w:val="24"/>
          <w:lang w:val="en-NG"/>
        </w:rPr>
        <w:t>Document</w:t>
      </w:r>
      <w:r w:rsidR="007D5FCB">
        <w:rPr>
          <w:rFonts w:ascii="Times New Roman" w:eastAsia="Times New Roman" w:hAnsi="Times New Roman" w:cs="Times New Roman"/>
          <w:b/>
          <w:bCs/>
          <w:sz w:val="24"/>
          <w:szCs w:val="24"/>
          <w:lang w:val="en-NG"/>
        </w:rPr>
        <w:t xml:space="preserve"> Oriented:</w:t>
      </w:r>
      <w:r w:rsidRPr="00C2075C">
        <w:rPr>
          <w:rFonts w:ascii="Times New Roman" w:eastAsia="Times New Roman" w:hAnsi="Times New Roman" w:cs="Times New Roman"/>
          <w:bCs/>
          <w:sz w:val="24"/>
          <w:szCs w:val="24"/>
          <w:lang w:val="en-NG"/>
        </w:rPr>
        <w:t> Data in MongoDB is stored in documents with key-value pairs instead of rows and columns, which makes the data more flexible when compared to SQL databases.</w:t>
      </w:r>
    </w:p>
    <w:p w14:paraId="6F4B1041" w14:textId="77777777" w:rsidR="005F2C66" w:rsidRDefault="005F2C66" w:rsidP="00A867F6">
      <w:pPr>
        <w:pStyle w:val="ListParagraph"/>
        <w:spacing w:line="360" w:lineRule="auto"/>
        <w:ind w:left="1440"/>
        <w:jc w:val="both"/>
        <w:rPr>
          <w:rFonts w:ascii="Times New Roman" w:eastAsia="Times New Roman" w:hAnsi="Times New Roman" w:cs="Times New Roman"/>
          <w:b/>
          <w:bCs/>
          <w:sz w:val="24"/>
          <w:szCs w:val="24"/>
          <w:lang w:val="en-NG"/>
        </w:rPr>
      </w:pPr>
    </w:p>
    <w:p w14:paraId="4202DF04" w14:textId="77777777" w:rsidR="005F2C66" w:rsidRDefault="005F2C66" w:rsidP="00A867F6">
      <w:pPr>
        <w:pStyle w:val="ListParagraph"/>
        <w:spacing w:line="360" w:lineRule="auto"/>
        <w:ind w:left="0" w:hanging="284"/>
        <w:jc w:val="both"/>
        <w:rPr>
          <w:rFonts w:ascii="Times New Roman" w:eastAsia="Times New Roman" w:hAnsi="Times New Roman" w:cs="Times New Roman"/>
          <w:bCs/>
          <w:sz w:val="24"/>
          <w:szCs w:val="24"/>
          <w:lang w:val="en-NG"/>
        </w:rPr>
      </w:pPr>
    </w:p>
    <w:p w14:paraId="62D34D67" w14:textId="77777777" w:rsidR="006F706E" w:rsidRDefault="006F706E" w:rsidP="00A867F6">
      <w:pPr>
        <w:pStyle w:val="ListParagraph"/>
        <w:spacing w:line="360" w:lineRule="auto"/>
        <w:ind w:left="0" w:hanging="284"/>
        <w:jc w:val="both"/>
        <w:rPr>
          <w:rFonts w:ascii="Times New Roman" w:eastAsia="Times New Roman" w:hAnsi="Times New Roman" w:cs="Times New Roman"/>
          <w:bCs/>
          <w:sz w:val="24"/>
          <w:szCs w:val="24"/>
          <w:lang w:val="en-NG"/>
        </w:rPr>
      </w:pPr>
    </w:p>
    <w:p w14:paraId="2203C7B2" w14:textId="0610B0FD" w:rsidR="00230872" w:rsidRDefault="00230872" w:rsidP="00A867F6">
      <w:pPr>
        <w:spacing w:line="360" w:lineRule="auto"/>
        <w:rPr>
          <w:rFonts w:ascii="Times New Roman" w:eastAsia="Times New Roman" w:hAnsi="Times New Roman" w:cs="Times New Roman"/>
          <w:bCs/>
          <w:sz w:val="24"/>
          <w:szCs w:val="24"/>
          <w:lang w:val="en-NG"/>
        </w:rPr>
      </w:pPr>
    </w:p>
    <w:p w14:paraId="76E83985" w14:textId="77777777" w:rsidR="003A09B1" w:rsidRPr="00ED485F" w:rsidRDefault="003A09B1" w:rsidP="00A867F6">
      <w:pPr>
        <w:pStyle w:val="Heading2"/>
        <w:spacing w:before="200" w:after="240" w:line="360" w:lineRule="auto"/>
        <w:jc w:val="both"/>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2.3 Related Work</w:t>
      </w:r>
    </w:p>
    <w:p w14:paraId="74DB0557" w14:textId="77777777" w:rsidR="00B638CC" w:rsidRDefault="00B638CC" w:rsidP="00A867F6">
      <w:pPr>
        <w:spacing w:line="360" w:lineRule="auto"/>
      </w:pPr>
    </w:p>
    <w:p w14:paraId="44D88E2A" w14:textId="3EE386DF" w:rsidR="00245557" w:rsidRDefault="00B638CC" w:rsidP="00A867F6">
      <w:pPr>
        <w:spacing w:line="360" w:lineRule="auto"/>
        <w:rPr>
          <w:rFonts w:ascii="Times New Roman" w:hAnsi="Times New Roman" w:cs="Times New Roman"/>
          <w:sz w:val="24"/>
          <w:szCs w:val="24"/>
        </w:rPr>
      </w:pPr>
      <w:r w:rsidRPr="000E3F68">
        <w:rPr>
          <w:rFonts w:ascii="Times New Roman" w:hAnsi="Times New Roman" w:cs="Times New Roman"/>
          <w:sz w:val="24"/>
          <w:szCs w:val="24"/>
        </w:rPr>
        <w:t xml:space="preserve">Some individuals have been able to complete the development of </w:t>
      </w:r>
      <w:r w:rsidR="00CD764E" w:rsidRPr="000E3F68">
        <w:rPr>
          <w:rFonts w:ascii="Times New Roman" w:hAnsi="Times New Roman" w:cs="Times New Roman"/>
          <w:sz w:val="24"/>
          <w:szCs w:val="24"/>
        </w:rPr>
        <w:t xml:space="preserve">digital systems to support co-operative societies in Nigeria as most existing systems support foreign accounts. Some </w:t>
      </w:r>
      <w:r w:rsidR="002E5D33">
        <w:rPr>
          <w:rFonts w:ascii="Times New Roman" w:hAnsi="Times New Roman" w:cs="Times New Roman"/>
          <w:sz w:val="24"/>
          <w:szCs w:val="24"/>
        </w:rPr>
        <w:t xml:space="preserve">of these systems include, </w:t>
      </w:r>
      <w:r w:rsidR="00A12E91">
        <w:rPr>
          <w:rFonts w:ascii="Times New Roman" w:hAnsi="Times New Roman" w:cs="Times New Roman"/>
          <w:sz w:val="24"/>
          <w:szCs w:val="24"/>
        </w:rPr>
        <w:t>(</w:t>
      </w:r>
      <w:proofErr w:type="spellStart"/>
      <w:r w:rsidR="00A12E91" w:rsidRPr="00A12E91">
        <w:rPr>
          <w:rFonts w:ascii="Times New Roman" w:hAnsi="Times New Roman" w:cs="Times New Roman"/>
          <w:sz w:val="24"/>
          <w:szCs w:val="24"/>
        </w:rPr>
        <w:t>Olorunlomerue</w:t>
      </w:r>
      <w:proofErr w:type="spellEnd"/>
      <w:r w:rsidR="00A12E91" w:rsidRPr="00A12E91">
        <w:rPr>
          <w:rFonts w:ascii="Times New Roman" w:hAnsi="Times New Roman" w:cs="Times New Roman"/>
          <w:sz w:val="24"/>
          <w:szCs w:val="24"/>
        </w:rPr>
        <w:t xml:space="preserve"> et al</w:t>
      </w:r>
      <w:r w:rsidR="00BF2269">
        <w:rPr>
          <w:rFonts w:ascii="Times New Roman" w:hAnsi="Times New Roman" w:cs="Times New Roman"/>
          <w:sz w:val="24"/>
          <w:szCs w:val="24"/>
        </w:rPr>
        <w:t>, 2017</w:t>
      </w:r>
      <w:r w:rsidR="00A12E91">
        <w:rPr>
          <w:rFonts w:ascii="Times New Roman" w:hAnsi="Times New Roman" w:cs="Times New Roman"/>
          <w:sz w:val="24"/>
          <w:szCs w:val="24"/>
        </w:rPr>
        <w:t>)</w:t>
      </w:r>
      <w:r w:rsidR="00A12E91" w:rsidRPr="00A12E91">
        <w:rPr>
          <w:rFonts w:ascii="Times New Roman" w:hAnsi="Times New Roman" w:cs="Times New Roman"/>
          <w:sz w:val="24"/>
          <w:szCs w:val="24"/>
        </w:rPr>
        <w:t xml:space="preserve"> </w:t>
      </w:r>
      <w:r w:rsidR="002E5D33">
        <w:rPr>
          <w:rFonts w:ascii="Times New Roman" w:hAnsi="Times New Roman" w:cs="Times New Roman"/>
          <w:sz w:val="24"/>
          <w:szCs w:val="24"/>
        </w:rPr>
        <w:t xml:space="preserve">who </w:t>
      </w:r>
      <w:r w:rsidR="00A12E91" w:rsidRPr="00A12E91">
        <w:rPr>
          <w:rFonts w:ascii="Times New Roman" w:hAnsi="Times New Roman" w:cs="Times New Roman"/>
          <w:sz w:val="24"/>
          <w:szCs w:val="24"/>
        </w:rPr>
        <w:t>proposed a web-</w:t>
      </w:r>
      <w:r w:rsidR="00136DFE">
        <w:rPr>
          <w:rFonts w:ascii="Times New Roman" w:hAnsi="Times New Roman" w:cs="Times New Roman"/>
          <w:sz w:val="24"/>
          <w:szCs w:val="24"/>
        </w:rPr>
        <w:t>application</w:t>
      </w:r>
      <w:r w:rsidR="00A12E91" w:rsidRPr="00A12E91">
        <w:rPr>
          <w:rFonts w:ascii="Times New Roman" w:hAnsi="Times New Roman" w:cs="Times New Roman"/>
          <w:sz w:val="24"/>
          <w:szCs w:val="24"/>
        </w:rPr>
        <w:t xml:space="preserve"> </w:t>
      </w:r>
      <w:r w:rsidR="00980AD1">
        <w:rPr>
          <w:rFonts w:ascii="Times New Roman" w:hAnsi="Times New Roman" w:cs="Times New Roman"/>
          <w:sz w:val="24"/>
          <w:szCs w:val="24"/>
        </w:rPr>
        <w:t>system</w:t>
      </w:r>
      <w:r w:rsidR="00A12E91" w:rsidRPr="00A12E91">
        <w:rPr>
          <w:rFonts w:ascii="Times New Roman" w:hAnsi="Times New Roman" w:cs="Times New Roman"/>
          <w:sz w:val="24"/>
          <w:szCs w:val="24"/>
        </w:rPr>
        <w:t xml:space="preserve"> for </w:t>
      </w:r>
      <w:r w:rsidR="00A12E91" w:rsidRPr="00A12E91">
        <w:rPr>
          <w:rFonts w:ascii="Times New Roman" w:hAnsi="Times New Roman" w:cs="Times New Roman"/>
          <w:sz w:val="24"/>
          <w:szCs w:val="24"/>
        </w:rPr>
        <w:lastRenderedPageBreak/>
        <w:t>handling records of cooperative societies in Nigeria.</w:t>
      </w:r>
      <w:r w:rsidR="00BC3910">
        <w:rPr>
          <w:rFonts w:ascii="Times New Roman" w:hAnsi="Times New Roman" w:cs="Times New Roman"/>
          <w:sz w:val="24"/>
          <w:szCs w:val="24"/>
        </w:rPr>
        <w:t xml:space="preserve"> They used Java and </w:t>
      </w:r>
      <w:proofErr w:type="spellStart"/>
      <w:r w:rsidR="00BC3910">
        <w:rPr>
          <w:rFonts w:ascii="Times New Roman" w:hAnsi="Times New Roman" w:cs="Times New Roman"/>
          <w:sz w:val="24"/>
          <w:szCs w:val="24"/>
        </w:rPr>
        <w:t>MySql</w:t>
      </w:r>
      <w:proofErr w:type="spellEnd"/>
      <w:r w:rsidR="00BC3910">
        <w:rPr>
          <w:rFonts w:ascii="Times New Roman" w:hAnsi="Times New Roman" w:cs="Times New Roman"/>
          <w:sz w:val="24"/>
          <w:szCs w:val="24"/>
        </w:rPr>
        <w:t xml:space="preserve"> to </w:t>
      </w:r>
      <w:r w:rsidR="00C851A3">
        <w:rPr>
          <w:rFonts w:ascii="Times New Roman" w:hAnsi="Times New Roman" w:cs="Times New Roman"/>
          <w:sz w:val="24"/>
          <w:szCs w:val="24"/>
        </w:rPr>
        <w:t xml:space="preserve">build the </w:t>
      </w:r>
      <w:r w:rsidR="008857E1">
        <w:rPr>
          <w:rFonts w:ascii="Times New Roman" w:hAnsi="Times New Roman" w:cs="Times New Roman"/>
          <w:sz w:val="24"/>
          <w:szCs w:val="24"/>
        </w:rPr>
        <w:t>system</w:t>
      </w:r>
      <w:r w:rsidR="00C851A3">
        <w:rPr>
          <w:rFonts w:ascii="Times New Roman" w:hAnsi="Times New Roman" w:cs="Times New Roman"/>
          <w:sz w:val="24"/>
          <w:szCs w:val="24"/>
        </w:rPr>
        <w:t xml:space="preserve"> which was meant to be used to register co-operative societies in Nigeria to enable the Government to </w:t>
      </w:r>
      <w:r w:rsidR="00136DFE">
        <w:rPr>
          <w:rFonts w:ascii="Times New Roman" w:hAnsi="Times New Roman" w:cs="Times New Roman"/>
          <w:sz w:val="24"/>
          <w:szCs w:val="24"/>
        </w:rPr>
        <w:t>collect data on co-operatives for proper planning.</w:t>
      </w:r>
    </w:p>
    <w:p w14:paraId="617B30AE" w14:textId="54217FC7" w:rsidR="00D871E1" w:rsidRDefault="00085A38" w:rsidP="00A867F6">
      <w:pPr>
        <w:spacing w:line="360" w:lineRule="auto"/>
      </w:pPr>
      <w:r>
        <w:rPr>
          <w:rFonts w:ascii="Times New Roman" w:hAnsi="Times New Roman" w:cs="Times New Roman"/>
          <w:sz w:val="24"/>
          <w:szCs w:val="24"/>
        </w:rPr>
        <w:t>Still in 2017, (</w:t>
      </w:r>
      <w:proofErr w:type="spellStart"/>
      <w:r w:rsidRPr="00085A38">
        <w:rPr>
          <w:rFonts w:ascii="Times New Roman" w:hAnsi="Times New Roman" w:cs="Times New Roman"/>
          <w:sz w:val="24"/>
          <w:szCs w:val="24"/>
          <w:lang w:val="en-NG"/>
        </w:rPr>
        <w:t>Onyeama</w:t>
      </w:r>
      <w:proofErr w:type="spellEnd"/>
      <w:r w:rsidRPr="00085A38">
        <w:rPr>
          <w:rFonts w:ascii="Times New Roman" w:hAnsi="Times New Roman" w:cs="Times New Roman"/>
          <w:sz w:val="24"/>
          <w:szCs w:val="24"/>
          <w:lang w:val="en-NG"/>
        </w:rPr>
        <w:t xml:space="preserve"> et al</w:t>
      </w:r>
      <w:r>
        <w:rPr>
          <w:rFonts w:ascii="Times New Roman" w:hAnsi="Times New Roman" w:cs="Times New Roman"/>
          <w:sz w:val="24"/>
          <w:szCs w:val="24"/>
          <w:lang w:val="en-NG"/>
        </w:rPr>
        <w:t xml:space="preserve">, 2017) </w:t>
      </w:r>
      <w:r w:rsidR="00615301">
        <w:rPr>
          <w:rFonts w:ascii="Times New Roman" w:hAnsi="Times New Roman" w:cs="Times New Roman"/>
          <w:sz w:val="24"/>
          <w:szCs w:val="24"/>
          <w:lang w:val="en-NG"/>
        </w:rPr>
        <w:t>completed the development of a system designed to manage short-term and long-term loans</w:t>
      </w:r>
      <w:r w:rsidR="00252E3C">
        <w:rPr>
          <w:rFonts w:ascii="Times New Roman" w:hAnsi="Times New Roman" w:cs="Times New Roman"/>
          <w:sz w:val="24"/>
          <w:szCs w:val="24"/>
          <w:lang w:val="en-NG"/>
        </w:rPr>
        <w:t>. The system also kept tract of the inflow and outflow of cash within and outside a cooperative society</w:t>
      </w:r>
      <w:r w:rsidR="004514E8">
        <w:rPr>
          <w:rFonts w:ascii="Times New Roman" w:hAnsi="Times New Roman" w:cs="Times New Roman"/>
          <w:sz w:val="24"/>
          <w:szCs w:val="24"/>
          <w:lang w:val="en-NG"/>
        </w:rPr>
        <w:t xml:space="preserve">. To build the system, they used </w:t>
      </w:r>
      <w:r w:rsidR="004514E8" w:rsidRPr="00085A38">
        <w:rPr>
          <w:rFonts w:ascii="Times New Roman" w:hAnsi="Times New Roman" w:cs="Times New Roman"/>
          <w:sz w:val="24"/>
          <w:szCs w:val="24"/>
          <w:lang w:val="en-NG"/>
        </w:rPr>
        <w:t>CSS and HTML at the front end</w:t>
      </w:r>
      <w:r w:rsidR="004514E8">
        <w:rPr>
          <w:rFonts w:ascii="Times New Roman" w:hAnsi="Times New Roman" w:cs="Times New Roman"/>
          <w:sz w:val="24"/>
          <w:szCs w:val="24"/>
          <w:lang w:val="en-NG"/>
        </w:rPr>
        <w:t xml:space="preserve"> and PHP and </w:t>
      </w:r>
      <w:r w:rsidR="009F67D6">
        <w:rPr>
          <w:rFonts w:ascii="Times New Roman" w:hAnsi="Times New Roman" w:cs="Times New Roman"/>
          <w:sz w:val="24"/>
          <w:szCs w:val="24"/>
          <w:lang w:val="en-NG"/>
        </w:rPr>
        <w:t>MySQL</w:t>
      </w:r>
      <w:r w:rsidR="004514E8">
        <w:rPr>
          <w:rFonts w:ascii="Times New Roman" w:hAnsi="Times New Roman" w:cs="Times New Roman"/>
          <w:sz w:val="24"/>
          <w:szCs w:val="24"/>
          <w:lang w:val="en-NG"/>
        </w:rPr>
        <w:t xml:space="preserve"> </w:t>
      </w:r>
      <w:r w:rsidR="00887FF3">
        <w:rPr>
          <w:rFonts w:ascii="Times New Roman" w:hAnsi="Times New Roman" w:cs="Times New Roman"/>
          <w:sz w:val="24"/>
          <w:szCs w:val="24"/>
          <w:lang w:val="en-NG"/>
        </w:rPr>
        <w:t xml:space="preserve">for the backend. The project was said to </w:t>
      </w:r>
      <w:r w:rsidR="009F67D6">
        <w:rPr>
          <w:rFonts w:ascii="Times New Roman" w:hAnsi="Times New Roman" w:cs="Times New Roman"/>
          <w:sz w:val="24"/>
          <w:szCs w:val="24"/>
          <w:lang w:val="en-NG"/>
        </w:rPr>
        <w:t>allow investors to easily retrieve relevant information about the cooperative.</w:t>
      </w:r>
      <w:r w:rsidR="00C15A73">
        <w:rPr>
          <w:rFonts w:ascii="Times New Roman" w:hAnsi="Times New Roman" w:cs="Times New Roman"/>
          <w:sz w:val="24"/>
          <w:szCs w:val="24"/>
          <w:lang w:val="en-NG"/>
        </w:rPr>
        <w:t xml:space="preserve"> In 20</w:t>
      </w:r>
      <w:r w:rsidR="00D023D8">
        <w:rPr>
          <w:rFonts w:ascii="Times New Roman" w:hAnsi="Times New Roman" w:cs="Times New Roman"/>
          <w:sz w:val="24"/>
          <w:szCs w:val="24"/>
          <w:lang w:val="en-NG"/>
        </w:rPr>
        <w:t>20</w:t>
      </w:r>
      <w:r w:rsidR="00793A50">
        <w:rPr>
          <w:rFonts w:ascii="Times New Roman" w:hAnsi="Times New Roman" w:cs="Times New Roman"/>
          <w:sz w:val="24"/>
          <w:szCs w:val="24"/>
          <w:lang w:val="en-NG"/>
        </w:rPr>
        <w:t>, (</w:t>
      </w:r>
      <w:r w:rsidR="00793A50" w:rsidRPr="00793A50">
        <w:rPr>
          <w:rFonts w:ascii="Times New Roman" w:hAnsi="Times New Roman" w:cs="Times New Roman"/>
          <w:sz w:val="24"/>
          <w:szCs w:val="24"/>
          <w:lang w:val="en-NG"/>
        </w:rPr>
        <w:t>Yusuff</w:t>
      </w:r>
      <w:r w:rsidR="00793A50">
        <w:rPr>
          <w:rFonts w:ascii="Times New Roman" w:hAnsi="Times New Roman" w:cs="Times New Roman"/>
          <w:sz w:val="24"/>
          <w:szCs w:val="24"/>
          <w:lang w:val="en-NG"/>
        </w:rPr>
        <w:t xml:space="preserve"> </w:t>
      </w:r>
      <w:r w:rsidR="00793A50" w:rsidRPr="00793A50">
        <w:rPr>
          <w:rFonts w:ascii="Times New Roman" w:hAnsi="Times New Roman" w:cs="Times New Roman"/>
          <w:sz w:val="24"/>
          <w:szCs w:val="24"/>
          <w:lang w:val="en-NG"/>
        </w:rPr>
        <w:t>et al</w:t>
      </w:r>
      <w:r w:rsidR="00793A50">
        <w:rPr>
          <w:rFonts w:ascii="Times New Roman" w:hAnsi="Times New Roman" w:cs="Times New Roman"/>
          <w:sz w:val="24"/>
          <w:szCs w:val="24"/>
          <w:lang w:val="en-NG"/>
        </w:rPr>
        <w:t>, 20</w:t>
      </w:r>
      <w:r w:rsidR="00D023D8">
        <w:rPr>
          <w:rFonts w:ascii="Times New Roman" w:hAnsi="Times New Roman" w:cs="Times New Roman"/>
          <w:sz w:val="24"/>
          <w:szCs w:val="24"/>
          <w:lang w:val="en-NG"/>
        </w:rPr>
        <w:t xml:space="preserve">20) embarked on a study to investigate </w:t>
      </w:r>
      <w:r w:rsidR="005D2E2E">
        <w:rPr>
          <w:rFonts w:ascii="Times New Roman" w:hAnsi="Times New Roman" w:cs="Times New Roman"/>
          <w:sz w:val="24"/>
          <w:szCs w:val="24"/>
          <w:lang w:val="en-NG"/>
        </w:rPr>
        <w:t>how ICT in its appraised form was used in co-operative societies</w:t>
      </w:r>
      <w:r w:rsidR="00D709BC">
        <w:rPr>
          <w:rFonts w:ascii="Times New Roman" w:hAnsi="Times New Roman" w:cs="Times New Roman"/>
          <w:sz w:val="24"/>
          <w:szCs w:val="24"/>
          <w:lang w:val="en-NG"/>
        </w:rPr>
        <w:t xml:space="preserve">. The study included some </w:t>
      </w:r>
      <w:r w:rsidR="00D709BC" w:rsidRPr="00793A50">
        <w:rPr>
          <w:rFonts w:ascii="Times New Roman" w:hAnsi="Times New Roman" w:cs="Times New Roman"/>
          <w:sz w:val="24"/>
          <w:szCs w:val="24"/>
          <w:lang w:val="en-NG"/>
        </w:rPr>
        <w:t>tertiary institutions in Osun State</w:t>
      </w:r>
      <w:r w:rsidR="00D709BC">
        <w:rPr>
          <w:rFonts w:ascii="Times New Roman" w:hAnsi="Times New Roman" w:cs="Times New Roman"/>
          <w:sz w:val="24"/>
          <w:szCs w:val="24"/>
          <w:lang w:val="en-NG"/>
        </w:rPr>
        <w:t xml:space="preserve"> but did not include the development of any solution or ap</w:t>
      </w:r>
      <w:r w:rsidR="009D684F">
        <w:rPr>
          <w:rFonts w:ascii="Times New Roman" w:hAnsi="Times New Roman" w:cs="Times New Roman"/>
          <w:sz w:val="24"/>
          <w:szCs w:val="24"/>
          <w:lang w:val="en-NG"/>
        </w:rPr>
        <w:t>plication for the societies.</w:t>
      </w:r>
      <w:r w:rsidR="00D871E1">
        <w:t xml:space="preserve"> Research that was conducted in Indonesia by (</w:t>
      </w:r>
      <w:proofErr w:type="spellStart"/>
      <w:r w:rsidR="00D871E1" w:rsidRPr="00913157">
        <w:rPr>
          <w:rFonts w:ascii="Times New Roman" w:hAnsi="Times New Roman" w:cs="Times New Roman"/>
          <w:sz w:val="24"/>
          <w:szCs w:val="24"/>
        </w:rPr>
        <w:t>Andreansyah</w:t>
      </w:r>
      <w:proofErr w:type="spellEnd"/>
      <w:r w:rsidR="00D871E1">
        <w:rPr>
          <w:rFonts w:ascii="Times New Roman" w:hAnsi="Times New Roman" w:cs="Times New Roman"/>
          <w:sz w:val="24"/>
          <w:szCs w:val="24"/>
        </w:rPr>
        <w:t xml:space="preserve"> &amp;</w:t>
      </w:r>
      <w:r w:rsidR="00D871E1" w:rsidRPr="00CC391D">
        <w:rPr>
          <w:rFonts w:ascii="Times New Roman" w:hAnsi="Times New Roman" w:cs="Times New Roman"/>
          <w:sz w:val="24"/>
          <w:szCs w:val="24"/>
        </w:rPr>
        <w:t xml:space="preserve"> </w:t>
      </w:r>
      <w:proofErr w:type="spellStart"/>
      <w:r w:rsidR="00D871E1" w:rsidRPr="00941914">
        <w:rPr>
          <w:rFonts w:ascii="Times New Roman" w:hAnsi="Times New Roman" w:cs="Times New Roman"/>
          <w:sz w:val="24"/>
          <w:szCs w:val="24"/>
        </w:rPr>
        <w:t>Rizkiana</w:t>
      </w:r>
      <w:proofErr w:type="spellEnd"/>
      <w:r w:rsidR="00D871E1">
        <w:rPr>
          <w:rFonts w:ascii="Times New Roman" w:hAnsi="Times New Roman" w:cs="Times New Roman"/>
          <w:sz w:val="24"/>
          <w:szCs w:val="24"/>
        </w:rPr>
        <w:t>, 2020</w:t>
      </w:r>
      <w:r w:rsidR="00D871E1">
        <w:t xml:space="preserve">) took on the development of a web application that was to keep track of </w:t>
      </w:r>
      <w:r w:rsidR="00D97EEE">
        <w:t>employees’</w:t>
      </w:r>
      <w:r w:rsidR="00D871E1">
        <w:t xml:space="preserve"> salaries in the co-operative using the incremental model.</w:t>
      </w:r>
    </w:p>
    <w:p w14:paraId="7180CCC3" w14:textId="4E077C25" w:rsidR="00793A50" w:rsidRDefault="00793A50" w:rsidP="00A867F6">
      <w:pPr>
        <w:spacing w:line="360" w:lineRule="auto"/>
        <w:rPr>
          <w:rFonts w:ascii="Times New Roman" w:hAnsi="Times New Roman" w:cs="Times New Roman"/>
          <w:sz w:val="24"/>
          <w:szCs w:val="24"/>
          <w:lang w:val="en-NG"/>
        </w:rPr>
      </w:pPr>
    </w:p>
    <w:p w14:paraId="7E0C2C0A" w14:textId="7B2FBD5F" w:rsidR="003A769B" w:rsidRDefault="003A769B" w:rsidP="00A867F6">
      <w:pPr>
        <w:spacing w:line="360" w:lineRule="auto"/>
        <w:rPr>
          <w:rFonts w:ascii="Times New Roman" w:hAnsi="Times New Roman" w:cs="Times New Roman"/>
          <w:sz w:val="24"/>
          <w:szCs w:val="24"/>
          <w:lang w:val="en-NG"/>
        </w:rPr>
      </w:pPr>
      <w:r>
        <w:rPr>
          <w:rFonts w:ascii="Times New Roman" w:hAnsi="Times New Roman" w:cs="Times New Roman"/>
          <w:sz w:val="24"/>
          <w:szCs w:val="24"/>
          <w:lang w:val="en-NG"/>
        </w:rPr>
        <w:t xml:space="preserve"> (</w:t>
      </w:r>
      <w:proofErr w:type="spellStart"/>
      <w:r w:rsidRPr="003A769B">
        <w:rPr>
          <w:rFonts w:ascii="Times New Roman" w:hAnsi="Times New Roman" w:cs="Times New Roman"/>
          <w:sz w:val="24"/>
          <w:szCs w:val="24"/>
          <w:lang w:val="en-NG"/>
        </w:rPr>
        <w:t>Oluyombo</w:t>
      </w:r>
      <w:proofErr w:type="spellEnd"/>
      <w:r>
        <w:rPr>
          <w:rFonts w:ascii="Times New Roman" w:hAnsi="Times New Roman" w:cs="Times New Roman"/>
          <w:sz w:val="24"/>
          <w:szCs w:val="24"/>
          <w:lang w:val="en-NG"/>
        </w:rPr>
        <w:t xml:space="preserve">, 2013) took interest in how co-operative society loans </w:t>
      </w:r>
      <w:r w:rsidR="005105B7">
        <w:rPr>
          <w:rFonts w:ascii="Times New Roman" w:hAnsi="Times New Roman" w:cs="Times New Roman"/>
          <w:sz w:val="24"/>
          <w:szCs w:val="24"/>
          <w:lang w:val="en-NG"/>
        </w:rPr>
        <w:t>met the financial needs of their members in rural areas</w:t>
      </w:r>
      <w:r w:rsidR="00521FD2">
        <w:rPr>
          <w:rFonts w:ascii="Times New Roman" w:hAnsi="Times New Roman" w:cs="Times New Roman"/>
          <w:sz w:val="24"/>
          <w:szCs w:val="24"/>
          <w:lang w:val="en-NG"/>
        </w:rPr>
        <w:t xml:space="preserve">, while his research did not seek to find ways ICT would solve co-operative loan management, it </w:t>
      </w:r>
      <w:r w:rsidR="00EE1903">
        <w:rPr>
          <w:rFonts w:ascii="Times New Roman" w:hAnsi="Times New Roman" w:cs="Times New Roman"/>
          <w:sz w:val="24"/>
          <w:szCs w:val="24"/>
          <w:lang w:val="en-NG"/>
        </w:rPr>
        <w:t>further highlighted the issues with managing the loans manually and can be used to see the crucial need of a digital revolution in the area.</w:t>
      </w:r>
    </w:p>
    <w:p w14:paraId="3992C7D1" w14:textId="2987708A" w:rsidR="00E96839" w:rsidRDefault="00613880" w:rsidP="00A867F6">
      <w:pPr>
        <w:spacing w:line="360" w:lineRule="auto"/>
        <w:rPr>
          <w:rFonts w:ascii="Times New Roman" w:hAnsi="Times New Roman" w:cs="Times New Roman"/>
          <w:sz w:val="24"/>
          <w:szCs w:val="24"/>
          <w:lang w:val="en-NG"/>
        </w:rPr>
      </w:pPr>
      <w:r>
        <w:rPr>
          <w:rFonts w:ascii="Times New Roman" w:hAnsi="Times New Roman" w:cs="Times New Roman"/>
          <w:sz w:val="24"/>
          <w:szCs w:val="24"/>
          <w:lang w:val="en-NG"/>
        </w:rPr>
        <w:t xml:space="preserve">Meanwhile, </w:t>
      </w:r>
      <w:r w:rsidR="00402CF6">
        <w:rPr>
          <w:rFonts w:ascii="Times New Roman" w:hAnsi="Times New Roman" w:cs="Times New Roman"/>
          <w:sz w:val="24"/>
          <w:szCs w:val="24"/>
          <w:lang w:val="en-NG"/>
        </w:rPr>
        <w:t>(</w:t>
      </w:r>
      <w:r w:rsidR="00402CF6" w:rsidRPr="00402CF6">
        <w:rPr>
          <w:rFonts w:ascii="Times New Roman" w:hAnsi="Times New Roman" w:cs="Times New Roman"/>
          <w:sz w:val="24"/>
          <w:szCs w:val="24"/>
          <w:lang w:val="en-NG"/>
        </w:rPr>
        <w:t xml:space="preserve">Mbam </w:t>
      </w:r>
      <w:r w:rsidR="00326AEA">
        <w:rPr>
          <w:rFonts w:ascii="Times New Roman" w:hAnsi="Times New Roman" w:cs="Times New Roman"/>
          <w:sz w:val="24"/>
          <w:szCs w:val="24"/>
          <w:lang w:val="en-NG"/>
        </w:rPr>
        <w:t xml:space="preserve">&amp; </w:t>
      </w:r>
      <w:proofErr w:type="spellStart"/>
      <w:r w:rsidR="00326AEA" w:rsidRPr="00326AEA">
        <w:rPr>
          <w:rFonts w:ascii="Times New Roman" w:hAnsi="Times New Roman" w:cs="Times New Roman"/>
          <w:sz w:val="24"/>
          <w:szCs w:val="24"/>
          <w:lang w:val="en-NG"/>
        </w:rPr>
        <w:t>Igboji</w:t>
      </w:r>
      <w:proofErr w:type="spellEnd"/>
      <w:r w:rsidR="00402CF6">
        <w:rPr>
          <w:rFonts w:ascii="Times New Roman" w:hAnsi="Times New Roman" w:cs="Times New Roman"/>
          <w:sz w:val="24"/>
          <w:szCs w:val="24"/>
          <w:lang w:val="en-NG"/>
        </w:rPr>
        <w:t>,</w:t>
      </w:r>
      <w:r w:rsidR="00C1304E">
        <w:rPr>
          <w:rFonts w:ascii="Times New Roman" w:hAnsi="Times New Roman" w:cs="Times New Roman"/>
          <w:sz w:val="24"/>
          <w:szCs w:val="24"/>
          <w:lang w:val="en-NG"/>
        </w:rPr>
        <w:t xml:space="preserve"> 2013</w:t>
      </w:r>
      <w:r w:rsidR="00402CF6">
        <w:rPr>
          <w:rFonts w:ascii="Times New Roman" w:hAnsi="Times New Roman" w:cs="Times New Roman"/>
          <w:sz w:val="24"/>
          <w:szCs w:val="24"/>
          <w:lang w:val="en-NG"/>
        </w:rPr>
        <w:t>)</w:t>
      </w:r>
      <w:r>
        <w:rPr>
          <w:rFonts w:ascii="Times New Roman" w:hAnsi="Times New Roman" w:cs="Times New Roman"/>
          <w:sz w:val="24"/>
          <w:szCs w:val="24"/>
          <w:lang w:val="en-NG"/>
        </w:rPr>
        <w:t xml:space="preserve"> took on the project of developing </w:t>
      </w:r>
      <w:r w:rsidR="00E1320B">
        <w:rPr>
          <w:rFonts w:ascii="Times New Roman" w:hAnsi="Times New Roman" w:cs="Times New Roman"/>
          <w:sz w:val="24"/>
          <w:szCs w:val="24"/>
          <w:lang w:val="en-NG"/>
        </w:rPr>
        <w:t>a system that will aid a co-operative society’s loan management process</w:t>
      </w:r>
      <w:r w:rsidR="005370A5">
        <w:rPr>
          <w:rFonts w:ascii="Times New Roman" w:hAnsi="Times New Roman" w:cs="Times New Roman"/>
          <w:sz w:val="24"/>
          <w:szCs w:val="24"/>
          <w:lang w:val="en-NG"/>
        </w:rPr>
        <w:t xml:space="preserve"> including short-term and long-term loans. MySQL server</w:t>
      </w:r>
      <w:r w:rsidR="00FB3743">
        <w:rPr>
          <w:rFonts w:ascii="Times New Roman" w:hAnsi="Times New Roman" w:cs="Times New Roman"/>
          <w:sz w:val="24"/>
          <w:szCs w:val="24"/>
          <w:lang w:val="en-NG"/>
        </w:rPr>
        <w:t xml:space="preserve"> was used for the database with Visual Basic net framework on the frontend. Overall, the system failed because investors failed to see an area where the system was operational</w:t>
      </w:r>
      <w:r w:rsidR="00B472F2">
        <w:rPr>
          <w:rFonts w:ascii="Times New Roman" w:hAnsi="Times New Roman" w:cs="Times New Roman"/>
          <w:sz w:val="24"/>
          <w:szCs w:val="24"/>
          <w:lang w:val="en-NG"/>
        </w:rPr>
        <w:t>.</w:t>
      </w:r>
    </w:p>
    <w:p w14:paraId="4D3D92DC" w14:textId="77777777" w:rsidR="009D684F" w:rsidRDefault="00B472F2" w:rsidP="00A867F6">
      <w:pPr>
        <w:spacing w:line="360" w:lineRule="auto"/>
        <w:rPr>
          <w:rFonts w:ascii="Times New Roman" w:hAnsi="Times New Roman" w:cs="Times New Roman"/>
          <w:sz w:val="24"/>
          <w:szCs w:val="24"/>
          <w:lang w:val="en-NG"/>
        </w:rPr>
      </w:pPr>
      <w:r>
        <w:rPr>
          <w:rFonts w:ascii="Times New Roman" w:hAnsi="Times New Roman" w:cs="Times New Roman"/>
          <w:sz w:val="24"/>
          <w:szCs w:val="24"/>
        </w:rPr>
        <w:t xml:space="preserve">A potent research and project </w:t>
      </w:r>
      <w:r w:rsidR="00E416AD">
        <w:rPr>
          <w:rFonts w:ascii="Times New Roman" w:hAnsi="Times New Roman" w:cs="Times New Roman"/>
          <w:sz w:val="24"/>
          <w:szCs w:val="24"/>
        </w:rPr>
        <w:t>were</w:t>
      </w:r>
      <w:r w:rsidR="00ED485F">
        <w:rPr>
          <w:rFonts w:ascii="Times New Roman" w:hAnsi="Times New Roman" w:cs="Times New Roman"/>
          <w:sz w:val="24"/>
          <w:szCs w:val="24"/>
        </w:rPr>
        <w:t xml:space="preserve"> </w:t>
      </w:r>
      <w:r>
        <w:rPr>
          <w:rFonts w:ascii="Times New Roman" w:hAnsi="Times New Roman" w:cs="Times New Roman"/>
          <w:sz w:val="24"/>
          <w:szCs w:val="24"/>
        </w:rPr>
        <w:t xml:space="preserve">conducted by (Caroline, 2018) where a loan cooperative information system in the form of a web application was developed for </w:t>
      </w:r>
      <w:r w:rsidRPr="00477275">
        <w:rPr>
          <w:rFonts w:ascii="Times New Roman" w:hAnsi="Times New Roman" w:cs="Times New Roman"/>
          <w:sz w:val="24"/>
          <w:szCs w:val="24"/>
          <w:lang w:val="en-NG"/>
        </w:rPr>
        <w:t>Cempaka cooperative</w:t>
      </w:r>
      <w:r>
        <w:rPr>
          <w:rFonts w:ascii="Times New Roman" w:hAnsi="Times New Roman" w:cs="Times New Roman"/>
          <w:sz w:val="24"/>
          <w:szCs w:val="24"/>
          <w:lang w:val="en-NG"/>
        </w:rPr>
        <w:t>. The project aimed to build an information system using a rapid prototyping, PHP and MySQL were used on the backend with HTML on the front-end. The finished system consisted of numerous capabilities including, savings and loan transactions, loan instalment transactions, cash withdrawal transaction etc.</w:t>
      </w:r>
      <w:r w:rsidR="00B4332D">
        <w:rPr>
          <w:rFonts w:ascii="Times New Roman" w:hAnsi="Times New Roman" w:cs="Times New Roman"/>
          <w:sz w:val="24"/>
          <w:szCs w:val="24"/>
          <w:lang w:val="en-NG"/>
        </w:rPr>
        <w:t xml:space="preserve"> </w:t>
      </w:r>
    </w:p>
    <w:p w14:paraId="0B664589" w14:textId="2A60DFEC" w:rsidR="00913157" w:rsidRDefault="00516788" w:rsidP="00A867F6">
      <w:pPr>
        <w:spacing w:line="360" w:lineRule="auto"/>
      </w:pPr>
      <w:r>
        <w:rPr>
          <w:rFonts w:ascii="Times New Roman" w:hAnsi="Times New Roman" w:cs="Times New Roman"/>
          <w:sz w:val="24"/>
          <w:szCs w:val="24"/>
          <w:lang w:val="en-NG"/>
        </w:rPr>
        <w:t>(</w:t>
      </w:r>
      <w:r w:rsidR="00B4332D" w:rsidRPr="00B4332D">
        <w:rPr>
          <w:rFonts w:ascii="Times New Roman" w:hAnsi="Times New Roman" w:cs="Times New Roman"/>
          <w:sz w:val="24"/>
          <w:szCs w:val="24"/>
        </w:rPr>
        <w:t>Pane</w:t>
      </w:r>
      <w:r>
        <w:rPr>
          <w:rFonts w:ascii="Times New Roman" w:hAnsi="Times New Roman" w:cs="Times New Roman"/>
          <w:sz w:val="24"/>
          <w:szCs w:val="24"/>
        </w:rPr>
        <w:t>,</w:t>
      </w:r>
      <w:r w:rsidR="00E416AD">
        <w:rPr>
          <w:rFonts w:ascii="Times New Roman" w:hAnsi="Times New Roman" w:cs="Times New Roman"/>
          <w:sz w:val="24"/>
          <w:szCs w:val="24"/>
        </w:rPr>
        <w:t xml:space="preserve"> 2019)</w:t>
      </w:r>
      <w:r w:rsidR="00B4332D" w:rsidRPr="00B4332D">
        <w:rPr>
          <w:rFonts w:ascii="Times New Roman" w:hAnsi="Times New Roman" w:cs="Times New Roman"/>
          <w:sz w:val="24"/>
          <w:szCs w:val="24"/>
        </w:rPr>
        <w:t xml:space="preserve"> </w:t>
      </w:r>
      <w:r>
        <w:rPr>
          <w:rFonts w:ascii="Times New Roman" w:hAnsi="Times New Roman" w:cs="Times New Roman"/>
          <w:sz w:val="24"/>
          <w:szCs w:val="24"/>
        </w:rPr>
        <w:t xml:space="preserve">took on a project to </w:t>
      </w:r>
      <w:r w:rsidRPr="00B4332D">
        <w:rPr>
          <w:rFonts w:ascii="Times New Roman" w:hAnsi="Times New Roman" w:cs="Times New Roman"/>
          <w:sz w:val="24"/>
          <w:szCs w:val="24"/>
        </w:rPr>
        <w:t>create an information system for a savings and loan cooperative syste</w:t>
      </w:r>
      <w:r>
        <w:rPr>
          <w:rFonts w:ascii="Times New Roman" w:hAnsi="Times New Roman" w:cs="Times New Roman"/>
          <w:sz w:val="24"/>
          <w:szCs w:val="24"/>
        </w:rPr>
        <w:t xml:space="preserve">m in the form of a web-application for </w:t>
      </w:r>
      <w:r w:rsidRPr="00B4332D">
        <w:rPr>
          <w:rFonts w:ascii="Times New Roman" w:hAnsi="Times New Roman" w:cs="Times New Roman"/>
          <w:sz w:val="24"/>
          <w:szCs w:val="24"/>
        </w:rPr>
        <w:t xml:space="preserve">the </w:t>
      </w:r>
      <w:proofErr w:type="spellStart"/>
      <w:r w:rsidRPr="00B4332D">
        <w:rPr>
          <w:rFonts w:ascii="Times New Roman" w:hAnsi="Times New Roman" w:cs="Times New Roman"/>
          <w:sz w:val="24"/>
          <w:szCs w:val="24"/>
        </w:rPr>
        <w:t>Pancuran</w:t>
      </w:r>
      <w:proofErr w:type="spellEnd"/>
      <w:r w:rsidRPr="00B4332D">
        <w:rPr>
          <w:rFonts w:ascii="Times New Roman" w:hAnsi="Times New Roman" w:cs="Times New Roman"/>
          <w:sz w:val="24"/>
          <w:szCs w:val="24"/>
        </w:rPr>
        <w:t xml:space="preserve"> Hidup Credit Union</w:t>
      </w:r>
      <w:r>
        <w:rPr>
          <w:rFonts w:ascii="Times New Roman" w:hAnsi="Times New Roman" w:cs="Times New Roman"/>
          <w:sz w:val="24"/>
          <w:szCs w:val="24"/>
        </w:rPr>
        <w:t xml:space="preserve">. </w:t>
      </w:r>
      <w:r w:rsidR="005D1C6A">
        <w:rPr>
          <w:rFonts w:ascii="Times New Roman" w:hAnsi="Times New Roman" w:cs="Times New Roman"/>
          <w:sz w:val="24"/>
          <w:szCs w:val="24"/>
        </w:rPr>
        <w:t xml:space="preserve">The system employed the waterfall model to create a savings and loan information system that allowed the </w:t>
      </w:r>
      <w:r w:rsidR="005D1C6A">
        <w:rPr>
          <w:rFonts w:ascii="Times New Roman" w:hAnsi="Times New Roman" w:cs="Times New Roman"/>
          <w:sz w:val="24"/>
          <w:szCs w:val="24"/>
        </w:rPr>
        <w:lastRenderedPageBreak/>
        <w:t xml:space="preserve">employees to manage </w:t>
      </w:r>
      <w:r w:rsidR="0092080C">
        <w:rPr>
          <w:rFonts w:ascii="Times New Roman" w:hAnsi="Times New Roman" w:cs="Times New Roman"/>
          <w:sz w:val="24"/>
          <w:szCs w:val="24"/>
        </w:rPr>
        <w:t>their loan and savings data making it easier to report more accurate data to them.</w:t>
      </w:r>
      <w:r w:rsidR="00913157" w:rsidRPr="00913157">
        <w:t xml:space="preserve"> </w:t>
      </w:r>
    </w:p>
    <w:p w14:paraId="5A07C39D" w14:textId="77777777" w:rsidR="003A09B1" w:rsidRDefault="003A09B1" w:rsidP="00A867F6">
      <w:pPr>
        <w:spacing w:line="360" w:lineRule="auto"/>
        <w:rPr>
          <w:rFonts w:ascii="Times New Roman" w:eastAsia="Times New Roman" w:hAnsi="Times New Roman" w:cs="Times New Roman"/>
          <w:bCs/>
          <w:sz w:val="24"/>
          <w:szCs w:val="24"/>
          <w:lang w:val="en-NG"/>
        </w:rPr>
      </w:pPr>
    </w:p>
    <w:p w14:paraId="132A1393" w14:textId="77777777" w:rsidR="00C777EE" w:rsidRPr="009D684F" w:rsidRDefault="003A09B1" w:rsidP="00A867F6">
      <w:pPr>
        <w:spacing w:line="360" w:lineRule="auto"/>
        <w:rPr>
          <w:rFonts w:ascii="Times New Roman" w:eastAsia="Times New Roman" w:hAnsi="Times New Roman" w:cs="Times New Roman"/>
          <w:b/>
          <w:sz w:val="24"/>
          <w:szCs w:val="24"/>
          <w:u w:val="single"/>
          <w:lang w:val="en-NG"/>
        </w:rPr>
      </w:pPr>
      <w:r w:rsidRPr="009D684F">
        <w:rPr>
          <w:rFonts w:ascii="Times New Roman" w:eastAsia="Times New Roman" w:hAnsi="Times New Roman" w:cs="Times New Roman"/>
          <w:b/>
          <w:sz w:val="24"/>
          <w:szCs w:val="24"/>
          <w:u w:val="single"/>
          <w:lang w:val="en-NG"/>
        </w:rPr>
        <w:t>Co-</w:t>
      </w:r>
      <w:proofErr w:type="spellStart"/>
      <w:r w:rsidRPr="009D684F">
        <w:rPr>
          <w:rFonts w:ascii="Times New Roman" w:eastAsia="Times New Roman" w:hAnsi="Times New Roman" w:cs="Times New Roman"/>
          <w:b/>
          <w:sz w:val="24"/>
          <w:szCs w:val="24"/>
          <w:u w:val="single"/>
          <w:lang w:val="en-NG"/>
        </w:rPr>
        <w:t>opify</w:t>
      </w:r>
      <w:proofErr w:type="spellEnd"/>
      <w:r w:rsidR="00913071" w:rsidRPr="009D684F">
        <w:rPr>
          <w:rFonts w:ascii="Times New Roman" w:eastAsia="Times New Roman" w:hAnsi="Times New Roman" w:cs="Times New Roman"/>
          <w:b/>
          <w:sz w:val="24"/>
          <w:szCs w:val="24"/>
          <w:u w:val="single"/>
          <w:lang w:val="en-NG"/>
        </w:rPr>
        <w:t xml:space="preserve"> </w:t>
      </w:r>
      <w:r w:rsidR="00913071" w:rsidRPr="009D684F">
        <w:rPr>
          <w:rFonts w:ascii="Times New Roman" w:eastAsia="Times New Roman" w:hAnsi="Times New Roman" w:cs="Times New Roman"/>
          <w:b/>
          <w:sz w:val="24"/>
          <w:szCs w:val="24"/>
          <w:lang w:val="en-NG"/>
        </w:rPr>
        <w:t>(</w:t>
      </w:r>
      <w:hyperlink r:id="rId8" w:history="1">
        <w:r w:rsidR="00913071" w:rsidRPr="009D684F">
          <w:rPr>
            <w:rStyle w:val="Hyperlink"/>
            <w:rFonts w:ascii="Times New Roman" w:eastAsia="Times New Roman" w:hAnsi="Times New Roman" w:cs="Times New Roman"/>
            <w:b/>
            <w:sz w:val="24"/>
            <w:szCs w:val="24"/>
            <w:lang w:val="en-NG"/>
          </w:rPr>
          <w:t>https://coopify.africa/</w:t>
        </w:r>
      </w:hyperlink>
      <w:r w:rsidR="00913071" w:rsidRPr="009D684F">
        <w:rPr>
          <w:rFonts w:ascii="Times New Roman" w:eastAsia="Times New Roman" w:hAnsi="Times New Roman" w:cs="Times New Roman"/>
          <w:b/>
          <w:sz w:val="24"/>
          <w:szCs w:val="24"/>
          <w:lang w:val="en-NG"/>
        </w:rPr>
        <w:t xml:space="preserve"> )</w:t>
      </w:r>
      <w:r w:rsidR="00C777EE" w:rsidRPr="009D684F">
        <w:rPr>
          <w:rFonts w:ascii="Times New Roman" w:eastAsia="Times New Roman" w:hAnsi="Times New Roman" w:cs="Times New Roman"/>
          <w:bCs/>
          <w:sz w:val="24"/>
          <w:szCs w:val="24"/>
          <w:lang w:val="en-NG"/>
        </w:rPr>
        <w:t xml:space="preserve"> </w:t>
      </w:r>
    </w:p>
    <w:p w14:paraId="663BD4A2" w14:textId="77777777" w:rsidR="00C777EE" w:rsidRDefault="00C777EE" w:rsidP="00A867F6">
      <w:pPr>
        <w:pStyle w:val="ListParagraph"/>
        <w:spacing w:line="360" w:lineRule="auto"/>
        <w:rPr>
          <w:rFonts w:ascii="Times New Roman" w:eastAsia="Times New Roman" w:hAnsi="Times New Roman" w:cs="Times New Roman"/>
          <w:b/>
          <w:sz w:val="24"/>
          <w:szCs w:val="24"/>
          <w:u w:val="single"/>
          <w:lang w:val="en-NG"/>
        </w:rPr>
      </w:pPr>
    </w:p>
    <w:p w14:paraId="7085FE01" w14:textId="503D99A3" w:rsidR="009F0564" w:rsidRPr="00C777EE" w:rsidRDefault="00C777EE" w:rsidP="00A867F6">
      <w:pPr>
        <w:pStyle w:val="ListParagraph"/>
        <w:spacing w:line="360" w:lineRule="auto"/>
        <w:rPr>
          <w:rFonts w:ascii="Times New Roman" w:eastAsia="Times New Roman" w:hAnsi="Times New Roman" w:cs="Times New Roman"/>
          <w:b/>
          <w:sz w:val="24"/>
          <w:szCs w:val="24"/>
          <w:u w:val="single"/>
          <w:lang w:val="en-NG"/>
        </w:rPr>
      </w:pPr>
      <w:proofErr w:type="spellStart"/>
      <w:r>
        <w:rPr>
          <w:rFonts w:ascii="Times New Roman" w:eastAsia="Times New Roman" w:hAnsi="Times New Roman" w:cs="Times New Roman"/>
          <w:bCs/>
          <w:sz w:val="24"/>
          <w:szCs w:val="24"/>
          <w:lang w:val="en-NG"/>
        </w:rPr>
        <w:t>Coopify</w:t>
      </w:r>
      <w:proofErr w:type="spellEnd"/>
      <w:r>
        <w:rPr>
          <w:rFonts w:ascii="Times New Roman" w:eastAsia="Times New Roman" w:hAnsi="Times New Roman" w:cs="Times New Roman"/>
          <w:bCs/>
          <w:sz w:val="24"/>
          <w:szCs w:val="24"/>
          <w:lang w:val="en-NG"/>
        </w:rPr>
        <w:t xml:space="preserve"> is a web-based application that aims to provide a system that meets the needs of different co-operatives societies</w:t>
      </w:r>
    </w:p>
    <w:p w14:paraId="779BD2B2" w14:textId="7B792BE0" w:rsidR="00C777EE" w:rsidRDefault="00C777EE" w:rsidP="00A867F6">
      <w:pPr>
        <w:pStyle w:val="ListParagraph"/>
        <w:spacing w:line="360" w:lineRule="auto"/>
        <w:rPr>
          <w:rFonts w:ascii="Times New Roman" w:eastAsia="Times New Roman" w:hAnsi="Times New Roman" w:cs="Times New Roman"/>
          <w:b/>
          <w:sz w:val="24"/>
          <w:szCs w:val="24"/>
          <w:u w:val="single"/>
          <w:lang w:val="en-NG"/>
        </w:rPr>
      </w:pPr>
    </w:p>
    <w:p w14:paraId="5F479D2A" w14:textId="6F875048" w:rsidR="00C777EE" w:rsidRDefault="00C777EE" w:rsidP="00A867F6">
      <w:pPr>
        <w:pStyle w:val="ListParagraph"/>
        <w:spacing w:line="360" w:lineRule="auto"/>
        <w:rPr>
          <w:rFonts w:ascii="Times New Roman" w:eastAsia="Times New Roman" w:hAnsi="Times New Roman" w:cs="Times New Roman"/>
          <w:b/>
          <w:sz w:val="24"/>
          <w:szCs w:val="24"/>
          <w:u w:val="single"/>
          <w:lang w:val="en-NG"/>
        </w:rPr>
      </w:pPr>
      <w:r>
        <w:rPr>
          <w:rFonts w:ascii="Times New Roman" w:eastAsia="Times New Roman" w:hAnsi="Times New Roman" w:cs="Times New Roman"/>
          <w:b/>
          <w:sz w:val="24"/>
          <w:szCs w:val="24"/>
          <w:u w:val="single"/>
          <w:lang w:val="en-NG"/>
        </w:rPr>
        <w:t>Features</w:t>
      </w:r>
    </w:p>
    <w:p w14:paraId="218A52DC" w14:textId="7E7A18A9" w:rsidR="00C777EE" w:rsidRPr="00DF7192" w:rsidRDefault="00DF7192" w:rsidP="00A867F6">
      <w:pPr>
        <w:pStyle w:val="ListParagraph"/>
        <w:numPr>
          <w:ilvl w:val="1"/>
          <w:numId w:val="21"/>
        </w:numPr>
        <w:spacing w:line="360" w:lineRule="auto"/>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There are numerous features on the system. from adding members, requesting for loans and adding savings.</w:t>
      </w:r>
    </w:p>
    <w:p w14:paraId="021C1C94" w14:textId="59B0E3D6" w:rsidR="00DF7192" w:rsidRPr="007222D1" w:rsidRDefault="00DF7192" w:rsidP="00A867F6">
      <w:pPr>
        <w:pStyle w:val="ListParagraph"/>
        <w:numPr>
          <w:ilvl w:val="1"/>
          <w:numId w:val="21"/>
        </w:numPr>
        <w:spacing w:line="360" w:lineRule="auto"/>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 xml:space="preserve">The admin has an overview of the system activities and directly manages </w:t>
      </w:r>
      <w:r w:rsidR="007222D1">
        <w:rPr>
          <w:rFonts w:ascii="Times New Roman" w:eastAsia="Times New Roman" w:hAnsi="Times New Roman" w:cs="Times New Roman"/>
          <w:bCs/>
          <w:sz w:val="24"/>
          <w:szCs w:val="24"/>
          <w:lang w:val="en-NG"/>
        </w:rPr>
        <w:t>the system.</w:t>
      </w:r>
    </w:p>
    <w:p w14:paraId="07342FC5" w14:textId="60C711C0" w:rsidR="007222D1" w:rsidRPr="00930C15" w:rsidRDefault="00E96303" w:rsidP="00A867F6">
      <w:pPr>
        <w:pStyle w:val="ListParagraph"/>
        <w:numPr>
          <w:ilvl w:val="1"/>
          <w:numId w:val="21"/>
        </w:numPr>
        <w:spacing w:line="360" w:lineRule="auto"/>
        <w:rPr>
          <w:rFonts w:ascii="Times New Roman" w:eastAsia="Times New Roman" w:hAnsi="Times New Roman" w:cs="Times New Roman"/>
          <w:b/>
          <w:sz w:val="24"/>
          <w:szCs w:val="24"/>
          <w:u w:val="single"/>
          <w:lang w:val="en-NG"/>
        </w:rPr>
      </w:pPr>
      <w:r>
        <w:rPr>
          <w:rFonts w:ascii="Times New Roman" w:eastAsia="Times New Roman" w:hAnsi="Times New Roman" w:cs="Times New Roman"/>
          <w:bCs/>
          <w:sz w:val="24"/>
          <w:szCs w:val="24"/>
          <w:lang w:val="en-NG"/>
        </w:rPr>
        <w:t>Broadcasts can be made to third party apps like WhatsApp to alert members on any events.</w:t>
      </w:r>
    </w:p>
    <w:p w14:paraId="086FDE7C" w14:textId="77777777" w:rsidR="00930C15" w:rsidRPr="00E96303" w:rsidRDefault="00930C15" w:rsidP="00A867F6">
      <w:pPr>
        <w:pStyle w:val="ListParagraph"/>
        <w:spacing w:line="360" w:lineRule="auto"/>
        <w:ind w:left="1440"/>
        <w:rPr>
          <w:rFonts w:ascii="Times New Roman" w:eastAsia="Times New Roman" w:hAnsi="Times New Roman" w:cs="Times New Roman"/>
          <w:b/>
          <w:sz w:val="24"/>
          <w:szCs w:val="24"/>
          <w:u w:val="single"/>
          <w:lang w:val="en-NG"/>
        </w:rPr>
      </w:pPr>
    </w:p>
    <w:p w14:paraId="4E055CDE" w14:textId="1A61A8F7" w:rsidR="00E96303" w:rsidRPr="00930C15" w:rsidRDefault="00930C15" w:rsidP="00A867F6">
      <w:pPr>
        <w:pStyle w:val="ListParagraph"/>
        <w:spacing w:line="360" w:lineRule="auto"/>
        <w:rPr>
          <w:rFonts w:ascii="Times New Roman" w:eastAsia="Times New Roman" w:hAnsi="Times New Roman" w:cs="Times New Roman"/>
          <w:b/>
          <w:sz w:val="24"/>
          <w:szCs w:val="24"/>
          <w:u w:val="single"/>
          <w:lang w:val="en-NG"/>
        </w:rPr>
      </w:pPr>
      <w:r w:rsidRPr="00930C15">
        <w:rPr>
          <w:rFonts w:ascii="Times New Roman" w:eastAsia="Times New Roman" w:hAnsi="Times New Roman" w:cs="Times New Roman"/>
          <w:b/>
          <w:sz w:val="24"/>
          <w:szCs w:val="24"/>
          <w:u w:val="single"/>
          <w:lang w:val="en-NG"/>
        </w:rPr>
        <w:t>Limitations</w:t>
      </w:r>
    </w:p>
    <w:p w14:paraId="5B3129EF" w14:textId="77777777" w:rsidR="00913071" w:rsidRDefault="00913071" w:rsidP="00A867F6">
      <w:pPr>
        <w:pStyle w:val="ListParagraph"/>
        <w:spacing w:line="360" w:lineRule="auto"/>
        <w:rPr>
          <w:rFonts w:ascii="Times New Roman" w:eastAsia="Times New Roman" w:hAnsi="Times New Roman" w:cs="Times New Roman"/>
          <w:b/>
          <w:sz w:val="24"/>
          <w:szCs w:val="24"/>
          <w:u w:val="single"/>
          <w:lang w:val="en-NG"/>
        </w:rPr>
      </w:pPr>
    </w:p>
    <w:p w14:paraId="2F613966" w14:textId="337AB4AD" w:rsidR="00C2075C" w:rsidRDefault="001D3B3E" w:rsidP="00A867F6">
      <w:pPr>
        <w:pStyle w:val="ListParagraph"/>
        <w:numPr>
          <w:ilvl w:val="1"/>
          <w:numId w:val="22"/>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There is no login for the members as the admin </w:t>
      </w:r>
      <w:r w:rsidR="00E94688">
        <w:rPr>
          <w:rFonts w:ascii="Times New Roman" w:eastAsia="Times New Roman" w:hAnsi="Times New Roman" w:cs="Times New Roman"/>
          <w:bCs/>
          <w:sz w:val="24"/>
          <w:szCs w:val="24"/>
          <w:lang w:val="en-NG"/>
        </w:rPr>
        <w:t>must</w:t>
      </w:r>
      <w:r>
        <w:rPr>
          <w:rFonts w:ascii="Times New Roman" w:eastAsia="Times New Roman" w:hAnsi="Times New Roman" w:cs="Times New Roman"/>
          <w:bCs/>
          <w:sz w:val="24"/>
          <w:szCs w:val="24"/>
          <w:lang w:val="en-NG"/>
        </w:rPr>
        <w:t xml:space="preserve"> perform actions on the </w:t>
      </w:r>
      <w:r w:rsidR="00E94688">
        <w:rPr>
          <w:rFonts w:ascii="Times New Roman" w:eastAsia="Times New Roman" w:hAnsi="Times New Roman" w:cs="Times New Roman"/>
          <w:bCs/>
          <w:sz w:val="24"/>
          <w:szCs w:val="24"/>
          <w:lang w:val="en-NG"/>
        </w:rPr>
        <w:t>members behalf.</w:t>
      </w:r>
    </w:p>
    <w:p w14:paraId="0E2CAA97" w14:textId="2C6C358A" w:rsidR="00E94688" w:rsidRDefault="00E536B1" w:rsidP="00A867F6">
      <w:pPr>
        <w:pStyle w:val="ListParagraph"/>
        <w:numPr>
          <w:ilvl w:val="1"/>
          <w:numId w:val="22"/>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There are</w:t>
      </w:r>
      <w:r w:rsidR="00E94688">
        <w:rPr>
          <w:rFonts w:ascii="Times New Roman" w:eastAsia="Times New Roman" w:hAnsi="Times New Roman" w:cs="Times New Roman"/>
          <w:bCs/>
          <w:sz w:val="24"/>
          <w:szCs w:val="24"/>
          <w:lang w:val="en-NG"/>
        </w:rPr>
        <w:t xml:space="preserve"> a lot of features that are very niche and unnecessary to most co-operatives</w:t>
      </w:r>
      <w:r>
        <w:rPr>
          <w:rFonts w:ascii="Times New Roman" w:eastAsia="Times New Roman" w:hAnsi="Times New Roman" w:cs="Times New Roman"/>
          <w:bCs/>
          <w:sz w:val="24"/>
          <w:szCs w:val="24"/>
          <w:lang w:val="en-NG"/>
        </w:rPr>
        <w:t>, making the system seem clustered with unnecessary features.</w:t>
      </w:r>
    </w:p>
    <w:p w14:paraId="36CA372F" w14:textId="01DFEE0B" w:rsidR="00E536B1" w:rsidRDefault="00B81D12" w:rsidP="00A867F6">
      <w:pPr>
        <w:pStyle w:val="ListParagraph"/>
        <w:numPr>
          <w:ilvl w:val="1"/>
          <w:numId w:val="22"/>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The admin </w:t>
      </w:r>
      <w:r w:rsidR="00CA7DF7">
        <w:rPr>
          <w:rFonts w:ascii="Times New Roman" w:eastAsia="Times New Roman" w:hAnsi="Times New Roman" w:cs="Times New Roman"/>
          <w:bCs/>
          <w:sz w:val="24"/>
          <w:szCs w:val="24"/>
          <w:lang w:val="en-NG"/>
        </w:rPr>
        <w:t>must</w:t>
      </w:r>
      <w:r>
        <w:rPr>
          <w:rFonts w:ascii="Times New Roman" w:eastAsia="Times New Roman" w:hAnsi="Times New Roman" w:cs="Times New Roman"/>
          <w:bCs/>
          <w:sz w:val="24"/>
          <w:szCs w:val="24"/>
          <w:lang w:val="en-NG"/>
        </w:rPr>
        <w:t xml:space="preserve"> manually send messages on the supported </w:t>
      </w:r>
      <w:r w:rsidR="00433519">
        <w:rPr>
          <w:rFonts w:ascii="Times New Roman" w:eastAsia="Times New Roman" w:hAnsi="Times New Roman" w:cs="Times New Roman"/>
          <w:bCs/>
          <w:sz w:val="24"/>
          <w:szCs w:val="24"/>
          <w:lang w:val="en-NG"/>
        </w:rPr>
        <w:t>third-party</w:t>
      </w:r>
      <w:r>
        <w:rPr>
          <w:rFonts w:ascii="Times New Roman" w:eastAsia="Times New Roman" w:hAnsi="Times New Roman" w:cs="Times New Roman"/>
          <w:bCs/>
          <w:sz w:val="24"/>
          <w:szCs w:val="24"/>
          <w:lang w:val="en-NG"/>
        </w:rPr>
        <w:t xml:space="preserve"> applications to send messages to other members.</w:t>
      </w:r>
    </w:p>
    <w:p w14:paraId="3A90345F" w14:textId="1D4E00B2" w:rsidR="00840FAB" w:rsidRDefault="00840FAB" w:rsidP="00A867F6">
      <w:pPr>
        <w:pStyle w:val="ListParagraph"/>
        <w:numPr>
          <w:ilvl w:val="1"/>
          <w:numId w:val="22"/>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Nigerian Prominent banks do not seem to be supported as </w:t>
      </w:r>
      <w:r w:rsidR="00DF7FF5">
        <w:rPr>
          <w:rFonts w:ascii="Times New Roman" w:eastAsia="Times New Roman" w:hAnsi="Times New Roman" w:cs="Times New Roman"/>
          <w:bCs/>
          <w:sz w:val="24"/>
          <w:szCs w:val="24"/>
          <w:lang w:val="en-NG"/>
        </w:rPr>
        <w:t>some didn’t come up during registration.</w:t>
      </w:r>
    </w:p>
    <w:p w14:paraId="6326B37A" w14:textId="23702A20" w:rsidR="00433519" w:rsidRDefault="00433519" w:rsidP="00A867F6">
      <w:pPr>
        <w:pStyle w:val="ListParagraph"/>
        <w:numPr>
          <w:ilvl w:val="1"/>
          <w:numId w:val="22"/>
        </w:num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Since the system requires you to fill in all bank information relating to the </w:t>
      </w:r>
      <w:r w:rsidR="00CA7DF7">
        <w:rPr>
          <w:rFonts w:ascii="Times New Roman" w:eastAsia="Times New Roman" w:hAnsi="Times New Roman" w:cs="Times New Roman"/>
          <w:bCs/>
          <w:sz w:val="24"/>
          <w:szCs w:val="24"/>
          <w:lang w:val="en-NG"/>
        </w:rPr>
        <w:t>co-operative, it poses great financial risks.</w:t>
      </w:r>
    </w:p>
    <w:p w14:paraId="1C4747E7" w14:textId="77777777" w:rsidR="003509F8" w:rsidRDefault="003509F8" w:rsidP="00A867F6">
      <w:pPr>
        <w:spacing w:line="360" w:lineRule="auto"/>
        <w:jc w:val="both"/>
        <w:rPr>
          <w:rFonts w:ascii="Times New Roman" w:eastAsia="Times New Roman" w:hAnsi="Times New Roman" w:cs="Times New Roman"/>
          <w:bCs/>
          <w:sz w:val="24"/>
          <w:szCs w:val="24"/>
          <w:lang w:val="en-NG"/>
        </w:rPr>
      </w:pPr>
    </w:p>
    <w:p w14:paraId="1CEDD00C" w14:textId="4679A0C1" w:rsidR="003509F8" w:rsidRDefault="003509F8" w:rsidP="00A867F6">
      <w:pPr>
        <w:spacing w:line="360" w:lineRule="auto"/>
        <w:jc w:val="both"/>
        <w:rPr>
          <w:rFonts w:ascii="Times New Roman" w:eastAsia="Times New Roman" w:hAnsi="Times New Roman" w:cs="Times New Roman"/>
          <w:bCs/>
          <w:sz w:val="24"/>
          <w:szCs w:val="24"/>
          <w:lang w:val="en-NG"/>
        </w:rPr>
      </w:pPr>
      <w:r>
        <w:rPr>
          <w:noProof/>
        </w:rPr>
        <w:lastRenderedPageBreak/>
        <w:drawing>
          <wp:inline distT="0" distB="0" distL="0" distR="0" wp14:anchorId="4318E487" wp14:editId="201F6C10">
            <wp:extent cx="5911702" cy="2689860"/>
            <wp:effectExtent l="0" t="0" r="0" b="0"/>
            <wp:docPr id="210575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52401" name=""/>
                    <pic:cNvPicPr/>
                  </pic:nvPicPr>
                  <pic:blipFill rotWithShape="1">
                    <a:blip r:embed="rId9"/>
                    <a:srcRect l="-1252" t="13039" r="1772" b="6492"/>
                    <a:stretch/>
                  </pic:blipFill>
                  <pic:spPr bwMode="auto">
                    <a:xfrm>
                      <a:off x="0" y="0"/>
                      <a:ext cx="5912722" cy="2690324"/>
                    </a:xfrm>
                    <a:prstGeom prst="rect">
                      <a:avLst/>
                    </a:prstGeom>
                    <a:ln>
                      <a:noFill/>
                    </a:ln>
                    <a:extLst>
                      <a:ext uri="{53640926-AAD7-44D8-BBD7-CCE9431645EC}">
                        <a14:shadowObscured xmlns:a14="http://schemas.microsoft.com/office/drawing/2010/main"/>
                      </a:ext>
                    </a:extLst>
                  </pic:spPr>
                </pic:pic>
              </a:graphicData>
            </a:graphic>
          </wp:inline>
        </w:drawing>
      </w:r>
    </w:p>
    <w:p w14:paraId="2FE504B3" w14:textId="73EB5504" w:rsidR="003509F8" w:rsidRDefault="003509F8" w:rsidP="00A867F6">
      <w:pPr>
        <w:spacing w:line="360" w:lineRule="auto"/>
        <w:jc w:val="center"/>
        <w:rPr>
          <w:rFonts w:ascii="Times New Roman" w:eastAsia="Times New Roman" w:hAnsi="Times New Roman" w:cs="Times New Roman"/>
          <w:b/>
          <w:sz w:val="24"/>
          <w:szCs w:val="24"/>
          <w:lang w:val="en-NG"/>
        </w:rPr>
      </w:pPr>
      <w:r w:rsidRPr="003509F8">
        <w:rPr>
          <w:rFonts w:ascii="Times New Roman" w:eastAsia="Times New Roman" w:hAnsi="Times New Roman" w:cs="Times New Roman"/>
          <w:b/>
          <w:sz w:val="24"/>
          <w:szCs w:val="24"/>
          <w:lang w:val="en-NG"/>
        </w:rPr>
        <w:t>Figure 2.1 User Interface of Co-</w:t>
      </w:r>
      <w:proofErr w:type="spellStart"/>
      <w:r w:rsidRPr="003509F8">
        <w:rPr>
          <w:rFonts w:ascii="Times New Roman" w:eastAsia="Times New Roman" w:hAnsi="Times New Roman" w:cs="Times New Roman"/>
          <w:b/>
          <w:sz w:val="24"/>
          <w:szCs w:val="24"/>
          <w:lang w:val="en-NG"/>
        </w:rPr>
        <w:t>opify</w:t>
      </w:r>
      <w:proofErr w:type="spellEnd"/>
    </w:p>
    <w:p w14:paraId="380E003B" w14:textId="77777777" w:rsidR="003509F8" w:rsidRDefault="003509F8" w:rsidP="00A867F6">
      <w:pPr>
        <w:spacing w:line="360" w:lineRule="auto"/>
        <w:jc w:val="center"/>
        <w:rPr>
          <w:rFonts w:ascii="Times New Roman" w:eastAsia="Times New Roman" w:hAnsi="Times New Roman" w:cs="Times New Roman"/>
          <w:b/>
          <w:sz w:val="24"/>
          <w:szCs w:val="24"/>
          <w:lang w:val="en-NG"/>
        </w:rPr>
      </w:pPr>
    </w:p>
    <w:p w14:paraId="4016B57E" w14:textId="77777777" w:rsidR="003509F8" w:rsidRDefault="003509F8" w:rsidP="00A867F6">
      <w:pPr>
        <w:spacing w:line="360" w:lineRule="auto"/>
        <w:rPr>
          <w:rFonts w:ascii="Times New Roman" w:eastAsia="Times New Roman" w:hAnsi="Times New Roman" w:cs="Times New Roman"/>
          <w:b/>
          <w:sz w:val="24"/>
          <w:szCs w:val="24"/>
          <w:lang w:val="en-NG"/>
        </w:rPr>
      </w:pPr>
    </w:p>
    <w:p w14:paraId="48B2096F" w14:textId="7ACFFE9F" w:rsidR="003509F8" w:rsidRPr="009D684F" w:rsidRDefault="00DF7FF5" w:rsidP="00A867F6">
      <w:pPr>
        <w:spacing w:line="360" w:lineRule="auto"/>
        <w:rPr>
          <w:rFonts w:ascii="Times New Roman" w:eastAsia="Times New Roman" w:hAnsi="Times New Roman" w:cs="Times New Roman"/>
          <w:b/>
          <w:sz w:val="24"/>
          <w:szCs w:val="24"/>
          <w:lang w:val="en-NG"/>
        </w:rPr>
      </w:pPr>
      <w:proofErr w:type="spellStart"/>
      <w:r w:rsidRPr="009D684F">
        <w:rPr>
          <w:rFonts w:ascii="Times New Roman" w:eastAsia="Times New Roman" w:hAnsi="Times New Roman" w:cs="Times New Roman"/>
          <w:b/>
          <w:sz w:val="24"/>
          <w:szCs w:val="24"/>
          <w:lang w:val="en-NG"/>
        </w:rPr>
        <w:t>COOPco</w:t>
      </w:r>
      <w:proofErr w:type="spellEnd"/>
      <w:r w:rsidRPr="009D684F">
        <w:rPr>
          <w:rFonts w:ascii="Times New Roman" w:eastAsia="Times New Roman" w:hAnsi="Times New Roman" w:cs="Times New Roman"/>
          <w:b/>
          <w:sz w:val="24"/>
          <w:szCs w:val="24"/>
          <w:lang w:val="en-NG"/>
        </w:rPr>
        <w:t xml:space="preserve"> (</w:t>
      </w:r>
      <w:hyperlink r:id="rId10" w:history="1">
        <w:r w:rsidR="00B77517" w:rsidRPr="009D684F">
          <w:rPr>
            <w:rStyle w:val="Hyperlink"/>
            <w:rFonts w:ascii="Times New Roman" w:eastAsia="Times New Roman" w:hAnsi="Times New Roman" w:cs="Times New Roman"/>
            <w:b/>
            <w:sz w:val="24"/>
            <w:szCs w:val="24"/>
            <w:lang w:val="en-NG"/>
          </w:rPr>
          <w:t>https://coopco.com.ng/contact</w:t>
        </w:r>
      </w:hyperlink>
      <w:r w:rsidR="00B77517" w:rsidRPr="009D684F">
        <w:rPr>
          <w:rFonts w:ascii="Times New Roman" w:eastAsia="Times New Roman" w:hAnsi="Times New Roman" w:cs="Times New Roman"/>
          <w:b/>
          <w:sz w:val="24"/>
          <w:szCs w:val="24"/>
          <w:lang w:val="en-NG"/>
        </w:rPr>
        <w:t xml:space="preserve"> </w:t>
      </w:r>
      <w:r w:rsidRPr="009D684F">
        <w:rPr>
          <w:rFonts w:ascii="Times New Roman" w:eastAsia="Times New Roman" w:hAnsi="Times New Roman" w:cs="Times New Roman"/>
          <w:b/>
          <w:sz w:val="24"/>
          <w:szCs w:val="24"/>
          <w:lang w:val="en-NG"/>
        </w:rPr>
        <w:t>)</w:t>
      </w:r>
    </w:p>
    <w:p w14:paraId="19600BCC" w14:textId="77777777" w:rsidR="005A1A15" w:rsidRPr="00A76FA3" w:rsidRDefault="005A1A15" w:rsidP="00A867F6">
      <w:pPr>
        <w:pStyle w:val="ListParagraph"/>
        <w:spacing w:line="360" w:lineRule="auto"/>
        <w:rPr>
          <w:rFonts w:ascii="Times New Roman" w:eastAsia="Times New Roman" w:hAnsi="Times New Roman" w:cs="Times New Roman"/>
          <w:b/>
          <w:sz w:val="24"/>
          <w:szCs w:val="24"/>
          <w:lang w:val="en-NG"/>
        </w:rPr>
      </w:pPr>
    </w:p>
    <w:p w14:paraId="4B8D70AA" w14:textId="5D13880D" w:rsidR="005A1A15" w:rsidRPr="00A76FA3" w:rsidRDefault="005A1A15" w:rsidP="00A867F6">
      <w:pPr>
        <w:pStyle w:val="ListParagraph"/>
        <w:spacing w:line="360" w:lineRule="auto"/>
        <w:rPr>
          <w:rFonts w:ascii="Times New Roman" w:eastAsia="Times New Roman" w:hAnsi="Times New Roman" w:cs="Times New Roman"/>
          <w:b/>
          <w:sz w:val="24"/>
          <w:szCs w:val="24"/>
          <w:u w:val="single"/>
          <w:lang w:val="en-NG"/>
        </w:rPr>
      </w:pPr>
      <w:r w:rsidRPr="00A76FA3">
        <w:rPr>
          <w:rFonts w:ascii="Times New Roman" w:eastAsia="Times New Roman" w:hAnsi="Times New Roman" w:cs="Times New Roman"/>
          <w:b/>
          <w:sz w:val="24"/>
          <w:szCs w:val="24"/>
          <w:u w:val="single"/>
          <w:lang w:val="en-NG"/>
        </w:rPr>
        <w:t>Features</w:t>
      </w:r>
    </w:p>
    <w:p w14:paraId="72755F92" w14:textId="6A7D8A7B" w:rsidR="005A1A15" w:rsidRPr="00A76FA3" w:rsidRDefault="005A1A15" w:rsidP="00A867F6">
      <w:pPr>
        <w:pStyle w:val="ListParagraph"/>
        <w:numPr>
          <w:ilvl w:val="1"/>
          <w:numId w:val="23"/>
        </w:numPr>
        <w:spacing w:line="360" w:lineRule="auto"/>
        <w:rPr>
          <w:rFonts w:ascii="Times New Roman" w:eastAsia="Times New Roman" w:hAnsi="Times New Roman" w:cs="Times New Roman"/>
          <w:b/>
          <w:sz w:val="24"/>
          <w:szCs w:val="24"/>
          <w:u w:val="single"/>
          <w:lang w:val="en-NG"/>
        </w:rPr>
      </w:pPr>
      <w:r w:rsidRPr="00A76FA3">
        <w:rPr>
          <w:rFonts w:ascii="Times New Roman" w:eastAsia="Times New Roman" w:hAnsi="Times New Roman" w:cs="Times New Roman"/>
          <w:bCs/>
          <w:sz w:val="24"/>
          <w:szCs w:val="24"/>
          <w:lang w:val="en-NG"/>
        </w:rPr>
        <w:t>Loan Requests</w:t>
      </w:r>
    </w:p>
    <w:p w14:paraId="16EC77D3" w14:textId="75D05A12" w:rsidR="00BA5969" w:rsidRPr="00A76FA3" w:rsidRDefault="00BA5969" w:rsidP="00A867F6">
      <w:pPr>
        <w:pStyle w:val="ListParagraph"/>
        <w:numPr>
          <w:ilvl w:val="1"/>
          <w:numId w:val="23"/>
        </w:numPr>
        <w:spacing w:line="360" w:lineRule="auto"/>
        <w:rPr>
          <w:rFonts w:ascii="Times New Roman" w:eastAsia="Times New Roman" w:hAnsi="Times New Roman" w:cs="Times New Roman"/>
          <w:b/>
          <w:sz w:val="24"/>
          <w:szCs w:val="24"/>
          <w:u w:val="single"/>
          <w:lang w:val="en-NG"/>
        </w:rPr>
      </w:pPr>
      <w:r w:rsidRPr="00A76FA3">
        <w:rPr>
          <w:rFonts w:ascii="Times New Roman" w:eastAsia="Times New Roman" w:hAnsi="Times New Roman" w:cs="Times New Roman"/>
          <w:bCs/>
          <w:sz w:val="24"/>
          <w:szCs w:val="24"/>
          <w:lang w:val="en-NG"/>
        </w:rPr>
        <w:t>Said to support member registration</w:t>
      </w:r>
    </w:p>
    <w:p w14:paraId="48DFDA21" w14:textId="77777777" w:rsidR="00242649" w:rsidRPr="00A76FA3" w:rsidRDefault="00242649" w:rsidP="00A867F6">
      <w:pPr>
        <w:pStyle w:val="ListParagraph"/>
        <w:spacing w:line="360" w:lineRule="auto"/>
        <w:rPr>
          <w:rFonts w:ascii="Times New Roman" w:eastAsia="Times New Roman" w:hAnsi="Times New Roman" w:cs="Times New Roman"/>
          <w:bCs/>
          <w:sz w:val="24"/>
          <w:szCs w:val="24"/>
          <w:u w:val="single"/>
          <w:lang w:val="en-NG"/>
        </w:rPr>
      </w:pPr>
    </w:p>
    <w:p w14:paraId="5DC25C79" w14:textId="2D8455E4" w:rsidR="00242649" w:rsidRPr="00A76FA3" w:rsidRDefault="00242649" w:rsidP="00A867F6">
      <w:pPr>
        <w:pStyle w:val="ListParagraph"/>
        <w:spacing w:line="360" w:lineRule="auto"/>
        <w:rPr>
          <w:rFonts w:ascii="Times New Roman" w:eastAsia="Times New Roman" w:hAnsi="Times New Roman" w:cs="Times New Roman"/>
          <w:b/>
          <w:sz w:val="24"/>
          <w:szCs w:val="24"/>
          <w:u w:val="single"/>
          <w:lang w:val="en-NG"/>
        </w:rPr>
      </w:pPr>
      <w:r w:rsidRPr="00A76FA3">
        <w:rPr>
          <w:rFonts w:ascii="Times New Roman" w:eastAsia="Times New Roman" w:hAnsi="Times New Roman" w:cs="Times New Roman"/>
          <w:b/>
          <w:sz w:val="24"/>
          <w:szCs w:val="24"/>
          <w:u w:val="single"/>
          <w:lang w:val="en-NG"/>
        </w:rPr>
        <w:t>Limitations</w:t>
      </w:r>
    </w:p>
    <w:p w14:paraId="2344CC32" w14:textId="6F1F3269" w:rsidR="00B77517" w:rsidRPr="00A76FA3" w:rsidRDefault="00242649" w:rsidP="00A867F6">
      <w:pPr>
        <w:pStyle w:val="ListParagraph"/>
        <w:spacing w:line="360" w:lineRule="auto"/>
        <w:rPr>
          <w:rFonts w:ascii="Times New Roman" w:eastAsia="Times New Roman" w:hAnsi="Times New Roman" w:cs="Times New Roman"/>
          <w:bCs/>
          <w:sz w:val="24"/>
          <w:szCs w:val="24"/>
          <w:lang w:val="en-NG"/>
        </w:rPr>
      </w:pPr>
      <w:r w:rsidRPr="00A76FA3">
        <w:rPr>
          <w:rFonts w:ascii="Times New Roman" w:eastAsia="Times New Roman" w:hAnsi="Times New Roman" w:cs="Times New Roman"/>
          <w:bCs/>
          <w:sz w:val="24"/>
          <w:szCs w:val="24"/>
          <w:lang w:val="en-NG"/>
        </w:rPr>
        <w:t>This system does not support any free trials with the lowest tier starting at $</w:t>
      </w:r>
      <w:r w:rsidR="00551B63" w:rsidRPr="00A76FA3">
        <w:rPr>
          <w:rFonts w:ascii="Times New Roman" w:eastAsia="Times New Roman" w:hAnsi="Times New Roman" w:cs="Times New Roman"/>
          <w:bCs/>
          <w:sz w:val="24"/>
          <w:szCs w:val="24"/>
          <w:lang w:val="en-NG"/>
        </w:rPr>
        <w:t>1</w:t>
      </w:r>
      <w:r w:rsidRPr="00A76FA3">
        <w:rPr>
          <w:rFonts w:ascii="Times New Roman" w:eastAsia="Times New Roman" w:hAnsi="Times New Roman" w:cs="Times New Roman"/>
          <w:bCs/>
          <w:sz w:val="24"/>
          <w:szCs w:val="24"/>
          <w:lang w:val="en-NG"/>
        </w:rPr>
        <w:t>0 (US Dollar)</w:t>
      </w:r>
      <w:r w:rsidR="00551B63" w:rsidRPr="00A76FA3">
        <w:rPr>
          <w:rFonts w:ascii="Times New Roman" w:eastAsia="Times New Roman" w:hAnsi="Times New Roman" w:cs="Times New Roman"/>
          <w:bCs/>
          <w:sz w:val="24"/>
          <w:szCs w:val="24"/>
          <w:lang w:val="en-NG"/>
        </w:rPr>
        <w:t xml:space="preserve">/month. </w:t>
      </w:r>
      <w:r w:rsidR="00DA5330" w:rsidRPr="00A76FA3">
        <w:rPr>
          <w:rFonts w:ascii="Times New Roman" w:eastAsia="Times New Roman" w:hAnsi="Times New Roman" w:cs="Times New Roman"/>
          <w:bCs/>
          <w:sz w:val="24"/>
          <w:szCs w:val="24"/>
          <w:lang w:val="en-NG"/>
        </w:rPr>
        <w:t xml:space="preserve">The registration process for a live demo </w:t>
      </w:r>
      <w:r w:rsidR="00B57EAC" w:rsidRPr="00A76FA3">
        <w:rPr>
          <w:rFonts w:ascii="Times New Roman" w:eastAsia="Times New Roman" w:hAnsi="Times New Roman" w:cs="Times New Roman"/>
          <w:bCs/>
          <w:sz w:val="24"/>
          <w:szCs w:val="24"/>
          <w:lang w:val="en-NG"/>
        </w:rPr>
        <w:t xml:space="preserve">kept falling through and some input fields accepted wrong inputs e.g. a phone number field accepting string characters. All these </w:t>
      </w:r>
      <w:r w:rsidR="005A1A15" w:rsidRPr="00A76FA3">
        <w:rPr>
          <w:rFonts w:ascii="Times New Roman" w:eastAsia="Times New Roman" w:hAnsi="Times New Roman" w:cs="Times New Roman"/>
          <w:bCs/>
          <w:sz w:val="24"/>
          <w:szCs w:val="24"/>
          <w:lang w:val="en-NG"/>
        </w:rPr>
        <w:t>show signs of a poorly managed system.</w:t>
      </w:r>
    </w:p>
    <w:p w14:paraId="3C0CCD76" w14:textId="77777777" w:rsidR="00BA5969" w:rsidRPr="00A76FA3" w:rsidRDefault="00BA5969" w:rsidP="00A867F6">
      <w:pPr>
        <w:pStyle w:val="ListParagraph"/>
        <w:spacing w:line="360" w:lineRule="auto"/>
        <w:rPr>
          <w:rFonts w:ascii="Times New Roman" w:eastAsia="Times New Roman" w:hAnsi="Times New Roman" w:cs="Times New Roman"/>
          <w:bCs/>
          <w:sz w:val="24"/>
          <w:szCs w:val="24"/>
          <w:lang w:val="en-NG"/>
        </w:rPr>
      </w:pPr>
    </w:p>
    <w:p w14:paraId="78085C17" w14:textId="727EDD7F" w:rsidR="00BB0D50" w:rsidRPr="00A76FA3" w:rsidRDefault="00BB0D50" w:rsidP="00A867F6">
      <w:pPr>
        <w:pStyle w:val="ListParagraph"/>
        <w:spacing w:line="360" w:lineRule="auto"/>
        <w:rPr>
          <w:rFonts w:ascii="Times New Roman" w:eastAsia="Times New Roman" w:hAnsi="Times New Roman" w:cs="Times New Roman"/>
          <w:bCs/>
          <w:sz w:val="24"/>
          <w:szCs w:val="24"/>
          <w:lang w:val="en-NG"/>
        </w:rPr>
      </w:pPr>
      <w:r w:rsidRPr="00A76FA3">
        <w:rPr>
          <w:noProof/>
          <w:sz w:val="24"/>
          <w:szCs w:val="24"/>
        </w:rPr>
        <w:lastRenderedPageBreak/>
        <w:drawing>
          <wp:inline distT="0" distB="0" distL="0" distR="0" wp14:anchorId="08043D69" wp14:editId="24093322">
            <wp:extent cx="5868670" cy="2625902"/>
            <wp:effectExtent l="0" t="0" r="0" b="3175"/>
            <wp:docPr id="149136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4698" name=""/>
                    <pic:cNvPicPr/>
                  </pic:nvPicPr>
                  <pic:blipFill rotWithShape="1">
                    <a:blip r:embed="rId11"/>
                    <a:srcRect t="13675" r="1233" b="7759"/>
                    <a:stretch/>
                  </pic:blipFill>
                  <pic:spPr bwMode="auto">
                    <a:xfrm>
                      <a:off x="0" y="0"/>
                      <a:ext cx="5870330" cy="2626645"/>
                    </a:xfrm>
                    <a:prstGeom prst="rect">
                      <a:avLst/>
                    </a:prstGeom>
                    <a:ln>
                      <a:noFill/>
                    </a:ln>
                    <a:extLst>
                      <a:ext uri="{53640926-AAD7-44D8-BBD7-CCE9431645EC}">
                        <a14:shadowObscured xmlns:a14="http://schemas.microsoft.com/office/drawing/2010/main"/>
                      </a:ext>
                    </a:extLst>
                  </pic:spPr>
                </pic:pic>
              </a:graphicData>
            </a:graphic>
          </wp:inline>
        </w:drawing>
      </w:r>
    </w:p>
    <w:p w14:paraId="27C2CB67" w14:textId="0DA0FF69" w:rsidR="00B81D12" w:rsidRPr="00A76FA3" w:rsidRDefault="000956C5" w:rsidP="00A867F6">
      <w:pPr>
        <w:spacing w:line="360" w:lineRule="auto"/>
        <w:jc w:val="center"/>
        <w:rPr>
          <w:rFonts w:ascii="Times New Roman" w:eastAsia="Times New Roman" w:hAnsi="Times New Roman" w:cs="Times New Roman"/>
          <w:b/>
          <w:sz w:val="24"/>
          <w:szCs w:val="24"/>
          <w:lang w:val="en-NG"/>
        </w:rPr>
      </w:pPr>
      <w:r w:rsidRPr="00A76FA3">
        <w:rPr>
          <w:rFonts w:ascii="Times New Roman" w:eastAsia="Times New Roman" w:hAnsi="Times New Roman" w:cs="Times New Roman"/>
          <w:b/>
          <w:sz w:val="24"/>
          <w:szCs w:val="24"/>
          <w:lang w:val="en-NG"/>
        </w:rPr>
        <w:t xml:space="preserve">Figure 2.2 User Interface of </w:t>
      </w:r>
      <w:proofErr w:type="spellStart"/>
      <w:r w:rsidRPr="00A76FA3">
        <w:rPr>
          <w:rFonts w:ascii="Times New Roman" w:eastAsia="Times New Roman" w:hAnsi="Times New Roman" w:cs="Times New Roman"/>
          <w:b/>
          <w:sz w:val="24"/>
          <w:szCs w:val="24"/>
          <w:lang w:val="en-NG"/>
        </w:rPr>
        <w:t>COOPco</w:t>
      </w:r>
      <w:proofErr w:type="spellEnd"/>
    </w:p>
    <w:p w14:paraId="7E47C7CD" w14:textId="77777777" w:rsidR="000956C5" w:rsidRPr="00A76FA3" w:rsidRDefault="000956C5" w:rsidP="00A867F6">
      <w:pPr>
        <w:spacing w:line="360" w:lineRule="auto"/>
        <w:jc w:val="center"/>
        <w:rPr>
          <w:rFonts w:ascii="Times New Roman" w:eastAsia="Times New Roman" w:hAnsi="Times New Roman" w:cs="Times New Roman"/>
          <w:b/>
          <w:sz w:val="24"/>
          <w:szCs w:val="24"/>
          <w:lang w:val="en-NG"/>
        </w:rPr>
      </w:pPr>
    </w:p>
    <w:p w14:paraId="129F2C9E" w14:textId="77777777" w:rsidR="000956C5" w:rsidRPr="00A76FA3" w:rsidRDefault="000956C5" w:rsidP="00A867F6">
      <w:pPr>
        <w:spacing w:line="360" w:lineRule="auto"/>
        <w:rPr>
          <w:rFonts w:ascii="Times New Roman" w:eastAsia="Times New Roman" w:hAnsi="Times New Roman" w:cs="Times New Roman"/>
          <w:b/>
          <w:sz w:val="24"/>
          <w:szCs w:val="24"/>
          <w:lang w:val="en-NG"/>
        </w:rPr>
      </w:pPr>
    </w:p>
    <w:p w14:paraId="47B1697D" w14:textId="0D8306CE" w:rsidR="00415081" w:rsidRPr="009D684F" w:rsidRDefault="0024651A" w:rsidP="00A867F6">
      <w:pPr>
        <w:spacing w:line="360" w:lineRule="auto"/>
        <w:rPr>
          <w:rFonts w:ascii="Times New Roman" w:eastAsia="Times New Roman" w:hAnsi="Times New Roman" w:cs="Times New Roman"/>
          <w:b/>
          <w:sz w:val="24"/>
          <w:szCs w:val="24"/>
          <w:lang w:val="en-NG"/>
        </w:rPr>
      </w:pPr>
      <w:r w:rsidRPr="00A76FA3">
        <w:rPr>
          <w:rFonts w:ascii="Times New Roman" w:eastAsia="Times New Roman" w:hAnsi="Times New Roman" w:cs="Times New Roman"/>
          <w:b/>
          <w:sz w:val="24"/>
          <w:szCs w:val="24"/>
          <w:lang w:val="en-NG"/>
        </w:rPr>
        <w:t xml:space="preserve"> </w:t>
      </w:r>
      <w:r w:rsidR="00F17A9A" w:rsidRPr="00A76FA3">
        <w:rPr>
          <w:rFonts w:ascii="Times New Roman" w:eastAsia="Times New Roman" w:hAnsi="Times New Roman" w:cs="Times New Roman"/>
          <w:b/>
          <w:sz w:val="24"/>
          <w:szCs w:val="24"/>
          <w:u w:val="single"/>
          <w:lang w:val="en-NG"/>
        </w:rPr>
        <w:t>Electric Cooperatives FCU</w:t>
      </w:r>
      <w:r w:rsidRPr="00A76FA3">
        <w:rPr>
          <w:rFonts w:ascii="Times New Roman" w:eastAsia="Times New Roman" w:hAnsi="Times New Roman" w:cs="Times New Roman"/>
          <w:b/>
          <w:sz w:val="24"/>
          <w:szCs w:val="24"/>
          <w:u w:val="single"/>
          <w:lang w:val="en-NG"/>
        </w:rPr>
        <w:t xml:space="preserve"> (mobile application)</w:t>
      </w:r>
    </w:p>
    <w:p w14:paraId="426DC38C" w14:textId="77777777" w:rsidR="00B81D12" w:rsidRPr="00A76FA3" w:rsidRDefault="00B81D12" w:rsidP="00A867F6">
      <w:pPr>
        <w:spacing w:line="360" w:lineRule="auto"/>
        <w:jc w:val="both"/>
        <w:rPr>
          <w:rFonts w:ascii="Times New Roman" w:eastAsia="Times New Roman" w:hAnsi="Times New Roman" w:cs="Times New Roman"/>
          <w:bCs/>
          <w:sz w:val="24"/>
          <w:szCs w:val="24"/>
          <w:lang w:val="en-NG"/>
        </w:rPr>
      </w:pPr>
    </w:p>
    <w:p w14:paraId="7FC21A23" w14:textId="6EE6A82A" w:rsidR="008D4222" w:rsidRPr="00A76FA3" w:rsidRDefault="008D4222" w:rsidP="00A867F6">
      <w:pPr>
        <w:spacing w:line="360" w:lineRule="auto"/>
        <w:jc w:val="both"/>
        <w:rPr>
          <w:rFonts w:ascii="Times New Roman" w:eastAsia="Times New Roman" w:hAnsi="Times New Roman" w:cs="Times New Roman"/>
          <w:b/>
          <w:sz w:val="24"/>
          <w:szCs w:val="24"/>
          <w:u w:val="single"/>
          <w:lang w:val="en-NG"/>
        </w:rPr>
      </w:pPr>
      <w:r w:rsidRPr="00A76FA3">
        <w:rPr>
          <w:rFonts w:ascii="Times New Roman" w:eastAsia="Times New Roman" w:hAnsi="Times New Roman" w:cs="Times New Roman"/>
          <w:b/>
          <w:sz w:val="24"/>
          <w:szCs w:val="24"/>
          <w:u w:val="single"/>
          <w:lang w:val="en-NG"/>
        </w:rPr>
        <w:t>Features</w:t>
      </w:r>
    </w:p>
    <w:p w14:paraId="68E11224" w14:textId="77777777" w:rsidR="005E4FF9" w:rsidRPr="00A76FA3" w:rsidRDefault="005E4FF9" w:rsidP="00A867F6">
      <w:pPr>
        <w:pStyle w:val="ListParagraph"/>
        <w:numPr>
          <w:ilvl w:val="0"/>
          <w:numId w:val="12"/>
        </w:numPr>
        <w:tabs>
          <w:tab w:val="num" w:pos="1440"/>
        </w:tabs>
        <w:spacing w:line="360" w:lineRule="auto"/>
        <w:jc w:val="both"/>
        <w:rPr>
          <w:rFonts w:ascii="Times New Roman" w:eastAsia="Times New Roman" w:hAnsi="Times New Roman" w:cs="Times New Roman"/>
          <w:bCs/>
          <w:sz w:val="24"/>
          <w:szCs w:val="24"/>
          <w:lang w:val="en-NG"/>
        </w:rPr>
      </w:pPr>
      <w:r w:rsidRPr="00A76FA3">
        <w:rPr>
          <w:rFonts w:ascii="Times New Roman" w:eastAsia="Times New Roman" w:hAnsi="Times New Roman" w:cs="Times New Roman"/>
          <w:bCs/>
          <w:sz w:val="24"/>
          <w:szCs w:val="24"/>
          <w:lang w:val="en-NG"/>
        </w:rPr>
        <w:t>Allows users to see their account balance at any time.</w:t>
      </w:r>
    </w:p>
    <w:p w14:paraId="1D81D043" w14:textId="77777777" w:rsidR="005E4FF9" w:rsidRPr="00A76FA3" w:rsidRDefault="005E4FF9" w:rsidP="00A867F6">
      <w:pPr>
        <w:pStyle w:val="ListParagraph"/>
        <w:numPr>
          <w:ilvl w:val="0"/>
          <w:numId w:val="12"/>
        </w:numPr>
        <w:tabs>
          <w:tab w:val="num" w:pos="1440"/>
        </w:tabs>
        <w:spacing w:line="360" w:lineRule="auto"/>
        <w:jc w:val="both"/>
        <w:rPr>
          <w:rFonts w:ascii="Times New Roman" w:eastAsia="Times New Roman" w:hAnsi="Times New Roman" w:cs="Times New Roman"/>
          <w:bCs/>
          <w:sz w:val="24"/>
          <w:szCs w:val="24"/>
          <w:lang w:val="en-NG"/>
        </w:rPr>
      </w:pPr>
      <w:r w:rsidRPr="00A76FA3">
        <w:rPr>
          <w:rFonts w:ascii="Times New Roman" w:eastAsia="Times New Roman" w:hAnsi="Times New Roman" w:cs="Times New Roman"/>
          <w:bCs/>
          <w:sz w:val="24"/>
          <w:szCs w:val="24"/>
          <w:lang w:val="en-NG"/>
        </w:rPr>
        <w:t>Users can view and pay bills</w:t>
      </w:r>
    </w:p>
    <w:p w14:paraId="181F645F" w14:textId="77777777" w:rsidR="005E4FF9" w:rsidRPr="00A76FA3" w:rsidRDefault="005E4FF9" w:rsidP="00A867F6">
      <w:pPr>
        <w:pStyle w:val="ListParagraph"/>
        <w:numPr>
          <w:ilvl w:val="0"/>
          <w:numId w:val="12"/>
        </w:numPr>
        <w:tabs>
          <w:tab w:val="num" w:pos="1440"/>
        </w:tabs>
        <w:spacing w:line="360" w:lineRule="auto"/>
        <w:jc w:val="both"/>
        <w:rPr>
          <w:rFonts w:ascii="Times New Roman" w:eastAsia="Times New Roman" w:hAnsi="Times New Roman" w:cs="Times New Roman"/>
          <w:bCs/>
          <w:sz w:val="24"/>
          <w:szCs w:val="24"/>
          <w:lang w:val="en-NG"/>
        </w:rPr>
      </w:pPr>
      <w:r w:rsidRPr="00A76FA3">
        <w:rPr>
          <w:rFonts w:ascii="Times New Roman" w:eastAsia="Times New Roman" w:hAnsi="Times New Roman" w:cs="Times New Roman"/>
          <w:bCs/>
          <w:sz w:val="24"/>
          <w:szCs w:val="24"/>
          <w:lang w:val="en-NG"/>
        </w:rPr>
        <w:t>Users can see recent transactions</w:t>
      </w:r>
    </w:p>
    <w:p w14:paraId="2C83C422" w14:textId="77777777" w:rsidR="00015EB0" w:rsidRPr="00A76FA3" w:rsidRDefault="00015EB0" w:rsidP="00A867F6">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62B2EBC2" w14:textId="77A3829F" w:rsidR="00DE7CDD" w:rsidRPr="00A76FA3" w:rsidRDefault="00015EB0" w:rsidP="00A867F6">
      <w:pPr>
        <w:pStyle w:val="ListParagraph"/>
        <w:tabs>
          <w:tab w:val="left" w:pos="720"/>
        </w:tabs>
        <w:spacing w:line="360" w:lineRule="auto"/>
        <w:ind w:hanging="720"/>
        <w:jc w:val="both"/>
        <w:rPr>
          <w:rFonts w:ascii="Times New Roman" w:eastAsia="Times New Roman" w:hAnsi="Times New Roman" w:cs="Times New Roman"/>
          <w:b/>
          <w:sz w:val="24"/>
          <w:szCs w:val="24"/>
          <w:u w:val="single"/>
          <w:lang w:val="en-NG"/>
        </w:rPr>
      </w:pPr>
      <w:r w:rsidRPr="00A76FA3">
        <w:rPr>
          <w:rFonts w:ascii="Times New Roman" w:eastAsia="Times New Roman" w:hAnsi="Times New Roman" w:cs="Times New Roman"/>
          <w:b/>
          <w:sz w:val="24"/>
          <w:szCs w:val="24"/>
          <w:u w:val="single"/>
          <w:lang w:val="en-NG"/>
        </w:rPr>
        <w:t>Limitations</w:t>
      </w:r>
    </w:p>
    <w:p w14:paraId="58300105" w14:textId="2D06C199" w:rsidR="00DE7CDD" w:rsidRPr="00A76FA3" w:rsidRDefault="00015EB0" w:rsidP="00A867F6">
      <w:pPr>
        <w:pStyle w:val="ListParagraph"/>
        <w:numPr>
          <w:ilvl w:val="0"/>
          <w:numId w:val="11"/>
        </w:numPr>
        <w:tabs>
          <w:tab w:val="num" w:pos="1440"/>
        </w:tabs>
        <w:spacing w:line="360" w:lineRule="auto"/>
        <w:jc w:val="both"/>
        <w:rPr>
          <w:rFonts w:ascii="Times New Roman" w:eastAsia="Times New Roman" w:hAnsi="Times New Roman" w:cs="Times New Roman"/>
          <w:bCs/>
          <w:sz w:val="24"/>
          <w:szCs w:val="24"/>
          <w:lang w:val="en-NG"/>
        </w:rPr>
      </w:pPr>
      <w:r w:rsidRPr="00A76FA3">
        <w:rPr>
          <w:rFonts w:ascii="Times New Roman" w:eastAsia="Times New Roman" w:hAnsi="Times New Roman" w:cs="Times New Roman"/>
          <w:bCs/>
          <w:sz w:val="24"/>
          <w:szCs w:val="24"/>
          <w:lang w:val="en-NG"/>
        </w:rPr>
        <w:t xml:space="preserve">Only </w:t>
      </w:r>
      <w:r w:rsidR="00C86A1B" w:rsidRPr="00A76FA3">
        <w:rPr>
          <w:rFonts w:ascii="Times New Roman" w:eastAsia="Times New Roman" w:hAnsi="Times New Roman" w:cs="Times New Roman"/>
          <w:bCs/>
          <w:sz w:val="24"/>
          <w:szCs w:val="24"/>
          <w:lang w:val="en-NG"/>
        </w:rPr>
        <w:t>foreign banks seem to be supported on the application.</w:t>
      </w:r>
    </w:p>
    <w:p w14:paraId="1BF53A78" w14:textId="56268187" w:rsidR="00C86A1B" w:rsidRPr="00A76FA3" w:rsidRDefault="00C86A1B" w:rsidP="00A867F6">
      <w:pPr>
        <w:pStyle w:val="ListParagraph"/>
        <w:numPr>
          <w:ilvl w:val="0"/>
          <w:numId w:val="11"/>
        </w:numPr>
        <w:tabs>
          <w:tab w:val="num" w:pos="1440"/>
        </w:tabs>
        <w:spacing w:line="360" w:lineRule="auto"/>
        <w:jc w:val="both"/>
        <w:rPr>
          <w:rFonts w:ascii="Times New Roman" w:eastAsia="Times New Roman" w:hAnsi="Times New Roman" w:cs="Times New Roman"/>
          <w:bCs/>
          <w:sz w:val="24"/>
          <w:szCs w:val="24"/>
          <w:lang w:val="en-NG"/>
        </w:rPr>
      </w:pPr>
      <w:r w:rsidRPr="00A76FA3">
        <w:rPr>
          <w:rFonts w:ascii="Times New Roman" w:eastAsia="Times New Roman" w:hAnsi="Times New Roman" w:cs="Times New Roman"/>
          <w:bCs/>
          <w:sz w:val="24"/>
          <w:szCs w:val="24"/>
          <w:lang w:val="en-NG"/>
        </w:rPr>
        <w:t xml:space="preserve">It is more of a personal banking application than </w:t>
      </w:r>
      <w:r w:rsidR="00AE1E27" w:rsidRPr="00A76FA3">
        <w:rPr>
          <w:rFonts w:ascii="Times New Roman" w:eastAsia="Times New Roman" w:hAnsi="Times New Roman" w:cs="Times New Roman"/>
          <w:bCs/>
          <w:sz w:val="24"/>
          <w:szCs w:val="24"/>
          <w:lang w:val="en-NG"/>
        </w:rPr>
        <w:t>suited for a co-operative society.</w:t>
      </w:r>
    </w:p>
    <w:p w14:paraId="3352125B" w14:textId="77777777" w:rsidR="00AE1E27" w:rsidRPr="00A76FA3" w:rsidRDefault="00AE1E27" w:rsidP="00A867F6">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2FDCC3B4" w14:textId="77777777" w:rsidR="00A72BBA" w:rsidRDefault="00A72BBA" w:rsidP="00A867F6">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00F34642" w14:textId="77777777" w:rsidR="00A72BBA" w:rsidRDefault="00A72BBA" w:rsidP="00A867F6">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46151929" w14:textId="77777777" w:rsidR="00D67F14" w:rsidRDefault="00D67F14" w:rsidP="00A867F6">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04783D15" w14:textId="77777777" w:rsidR="00D67F14" w:rsidRDefault="00D67F14" w:rsidP="00A867F6">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16FA9AA5" w14:textId="77777777" w:rsidR="00D67F14" w:rsidRDefault="00D67F14" w:rsidP="00A867F6">
      <w:pPr>
        <w:pStyle w:val="ListParagraph"/>
        <w:tabs>
          <w:tab w:val="num" w:pos="1440"/>
        </w:tabs>
        <w:spacing w:line="360" w:lineRule="auto"/>
        <w:jc w:val="both"/>
        <w:rPr>
          <w:rFonts w:ascii="Times New Roman" w:eastAsia="Times New Roman" w:hAnsi="Times New Roman" w:cs="Times New Roman"/>
          <w:bCs/>
          <w:sz w:val="24"/>
          <w:szCs w:val="24"/>
          <w:lang w:val="en-NG"/>
        </w:rPr>
      </w:pPr>
    </w:p>
    <w:p w14:paraId="49FDFD99" w14:textId="77777777" w:rsidR="001D2D66" w:rsidRDefault="001D2D66" w:rsidP="00A867F6">
      <w:pPr>
        <w:pStyle w:val="Heading2"/>
        <w:spacing w:before="200" w:after="240" w:line="360" w:lineRule="auto"/>
        <w:jc w:val="both"/>
        <w:rPr>
          <w:rFonts w:ascii="Times New Roman" w:eastAsia="Times New Roman" w:hAnsi="Times New Roman" w:cs="Times New Roman"/>
          <w:b/>
          <w:color w:val="4F81BD"/>
          <w:sz w:val="28"/>
          <w:szCs w:val="28"/>
        </w:rPr>
      </w:pPr>
    </w:p>
    <w:p w14:paraId="5BB2547C" w14:textId="16D71302" w:rsidR="00691C74" w:rsidRPr="00A867F6" w:rsidRDefault="001D2D66" w:rsidP="00A867F6">
      <w:pPr>
        <w:pStyle w:val="Heading2"/>
        <w:spacing w:before="200" w:after="240" w:line="360" w:lineRule="auto"/>
        <w:jc w:val="both"/>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2.4 Summary</w:t>
      </w:r>
    </w:p>
    <w:p w14:paraId="3A9154A7" w14:textId="7877FA64" w:rsidR="00D67F14" w:rsidRPr="00A867F6" w:rsidRDefault="00691C74" w:rsidP="00A867F6">
      <w:pPr>
        <w:spacing w:line="360" w:lineRule="auto"/>
        <w:jc w:val="both"/>
        <w:rPr>
          <w:rFonts w:ascii="Times New Roman" w:hAnsi="Times New Roman" w:cs="Times New Roman"/>
          <w:sz w:val="24"/>
          <w:szCs w:val="24"/>
        </w:rPr>
      </w:pPr>
      <w:r>
        <w:tab/>
      </w:r>
      <w:r w:rsidRPr="00A867F6">
        <w:rPr>
          <w:rFonts w:ascii="Times New Roman" w:hAnsi="Times New Roman" w:cs="Times New Roman"/>
          <w:sz w:val="24"/>
          <w:szCs w:val="24"/>
        </w:rPr>
        <w:t>This cha</w:t>
      </w:r>
      <w:r w:rsidR="005F32B8" w:rsidRPr="00A867F6">
        <w:rPr>
          <w:rFonts w:ascii="Times New Roman" w:hAnsi="Times New Roman" w:cs="Times New Roman"/>
          <w:sz w:val="24"/>
          <w:szCs w:val="24"/>
        </w:rPr>
        <w:t>pter showed the review process of the literature</w:t>
      </w:r>
      <w:r w:rsidR="00685F3E" w:rsidRPr="00A867F6">
        <w:rPr>
          <w:rFonts w:ascii="Times New Roman" w:hAnsi="Times New Roman" w:cs="Times New Roman"/>
          <w:sz w:val="24"/>
          <w:szCs w:val="24"/>
        </w:rPr>
        <w:t xml:space="preserve"> regarding the numerous</w:t>
      </w:r>
      <w:r w:rsidR="005F32B8" w:rsidRPr="00A867F6">
        <w:rPr>
          <w:rFonts w:ascii="Times New Roman" w:hAnsi="Times New Roman" w:cs="Times New Roman"/>
          <w:sz w:val="24"/>
          <w:szCs w:val="24"/>
        </w:rPr>
        <w:t xml:space="preserve"> technologies </w:t>
      </w:r>
      <w:r w:rsidR="00C61753" w:rsidRPr="00A867F6">
        <w:rPr>
          <w:rFonts w:ascii="Times New Roman" w:hAnsi="Times New Roman" w:cs="Times New Roman"/>
          <w:sz w:val="24"/>
          <w:szCs w:val="24"/>
        </w:rPr>
        <w:t>and resources used through the development process.</w:t>
      </w:r>
      <w:r w:rsidR="00474772" w:rsidRPr="00A867F6">
        <w:rPr>
          <w:rFonts w:ascii="Times New Roman" w:hAnsi="Times New Roman" w:cs="Times New Roman"/>
          <w:sz w:val="24"/>
          <w:szCs w:val="24"/>
        </w:rPr>
        <w:t xml:space="preserve"> The Histo</w:t>
      </w:r>
      <w:r w:rsidR="00650CF8" w:rsidRPr="00A867F6">
        <w:rPr>
          <w:rFonts w:ascii="Times New Roman" w:hAnsi="Times New Roman" w:cs="Times New Roman"/>
          <w:sz w:val="24"/>
          <w:szCs w:val="24"/>
        </w:rPr>
        <w:t>rical overview show how co-operative societies have been able to evolve over the years mainly to the rapid development of technology</w:t>
      </w:r>
      <w:r w:rsidR="008F132A" w:rsidRPr="00A867F6">
        <w:rPr>
          <w:rFonts w:ascii="Times New Roman" w:hAnsi="Times New Roman" w:cs="Times New Roman"/>
          <w:sz w:val="24"/>
          <w:szCs w:val="24"/>
        </w:rPr>
        <w:t xml:space="preserve">. The related works goes over different works that are similar to the system being developed, highlighting its benefits in terms of </w:t>
      </w:r>
      <w:r w:rsidR="00AF0A8B" w:rsidRPr="00A867F6">
        <w:rPr>
          <w:rFonts w:ascii="Times New Roman" w:hAnsi="Times New Roman" w:cs="Times New Roman"/>
          <w:sz w:val="24"/>
          <w:szCs w:val="24"/>
        </w:rPr>
        <w:t>collaboration across the society,</w:t>
      </w:r>
      <w:r w:rsidR="003E449B" w:rsidRPr="00A867F6">
        <w:rPr>
          <w:rFonts w:ascii="Times New Roman" w:hAnsi="Times New Roman" w:cs="Times New Roman"/>
          <w:sz w:val="24"/>
          <w:szCs w:val="24"/>
        </w:rPr>
        <w:t xml:space="preserve"> accessibility to members</w:t>
      </w:r>
      <w:r w:rsidR="0099693A" w:rsidRPr="00A867F6">
        <w:rPr>
          <w:rFonts w:ascii="Times New Roman" w:hAnsi="Times New Roman" w:cs="Times New Roman"/>
          <w:sz w:val="24"/>
          <w:szCs w:val="24"/>
        </w:rPr>
        <w:t>, over-all user Interface</w:t>
      </w:r>
      <w:r w:rsidR="003E449B" w:rsidRPr="00A867F6">
        <w:rPr>
          <w:rFonts w:ascii="Times New Roman" w:hAnsi="Times New Roman" w:cs="Times New Roman"/>
          <w:sz w:val="24"/>
          <w:szCs w:val="24"/>
        </w:rPr>
        <w:t>,</w:t>
      </w:r>
      <w:r w:rsidR="00AF0A8B" w:rsidRPr="00A867F6">
        <w:rPr>
          <w:rFonts w:ascii="Times New Roman" w:hAnsi="Times New Roman" w:cs="Times New Roman"/>
          <w:sz w:val="24"/>
          <w:szCs w:val="24"/>
        </w:rPr>
        <w:t xml:space="preserve"> </w:t>
      </w:r>
      <w:r w:rsidR="0019228D" w:rsidRPr="00A867F6">
        <w:rPr>
          <w:rFonts w:ascii="Times New Roman" w:hAnsi="Times New Roman" w:cs="Times New Roman"/>
          <w:sz w:val="24"/>
          <w:szCs w:val="24"/>
        </w:rPr>
        <w:t>and technical robustness</w:t>
      </w:r>
      <w:r w:rsidR="004144F7" w:rsidRPr="00A867F6">
        <w:rPr>
          <w:rFonts w:ascii="Times New Roman" w:hAnsi="Times New Roman" w:cs="Times New Roman"/>
          <w:sz w:val="24"/>
          <w:szCs w:val="24"/>
        </w:rPr>
        <w:t xml:space="preserve"> </w:t>
      </w:r>
      <w:r w:rsidR="0099693A" w:rsidRPr="00A867F6">
        <w:rPr>
          <w:rFonts w:ascii="Times New Roman" w:hAnsi="Times New Roman" w:cs="Times New Roman"/>
          <w:sz w:val="24"/>
          <w:szCs w:val="24"/>
        </w:rPr>
        <w:t>o</w:t>
      </w:r>
      <w:r w:rsidR="004144F7" w:rsidRPr="00A867F6">
        <w:rPr>
          <w:rFonts w:ascii="Times New Roman" w:hAnsi="Times New Roman" w:cs="Times New Roman"/>
          <w:sz w:val="24"/>
          <w:szCs w:val="24"/>
        </w:rPr>
        <w:t>f the system</w:t>
      </w:r>
      <w:r w:rsidR="00472EB6" w:rsidRPr="00A867F6">
        <w:rPr>
          <w:rFonts w:ascii="Times New Roman" w:hAnsi="Times New Roman" w:cs="Times New Roman"/>
          <w:sz w:val="24"/>
          <w:szCs w:val="24"/>
        </w:rPr>
        <w:t>, we also looked at the challenges these systems face including scalability, security risks, and data accuracy.</w:t>
      </w:r>
    </w:p>
    <w:p w14:paraId="1594F77D" w14:textId="734C1F7E" w:rsidR="0099693A" w:rsidRPr="00A867F6" w:rsidRDefault="0099693A" w:rsidP="00A867F6">
      <w:pPr>
        <w:spacing w:line="360" w:lineRule="auto"/>
        <w:jc w:val="both"/>
        <w:rPr>
          <w:rFonts w:ascii="Times New Roman" w:hAnsi="Times New Roman" w:cs="Times New Roman"/>
          <w:sz w:val="24"/>
          <w:szCs w:val="24"/>
        </w:rPr>
      </w:pPr>
      <w:r w:rsidRPr="00A867F6">
        <w:rPr>
          <w:rFonts w:ascii="Times New Roman" w:hAnsi="Times New Roman" w:cs="Times New Roman"/>
          <w:sz w:val="24"/>
          <w:szCs w:val="24"/>
        </w:rPr>
        <w:t>The cooperative society being developed takes these issues into account and strives to provide solutions that are tailored to the needs of the co-operative society of Baze University.</w:t>
      </w:r>
    </w:p>
    <w:p w14:paraId="0C24D8F3" w14:textId="1E650353" w:rsidR="0099693A" w:rsidRPr="00A867F6" w:rsidRDefault="0099693A" w:rsidP="00A867F6">
      <w:pPr>
        <w:spacing w:line="360" w:lineRule="auto"/>
        <w:jc w:val="both"/>
        <w:rPr>
          <w:rFonts w:ascii="Times New Roman" w:hAnsi="Times New Roman" w:cs="Times New Roman"/>
          <w:sz w:val="24"/>
          <w:szCs w:val="24"/>
        </w:rPr>
      </w:pPr>
      <w:r w:rsidRPr="00A867F6">
        <w:rPr>
          <w:rFonts w:ascii="Times New Roman" w:hAnsi="Times New Roman" w:cs="Times New Roman"/>
          <w:sz w:val="24"/>
          <w:szCs w:val="24"/>
        </w:rPr>
        <w:t>Ch</w:t>
      </w:r>
      <w:r w:rsidR="00A820F8" w:rsidRPr="00A867F6">
        <w:rPr>
          <w:rFonts w:ascii="Times New Roman" w:hAnsi="Times New Roman" w:cs="Times New Roman"/>
          <w:sz w:val="24"/>
          <w:szCs w:val="24"/>
        </w:rPr>
        <w:t xml:space="preserve">apter 3 will delve into the </w:t>
      </w:r>
      <w:r w:rsidR="00616E0D" w:rsidRPr="00A867F6">
        <w:rPr>
          <w:rFonts w:ascii="Times New Roman" w:hAnsi="Times New Roman" w:cs="Times New Roman"/>
          <w:sz w:val="24"/>
          <w:szCs w:val="24"/>
        </w:rPr>
        <w:t>requirements</w:t>
      </w:r>
      <w:r w:rsidR="00A820F8" w:rsidRPr="00A867F6">
        <w:rPr>
          <w:rFonts w:ascii="Times New Roman" w:hAnsi="Times New Roman" w:cs="Times New Roman"/>
          <w:sz w:val="24"/>
          <w:szCs w:val="24"/>
        </w:rPr>
        <w:t xml:space="preserve"> analysis and the methodology that has been used to solve the stated </w:t>
      </w:r>
      <w:r w:rsidR="00ED485F" w:rsidRPr="00A867F6">
        <w:rPr>
          <w:rFonts w:ascii="Times New Roman" w:hAnsi="Times New Roman" w:cs="Times New Roman"/>
          <w:sz w:val="24"/>
          <w:szCs w:val="24"/>
        </w:rPr>
        <w:t>issue,</w:t>
      </w:r>
      <w:r w:rsidR="00616E0D" w:rsidRPr="00A867F6">
        <w:rPr>
          <w:rFonts w:ascii="Times New Roman" w:hAnsi="Times New Roman" w:cs="Times New Roman"/>
          <w:sz w:val="24"/>
          <w:szCs w:val="24"/>
        </w:rPr>
        <w:t xml:space="preserve"> including the provision of diagrams like the Use case, Activity. ERD etc.</w:t>
      </w:r>
    </w:p>
    <w:p w14:paraId="10CF37A8" w14:textId="77777777" w:rsidR="00425B9F" w:rsidRDefault="00425B9F" w:rsidP="00A867F6">
      <w:pPr>
        <w:spacing w:line="360" w:lineRule="auto"/>
      </w:pPr>
    </w:p>
    <w:p w14:paraId="4ED290D3" w14:textId="3B1EDED8" w:rsidR="00425B9F" w:rsidRDefault="00425B9F" w:rsidP="00A867F6">
      <w:pPr>
        <w:pStyle w:val="Heading2"/>
        <w:spacing w:before="200" w:after="240" w:line="360" w:lineRule="auto"/>
        <w:jc w:val="both"/>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2.4.1 Related Work summary Table</w:t>
      </w:r>
    </w:p>
    <w:p w14:paraId="5BB44785" w14:textId="77777777" w:rsidR="00ED485F" w:rsidRPr="00ED485F" w:rsidRDefault="00ED485F" w:rsidP="00A867F6">
      <w:pPr>
        <w:spacing w:line="360" w:lineRule="auto"/>
      </w:pPr>
    </w:p>
    <w:p w14:paraId="2D1582D2" w14:textId="5CF5D022" w:rsidR="00361403" w:rsidRDefault="002E199D" w:rsidP="00A867F6">
      <w:pPr>
        <w:spacing w:line="360" w:lineRule="auto"/>
        <w:jc w:val="center"/>
      </w:pPr>
      <w:r>
        <w:t>Table 2.1 related works summary</w:t>
      </w:r>
    </w:p>
    <w:tbl>
      <w:tblPr>
        <w:tblStyle w:val="TableGrid"/>
        <w:tblW w:w="0" w:type="auto"/>
        <w:tblLook w:val="04A0" w:firstRow="1" w:lastRow="0" w:firstColumn="1" w:lastColumn="0" w:noHBand="0" w:noVBand="1"/>
      </w:tblPr>
      <w:tblGrid>
        <w:gridCol w:w="657"/>
        <w:gridCol w:w="1890"/>
        <w:gridCol w:w="4252"/>
        <w:gridCol w:w="2551"/>
      </w:tblGrid>
      <w:tr w:rsidR="00361403" w14:paraId="2F2608FA" w14:textId="77777777" w:rsidTr="005E4FF9">
        <w:tc>
          <w:tcPr>
            <w:tcW w:w="657" w:type="dxa"/>
          </w:tcPr>
          <w:p w14:paraId="5CA07408" w14:textId="5423BA4F" w:rsidR="00361403" w:rsidRPr="00361403" w:rsidRDefault="00361403" w:rsidP="00A867F6">
            <w:pPr>
              <w:spacing w:line="360" w:lineRule="auto"/>
              <w:rPr>
                <w:rFonts w:ascii="Times New Roman" w:hAnsi="Times New Roman" w:cs="Times New Roman"/>
                <w:b/>
                <w:bCs/>
                <w:sz w:val="24"/>
                <w:szCs w:val="24"/>
              </w:rPr>
            </w:pPr>
            <w:r w:rsidRPr="00361403">
              <w:rPr>
                <w:rFonts w:ascii="Times New Roman" w:hAnsi="Times New Roman" w:cs="Times New Roman"/>
                <w:b/>
                <w:bCs/>
                <w:sz w:val="24"/>
                <w:szCs w:val="24"/>
              </w:rPr>
              <w:t>S/N</w:t>
            </w:r>
          </w:p>
        </w:tc>
        <w:tc>
          <w:tcPr>
            <w:tcW w:w="1890" w:type="dxa"/>
          </w:tcPr>
          <w:p w14:paraId="12904488" w14:textId="60372970" w:rsidR="00361403" w:rsidRPr="00361403" w:rsidRDefault="00361403" w:rsidP="00A867F6">
            <w:pPr>
              <w:spacing w:line="360" w:lineRule="auto"/>
              <w:rPr>
                <w:rFonts w:ascii="Times New Roman" w:hAnsi="Times New Roman" w:cs="Times New Roman"/>
                <w:b/>
                <w:bCs/>
                <w:sz w:val="24"/>
                <w:szCs w:val="24"/>
              </w:rPr>
            </w:pPr>
            <w:r w:rsidRPr="00361403">
              <w:rPr>
                <w:rFonts w:ascii="Times New Roman" w:hAnsi="Times New Roman" w:cs="Times New Roman"/>
                <w:b/>
                <w:bCs/>
                <w:sz w:val="24"/>
                <w:szCs w:val="24"/>
              </w:rPr>
              <w:t>App Name</w:t>
            </w:r>
            <w:r w:rsidR="00D526A9">
              <w:rPr>
                <w:rFonts w:ascii="Times New Roman" w:hAnsi="Times New Roman" w:cs="Times New Roman"/>
                <w:b/>
                <w:bCs/>
                <w:sz w:val="24"/>
                <w:szCs w:val="24"/>
              </w:rPr>
              <w:t>/Authors name</w:t>
            </w:r>
          </w:p>
        </w:tc>
        <w:tc>
          <w:tcPr>
            <w:tcW w:w="4252" w:type="dxa"/>
          </w:tcPr>
          <w:p w14:paraId="3CACC4CC" w14:textId="5C08BC7A" w:rsidR="00361403" w:rsidRPr="00361403" w:rsidRDefault="00361403" w:rsidP="00A867F6">
            <w:pPr>
              <w:spacing w:line="360" w:lineRule="auto"/>
              <w:rPr>
                <w:rFonts w:ascii="Times New Roman" w:hAnsi="Times New Roman" w:cs="Times New Roman"/>
                <w:b/>
                <w:bCs/>
                <w:sz w:val="24"/>
                <w:szCs w:val="24"/>
              </w:rPr>
            </w:pPr>
            <w:r w:rsidRPr="00361403">
              <w:rPr>
                <w:rFonts w:ascii="Times New Roman" w:hAnsi="Times New Roman" w:cs="Times New Roman"/>
                <w:b/>
                <w:bCs/>
                <w:sz w:val="24"/>
                <w:szCs w:val="24"/>
              </w:rPr>
              <w:t>Features</w:t>
            </w:r>
          </w:p>
        </w:tc>
        <w:tc>
          <w:tcPr>
            <w:tcW w:w="2551" w:type="dxa"/>
          </w:tcPr>
          <w:p w14:paraId="43A1BEEB" w14:textId="639D1F3C" w:rsidR="00361403" w:rsidRPr="00361403" w:rsidRDefault="00361403" w:rsidP="00A867F6">
            <w:pPr>
              <w:spacing w:line="360" w:lineRule="auto"/>
              <w:rPr>
                <w:rFonts w:ascii="Times New Roman" w:hAnsi="Times New Roman" w:cs="Times New Roman"/>
                <w:b/>
                <w:bCs/>
                <w:sz w:val="24"/>
                <w:szCs w:val="24"/>
              </w:rPr>
            </w:pPr>
            <w:r w:rsidRPr="00361403">
              <w:rPr>
                <w:rFonts w:ascii="Times New Roman" w:hAnsi="Times New Roman" w:cs="Times New Roman"/>
                <w:b/>
                <w:bCs/>
                <w:sz w:val="24"/>
                <w:szCs w:val="24"/>
              </w:rPr>
              <w:t>Limitations</w:t>
            </w:r>
          </w:p>
        </w:tc>
      </w:tr>
      <w:tr w:rsidR="00361403" w14:paraId="182423AE" w14:textId="77777777" w:rsidTr="005E4FF9">
        <w:trPr>
          <w:trHeight w:val="803"/>
        </w:trPr>
        <w:tc>
          <w:tcPr>
            <w:tcW w:w="657" w:type="dxa"/>
          </w:tcPr>
          <w:p w14:paraId="61331CDC" w14:textId="56338683" w:rsidR="00361403" w:rsidRDefault="00361403" w:rsidP="00A867F6">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890" w:type="dxa"/>
          </w:tcPr>
          <w:p w14:paraId="00E70D0D" w14:textId="5C75F795" w:rsidR="00361403" w:rsidRDefault="00361403" w:rsidP="00A867F6">
            <w:pPr>
              <w:spacing w:line="360" w:lineRule="auto"/>
              <w:rPr>
                <w:rFonts w:ascii="Times New Roman" w:hAnsi="Times New Roman" w:cs="Times New Roman"/>
                <w:sz w:val="24"/>
                <w:szCs w:val="24"/>
              </w:rPr>
            </w:pPr>
            <w:r>
              <w:rPr>
                <w:rFonts w:ascii="Times New Roman" w:hAnsi="Times New Roman" w:cs="Times New Roman"/>
                <w:sz w:val="24"/>
                <w:szCs w:val="24"/>
              </w:rPr>
              <w:t>Co-</w:t>
            </w:r>
            <w:proofErr w:type="spellStart"/>
            <w:r>
              <w:rPr>
                <w:rFonts w:ascii="Times New Roman" w:hAnsi="Times New Roman" w:cs="Times New Roman"/>
                <w:sz w:val="24"/>
                <w:szCs w:val="24"/>
              </w:rPr>
              <w:t>opify</w:t>
            </w:r>
            <w:proofErr w:type="spellEnd"/>
          </w:p>
        </w:tc>
        <w:tc>
          <w:tcPr>
            <w:tcW w:w="4252" w:type="dxa"/>
          </w:tcPr>
          <w:p w14:paraId="264966A6" w14:textId="1267F481" w:rsidR="00361403" w:rsidRDefault="00C26512" w:rsidP="00A867F6">
            <w:pPr>
              <w:spacing w:line="360" w:lineRule="auto"/>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w:t>
            </w:r>
            <w:r w:rsidR="00361403" w:rsidRPr="00C26512">
              <w:rPr>
                <w:rFonts w:ascii="Times New Roman" w:eastAsia="Times New Roman" w:hAnsi="Times New Roman" w:cs="Times New Roman"/>
                <w:bCs/>
                <w:sz w:val="24"/>
                <w:szCs w:val="24"/>
                <w:lang w:val="en-NG"/>
              </w:rPr>
              <w:t>llows, requesting for loans and adding savings.</w:t>
            </w:r>
          </w:p>
          <w:p w14:paraId="0ABA4A47" w14:textId="77777777" w:rsidR="00C26512" w:rsidRPr="00C26512" w:rsidRDefault="00C26512" w:rsidP="00A867F6">
            <w:pPr>
              <w:spacing w:line="360" w:lineRule="auto"/>
              <w:rPr>
                <w:rFonts w:ascii="Times New Roman" w:eastAsia="Times New Roman" w:hAnsi="Times New Roman" w:cs="Times New Roman"/>
                <w:b/>
                <w:sz w:val="24"/>
                <w:szCs w:val="24"/>
                <w:u w:val="single"/>
                <w:lang w:val="en-NG"/>
              </w:rPr>
            </w:pPr>
          </w:p>
          <w:p w14:paraId="68F3C080" w14:textId="55916598" w:rsidR="00361403" w:rsidRDefault="00C26512" w:rsidP="00A867F6">
            <w:pPr>
              <w:spacing w:line="360" w:lineRule="auto"/>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w:t>
            </w:r>
            <w:r w:rsidR="00361403" w:rsidRPr="00C26512">
              <w:rPr>
                <w:rFonts w:ascii="Times New Roman" w:eastAsia="Times New Roman" w:hAnsi="Times New Roman" w:cs="Times New Roman"/>
                <w:bCs/>
                <w:sz w:val="24"/>
                <w:szCs w:val="24"/>
                <w:lang w:val="en-NG"/>
              </w:rPr>
              <w:t>dmin directly manages the system.</w:t>
            </w:r>
          </w:p>
          <w:p w14:paraId="259C78B9" w14:textId="77777777" w:rsidR="00C26512" w:rsidRPr="00C26512" w:rsidRDefault="00C26512" w:rsidP="00A867F6">
            <w:pPr>
              <w:spacing w:line="360" w:lineRule="auto"/>
              <w:rPr>
                <w:rFonts w:ascii="Times New Roman" w:eastAsia="Times New Roman" w:hAnsi="Times New Roman" w:cs="Times New Roman"/>
                <w:b/>
                <w:sz w:val="24"/>
                <w:szCs w:val="24"/>
                <w:u w:val="single"/>
                <w:lang w:val="en-NG"/>
              </w:rPr>
            </w:pPr>
          </w:p>
          <w:p w14:paraId="6A2CD24D" w14:textId="281AA7A8" w:rsidR="00361403" w:rsidRPr="00C26512" w:rsidRDefault="00361403" w:rsidP="00A867F6">
            <w:pPr>
              <w:spacing w:line="360" w:lineRule="auto"/>
              <w:rPr>
                <w:rFonts w:ascii="Times New Roman" w:eastAsia="Times New Roman" w:hAnsi="Times New Roman" w:cs="Times New Roman"/>
                <w:b/>
                <w:sz w:val="24"/>
                <w:szCs w:val="24"/>
                <w:u w:val="single"/>
                <w:lang w:val="en-NG"/>
              </w:rPr>
            </w:pPr>
            <w:r w:rsidRPr="00C26512">
              <w:rPr>
                <w:rFonts w:ascii="Times New Roman" w:eastAsia="Times New Roman" w:hAnsi="Times New Roman" w:cs="Times New Roman"/>
                <w:bCs/>
                <w:sz w:val="24"/>
                <w:szCs w:val="24"/>
                <w:lang w:val="en-NG"/>
              </w:rPr>
              <w:t>There is provision for communication with members.</w:t>
            </w:r>
          </w:p>
          <w:p w14:paraId="7E9CF76F" w14:textId="77777777" w:rsidR="00361403" w:rsidRDefault="00361403" w:rsidP="00A867F6">
            <w:pPr>
              <w:spacing w:line="360" w:lineRule="auto"/>
              <w:rPr>
                <w:rFonts w:ascii="Times New Roman" w:hAnsi="Times New Roman" w:cs="Times New Roman"/>
                <w:sz w:val="24"/>
                <w:szCs w:val="24"/>
              </w:rPr>
            </w:pPr>
          </w:p>
        </w:tc>
        <w:tc>
          <w:tcPr>
            <w:tcW w:w="2551" w:type="dxa"/>
          </w:tcPr>
          <w:p w14:paraId="561C3AAB" w14:textId="46D23D08" w:rsidR="00361403" w:rsidRDefault="00C26512" w:rsidP="00A867F6">
            <w:p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Admin performs activities on behalf of members.</w:t>
            </w:r>
          </w:p>
          <w:p w14:paraId="5CF83199" w14:textId="77777777" w:rsidR="00C26512" w:rsidRPr="00C26512" w:rsidRDefault="00C26512" w:rsidP="00A867F6">
            <w:pPr>
              <w:spacing w:line="360" w:lineRule="auto"/>
              <w:jc w:val="both"/>
              <w:rPr>
                <w:rFonts w:ascii="Times New Roman" w:eastAsia="Times New Roman" w:hAnsi="Times New Roman" w:cs="Times New Roman"/>
                <w:bCs/>
                <w:sz w:val="24"/>
                <w:szCs w:val="24"/>
                <w:lang w:val="en-NG"/>
              </w:rPr>
            </w:pPr>
          </w:p>
          <w:p w14:paraId="14039B40" w14:textId="4ED6AFAA" w:rsidR="00361403" w:rsidRDefault="0069491C" w:rsidP="00A867F6">
            <w:p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Oversaturation of features that are not necessary to a cooperative.</w:t>
            </w:r>
          </w:p>
          <w:p w14:paraId="21CD8E9B" w14:textId="77777777" w:rsidR="0069491C" w:rsidRPr="00C26512" w:rsidRDefault="0069491C" w:rsidP="00A867F6">
            <w:pPr>
              <w:spacing w:line="360" w:lineRule="auto"/>
              <w:jc w:val="both"/>
              <w:rPr>
                <w:rFonts w:ascii="Times New Roman" w:eastAsia="Times New Roman" w:hAnsi="Times New Roman" w:cs="Times New Roman"/>
                <w:bCs/>
                <w:sz w:val="24"/>
                <w:szCs w:val="24"/>
                <w:lang w:val="en-NG"/>
              </w:rPr>
            </w:pPr>
          </w:p>
          <w:p w14:paraId="696793A8" w14:textId="064C4068" w:rsidR="00361403" w:rsidRPr="0069491C" w:rsidRDefault="0069491C" w:rsidP="00A867F6">
            <w:pPr>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Communication </w:t>
            </w:r>
            <w:r w:rsidR="0070680B">
              <w:rPr>
                <w:rFonts w:ascii="Times New Roman" w:eastAsia="Times New Roman" w:hAnsi="Times New Roman" w:cs="Times New Roman"/>
                <w:bCs/>
                <w:sz w:val="24"/>
                <w:szCs w:val="24"/>
                <w:lang w:val="en-NG"/>
              </w:rPr>
              <w:t>with members could be easier.</w:t>
            </w:r>
            <w:r>
              <w:rPr>
                <w:rFonts w:ascii="Times New Roman" w:eastAsia="Times New Roman" w:hAnsi="Times New Roman" w:cs="Times New Roman"/>
                <w:bCs/>
                <w:sz w:val="24"/>
                <w:szCs w:val="24"/>
                <w:lang w:val="en-NG"/>
              </w:rPr>
              <w:t xml:space="preserve"> </w:t>
            </w:r>
          </w:p>
          <w:p w14:paraId="3AEC5921" w14:textId="64612A34" w:rsidR="00361403" w:rsidRDefault="00361403" w:rsidP="00A867F6">
            <w:pPr>
              <w:spacing w:line="360" w:lineRule="auto"/>
              <w:rPr>
                <w:rFonts w:ascii="Times New Roman" w:hAnsi="Times New Roman" w:cs="Times New Roman"/>
                <w:sz w:val="24"/>
                <w:szCs w:val="24"/>
              </w:rPr>
            </w:pPr>
          </w:p>
        </w:tc>
      </w:tr>
      <w:tr w:rsidR="00361403" w14:paraId="38044EE6" w14:textId="77777777" w:rsidTr="005E4FF9">
        <w:tc>
          <w:tcPr>
            <w:tcW w:w="657" w:type="dxa"/>
          </w:tcPr>
          <w:p w14:paraId="3D797D3D" w14:textId="11BC228A" w:rsidR="00361403" w:rsidRDefault="00361403" w:rsidP="00A867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2</w:t>
            </w:r>
          </w:p>
        </w:tc>
        <w:tc>
          <w:tcPr>
            <w:tcW w:w="1890" w:type="dxa"/>
          </w:tcPr>
          <w:p w14:paraId="78C65B62" w14:textId="1D805FC0" w:rsidR="00361403" w:rsidRDefault="00361403" w:rsidP="00A867F6">
            <w:pPr>
              <w:spacing w:line="360" w:lineRule="auto"/>
              <w:rPr>
                <w:rFonts w:ascii="Times New Roman" w:hAnsi="Times New Roman" w:cs="Times New Roman"/>
                <w:sz w:val="24"/>
                <w:szCs w:val="24"/>
              </w:rPr>
            </w:pPr>
            <w:r>
              <w:rPr>
                <w:rFonts w:ascii="Times New Roman" w:hAnsi="Times New Roman" w:cs="Times New Roman"/>
                <w:sz w:val="24"/>
                <w:szCs w:val="24"/>
              </w:rPr>
              <w:t>Co-opco</w:t>
            </w:r>
          </w:p>
        </w:tc>
        <w:tc>
          <w:tcPr>
            <w:tcW w:w="4252" w:type="dxa"/>
          </w:tcPr>
          <w:p w14:paraId="25D8110C" w14:textId="77777777" w:rsidR="0092080C" w:rsidRPr="0092080C" w:rsidRDefault="0092080C" w:rsidP="00A867F6">
            <w:pPr>
              <w:spacing w:line="360" w:lineRule="auto"/>
              <w:rPr>
                <w:rFonts w:ascii="Times New Roman" w:eastAsia="Times New Roman" w:hAnsi="Times New Roman" w:cs="Times New Roman"/>
                <w:b/>
                <w:sz w:val="24"/>
                <w:szCs w:val="24"/>
                <w:u w:val="single"/>
                <w:lang w:val="en-NG"/>
              </w:rPr>
            </w:pPr>
            <w:r w:rsidRPr="0092080C">
              <w:rPr>
                <w:rFonts w:ascii="Times New Roman" w:eastAsia="Times New Roman" w:hAnsi="Times New Roman" w:cs="Times New Roman"/>
                <w:bCs/>
                <w:sz w:val="24"/>
                <w:szCs w:val="24"/>
                <w:lang w:val="en-NG"/>
              </w:rPr>
              <w:t>Loan Requests</w:t>
            </w:r>
          </w:p>
          <w:p w14:paraId="667A3C92" w14:textId="77777777" w:rsidR="0092080C" w:rsidRDefault="0092080C" w:rsidP="00A867F6">
            <w:pPr>
              <w:spacing w:line="360" w:lineRule="auto"/>
              <w:rPr>
                <w:rFonts w:ascii="Times New Roman" w:eastAsia="Times New Roman" w:hAnsi="Times New Roman" w:cs="Times New Roman"/>
                <w:bCs/>
                <w:sz w:val="24"/>
                <w:szCs w:val="24"/>
                <w:lang w:val="en-NG"/>
              </w:rPr>
            </w:pPr>
          </w:p>
          <w:p w14:paraId="6D12B633" w14:textId="1B6AACF7" w:rsidR="0092080C" w:rsidRPr="0092080C" w:rsidRDefault="0092080C" w:rsidP="00A867F6">
            <w:pPr>
              <w:spacing w:line="360" w:lineRule="auto"/>
              <w:rPr>
                <w:rFonts w:ascii="Times New Roman" w:eastAsia="Times New Roman" w:hAnsi="Times New Roman" w:cs="Times New Roman"/>
                <w:b/>
                <w:sz w:val="24"/>
                <w:szCs w:val="24"/>
                <w:u w:val="single"/>
                <w:lang w:val="en-NG"/>
              </w:rPr>
            </w:pPr>
            <w:r w:rsidRPr="0092080C">
              <w:rPr>
                <w:rFonts w:ascii="Times New Roman" w:eastAsia="Times New Roman" w:hAnsi="Times New Roman" w:cs="Times New Roman"/>
                <w:bCs/>
                <w:sz w:val="24"/>
                <w:szCs w:val="24"/>
                <w:lang w:val="en-NG"/>
              </w:rPr>
              <w:t>Said to support member registration</w:t>
            </w:r>
          </w:p>
          <w:p w14:paraId="1083EF8C" w14:textId="77777777" w:rsidR="00361403" w:rsidRDefault="00361403" w:rsidP="00A867F6">
            <w:pPr>
              <w:spacing w:line="360" w:lineRule="auto"/>
              <w:rPr>
                <w:rFonts w:ascii="Times New Roman" w:hAnsi="Times New Roman" w:cs="Times New Roman"/>
                <w:sz w:val="24"/>
                <w:szCs w:val="24"/>
              </w:rPr>
            </w:pPr>
          </w:p>
        </w:tc>
        <w:tc>
          <w:tcPr>
            <w:tcW w:w="2551" w:type="dxa"/>
          </w:tcPr>
          <w:p w14:paraId="086523B3" w14:textId="77777777" w:rsidR="00361403" w:rsidRDefault="0092080C" w:rsidP="00A867F6">
            <w:pPr>
              <w:spacing w:line="360" w:lineRule="auto"/>
              <w:rPr>
                <w:rFonts w:ascii="Times New Roman" w:hAnsi="Times New Roman" w:cs="Times New Roman"/>
                <w:sz w:val="24"/>
                <w:szCs w:val="24"/>
              </w:rPr>
            </w:pPr>
            <w:r>
              <w:rPr>
                <w:rFonts w:ascii="Times New Roman" w:hAnsi="Times New Roman" w:cs="Times New Roman"/>
                <w:sz w:val="24"/>
                <w:szCs w:val="24"/>
              </w:rPr>
              <w:t>Poorly managed system</w:t>
            </w:r>
          </w:p>
          <w:p w14:paraId="34186120" w14:textId="77777777" w:rsidR="0092080C" w:rsidRDefault="0092080C" w:rsidP="00A867F6">
            <w:pPr>
              <w:spacing w:line="360" w:lineRule="auto"/>
              <w:rPr>
                <w:rFonts w:ascii="Times New Roman" w:hAnsi="Times New Roman" w:cs="Times New Roman"/>
                <w:sz w:val="24"/>
                <w:szCs w:val="24"/>
              </w:rPr>
            </w:pPr>
          </w:p>
          <w:p w14:paraId="6CACB0B7" w14:textId="5E049ED8" w:rsidR="0092080C" w:rsidRDefault="005E4FF9" w:rsidP="00A867F6">
            <w:pPr>
              <w:spacing w:line="360" w:lineRule="auto"/>
              <w:rPr>
                <w:rFonts w:ascii="Times New Roman" w:hAnsi="Times New Roman" w:cs="Times New Roman"/>
                <w:sz w:val="24"/>
                <w:szCs w:val="24"/>
              </w:rPr>
            </w:pPr>
            <w:r>
              <w:rPr>
                <w:rFonts w:ascii="Times New Roman" w:hAnsi="Times New Roman" w:cs="Times New Roman"/>
                <w:sz w:val="24"/>
                <w:szCs w:val="24"/>
              </w:rPr>
              <w:t>Does not offer a free version to test the app</w:t>
            </w:r>
          </w:p>
        </w:tc>
      </w:tr>
      <w:tr w:rsidR="00361403" w14:paraId="1B6E7C3F" w14:textId="77777777" w:rsidTr="005E4FF9">
        <w:tc>
          <w:tcPr>
            <w:tcW w:w="657" w:type="dxa"/>
          </w:tcPr>
          <w:p w14:paraId="5E4E8C53" w14:textId="7985BE87" w:rsidR="00361403" w:rsidRDefault="00361403" w:rsidP="00A867F6">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890" w:type="dxa"/>
          </w:tcPr>
          <w:p w14:paraId="066A2818" w14:textId="2AA9E7E7" w:rsidR="00361403" w:rsidRPr="005E4FF9" w:rsidRDefault="00361403" w:rsidP="00A867F6">
            <w:pPr>
              <w:spacing w:line="360" w:lineRule="auto"/>
              <w:rPr>
                <w:rFonts w:ascii="Times New Roman" w:hAnsi="Times New Roman" w:cs="Times New Roman"/>
                <w:bCs/>
                <w:sz w:val="24"/>
                <w:szCs w:val="24"/>
              </w:rPr>
            </w:pPr>
            <w:r w:rsidRPr="005E4FF9">
              <w:rPr>
                <w:rFonts w:ascii="Times New Roman" w:eastAsia="Times New Roman" w:hAnsi="Times New Roman" w:cs="Times New Roman"/>
                <w:bCs/>
                <w:sz w:val="24"/>
                <w:szCs w:val="24"/>
                <w:lang w:val="en-NG"/>
              </w:rPr>
              <w:t>Electric Cooperatives FCU</w:t>
            </w:r>
          </w:p>
        </w:tc>
        <w:tc>
          <w:tcPr>
            <w:tcW w:w="4252" w:type="dxa"/>
          </w:tcPr>
          <w:p w14:paraId="77FC468E" w14:textId="535C5447" w:rsidR="005E4FF9" w:rsidRPr="005E4FF9" w:rsidRDefault="005E4FF9" w:rsidP="00A867F6">
            <w:pPr>
              <w:tabs>
                <w:tab w:val="num" w:pos="1440"/>
              </w:tabs>
              <w:spacing w:line="360" w:lineRule="auto"/>
              <w:jc w:val="both"/>
              <w:rPr>
                <w:rFonts w:ascii="Times New Roman" w:eastAsia="Times New Roman" w:hAnsi="Times New Roman" w:cs="Times New Roman"/>
                <w:bCs/>
                <w:sz w:val="24"/>
                <w:szCs w:val="24"/>
                <w:lang w:val="en-NG"/>
              </w:rPr>
            </w:pPr>
            <w:r w:rsidRPr="005E4FF9">
              <w:rPr>
                <w:rFonts w:ascii="Times New Roman" w:eastAsia="Times New Roman" w:hAnsi="Times New Roman" w:cs="Times New Roman"/>
                <w:bCs/>
                <w:sz w:val="24"/>
                <w:szCs w:val="24"/>
                <w:lang w:val="en-NG"/>
              </w:rPr>
              <w:t xml:space="preserve">users </w:t>
            </w:r>
            <w:r>
              <w:rPr>
                <w:rFonts w:ascii="Times New Roman" w:eastAsia="Times New Roman" w:hAnsi="Times New Roman" w:cs="Times New Roman"/>
                <w:bCs/>
                <w:sz w:val="24"/>
                <w:szCs w:val="24"/>
                <w:lang w:val="en-NG"/>
              </w:rPr>
              <w:t xml:space="preserve">can </w:t>
            </w:r>
            <w:r w:rsidRPr="005E4FF9">
              <w:rPr>
                <w:rFonts w:ascii="Times New Roman" w:eastAsia="Times New Roman" w:hAnsi="Times New Roman" w:cs="Times New Roman"/>
                <w:bCs/>
                <w:sz w:val="24"/>
                <w:szCs w:val="24"/>
                <w:lang w:val="en-NG"/>
              </w:rPr>
              <w:t>see their account balance at any time.</w:t>
            </w:r>
          </w:p>
          <w:p w14:paraId="49F83456" w14:textId="77777777" w:rsidR="005E4FF9" w:rsidRDefault="005E4FF9" w:rsidP="00A867F6">
            <w:pPr>
              <w:tabs>
                <w:tab w:val="num" w:pos="1440"/>
              </w:tabs>
              <w:spacing w:line="360" w:lineRule="auto"/>
              <w:jc w:val="both"/>
              <w:rPr>
                <w:rFonts w:ascii="Times New Roman" w:eastAsia="Times New Roman" w:hAnsi="Times New Roman" w:cs="Times New Roman"/>
                <w:bCs/>
                <w:sz w:val="24"/>
                <w:szCs w:val="24"/>
                <w:lang w:val="en-NG"/>
              </w:rPr>
            </w:pPr>
          </w:p>
          <w:p w14:paraId="242BBF96" w14:textId="00514CB4" w:rsidR="005E4FF9" w:rsidRPr="005E4FF9" w:rsidRDefault="005E4FF9" w:rsidP="00A867F6">
            <w:pPr>
              <w:tabs>
                <w:tab w:val="num" w:pos="1440"/>
              </w:tabs>
              <w:spacing w:line="360" w:lineRule="auto"/>
              <w:jc w:val="both"/>
              <w:rPr>
                <w:rFonts w:ascii="Times New Roman" w:eastAsia="Times New Roman" w:hAnsi="Times New Roman" w:cs="Times New Roman"/>
                <w:bCs/>
                <w:sz w:val="24"/>
                <w:szCs w:val="24"/>
                <w:lang w:val="en-NG"/>
              </w:rPr>
            </w:pPr>
            <w:r w:rsidRPr="005E4FF9">
              <w:rPr>
                <w:rFonts w:ascii="Times New Roman" w:eastAsia="Times New Roman" w:hAnsi="Times New Roman" w:cs="Times New Roman"/>
                <w:bCs/>
                <w:sz w:val="24"/>
                <w:szCs w:val="24"/>
                <w:lang w:val="en-NG"/>
              </w:rPr>
              <w:t>Users can view and pay bills</w:t>
            </w:r>
          </w:p>
          <w:p w14:paraId="63FC1117" w14:textId="77777777" w:rsidR="005E4FF9" w:rsidRDefault="005E4FF9" w:rsidP="00A867F6">
            <w:pPr>
              <w:tabs>
                <w:tab w:val="num" w:pos="1440"/>
              </w:tabs>
              <w:spacing w:line="360" w:lineRule="auto"/>
              <w:jc w:val="both"/>
              <w:rPr>
                <w:rFonts w:ascii="Times New Roman" w:eastAsia="Times New Roman" w:hAnsi="Times New Roman" w:cs="Times New Roman"/>
                <w:bCs/>
                <w:sz w:val="24"/>
                <w:szCs w:val="24"/>
                <w:lang w:val="en-NG"/>
              </w:rPr>
            </w:pPr>
          </w:p>
          <w:p w14:paraId="3D61AF3D" w14:textId="7CB5C2B8" w:rsidR="005E4FF9" w:rsidRPr="005E4FF9" w:rsidRDefault="005E4FF9" w:rsidP="00A867F6">
            <w:pPr>
              <w:tabs>
                <w:tab w:val="num" w:pos="1440"/>
              </w:tabs>
              <w:spacing w:line="360" w:lineRule="auto"/>
              <w:jc w:val="both"/>
              <w:rPr>
                <w:rFonts w:ascii="Times New Roman" w:eastAsia="Times New Roman" w:hAnsi="Times New Roman" w:cs="Times New Roman"/>
                <w:bCs/>
                <w:sz w:val="24"/>
                <w:szCs w:val="24"/>
                <w:lang w:val="en-NG"/>
              </w:rPr>
            </w:pPr>
            <w:r w:rsidRPr="005E4FF9">
              <w:rPr>
                <w:rFonts w:ascii="Times New Roman" w:eastAsia="Times New Roman" w:hAnsi="Times New Roman" w:cs="Times New Roman"/>
                <w:bCs/>
                <w:sz w:val="24"/>
                <w:szCs w:val="24"/>
                <w:lang w:val="en-NG"/>
              </w:rPr>
              <w:t>Users can see recent transactions</w:t>
            </w:r>
          </w:p>
          <w:p w14:paraId="0169951B" w14:textId="77777777" w:rsidR="00361403" w:rsidRDefault="00361403" w:rsidP="00A867F6">
            <w:pPr>
              <w:spacing w:line="360" w:lineRule="auto"/>
              <w:rPr>
                <w:rFonts w:ascii="Times New Roman" w:hAnsi="Times New Roman" w:cs="Times New Roman"/>
                <w:sz w:val="24"/>
                <w:szCs w:val="24"/>
              </w:rPr>
            </w:pPr>
          </w:p>
        </w:tc>
        <w:tc>
          <w:tcPr>
            <w:tcW w:w="2551" w:type="dxa"/>
          </w:tcPr>
          <w:p w14:paraId="3190CF53" w14:textId="28FA2B4D" w:rsidR="00361403" w:rsidRDefault="005E4FF9" w:rsidP="00A867F6">
            <w:pPr>
              <w:spacing w:line="360" w:lineRule="auto"/>
              <w:rPr>
                <w:rFonts w:ascii="Times New Roman" w:hAnsi="Times New Roman" w:cs="Times New Roman"/>
                <w:sz w:val="24"/>
                <w:szCs w:val="24"/>
              </w:rPr>
            </w:pPr>
            <w:r>
              <w:rPr>
                <w:rFonts w:ascii="Times New Roman" w:hAnsi="Times New Roman" w:cs="Times New Roman"/>
                <w:sz w:val="24"/>
                <w:szCs w:val="24"/>
              </w:rPr>
              <w:t>The system is more suited as a personal banking application and doesn’t allow collaboration among members.</w:t>
            </w:r>
          </w:p>
        </w:tc>
      </w:tr>
      <w:tr w:rsidR="00D526A9" w14:paraId="289D383A" w14:textId="77777777" w:rsidTr="005E4FF9">
        <w:tc>
          <w:tcPr>
            <w:tcW w:w="657" w:type="dxa"/>
          </w:tcPr>
          <w:p w14:paraId="691A59D5" w14:textId="2E89C8AF" w:rsidR="00D526A9" w:rsidRDefault="00265911" w:rsidP="00A867F6">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890" w:type="dxa"/>
          </w:tcPr>
          <w:p w14:paraId="32F51DBE" w14:textId="10F38A4C" w:rsidR="00D526A9" w:rsidRPr="005E4FF9" w:rsidRDefault="00F4795C" w:rsidP="00A867F6">
            <w:pPr>
              <w:spacing w:line="360" w:lineRule="auto"/>
              <w:rPr>
                <w:rFonts w:ascii="Times New Roman" w:eastAsia="Times New Roman" w:hAnsi="Times New Roman" w:cs="Times New Roman"/>
                <w:bCs/>
                <w:sz w:val="24"/>
                <w:szCs w:val="24"/>
                <w:lang w:val="en-NG"/>
              </w:rPr>
            </w:pPr>
            <w:r>
              <w:rPr>
                <w:rFonts w:ascii="Times New Roman" w:hAnsi="Times New Roman" w:cs="Times New Roman"/>
                <w:sz w:val="24"/>
                <w:szCs w:val="24"/>
              </w:rPr>
              <w:t>(</w:t>
            </w:r>
            <w:proofErr w:type="spellStart"/>
            <w:r w:rsidRPr="00A12E91">
              <w:rPr>
                <w:rFonts w:ascii="Times New Roman" w:hAnsi="Times New Roman" w:cs="Times New Roman"/>
                <w:sz w:val="24"/>
                <w:szCs w:val="24"/>
              </w:rPr>
              <w:t>Olorunlomerue</w:t>
            </w:r>
            <w:proofErr w:type="spellEnd"/>
            <w:r w:rsidRPr="00A12E91">
              <w:rPr>
                <w:rFonts w:ascii="Times New Roman" w:hAnsi="Times New Roman" w:cs="Times New Roman"/>
                <w:sz w:val="24"/>
                <w:szCs w:val="24"/>
              </w:rPr>
              <w:t xml:space="preserve"> et al</w:t>
            </w:r>
            <w:r>
              <w:rPr>
                <w:rFonts w:ascii="Times New Roman" w:hAnsi="Times New Roman" w:cs="Times New Roman"/>
                <w:sz w:val="24"/>
                <w:szCs w:val="24"/>
              </w:rPr>
              <w:t>, 2017)</w:t>
            </w:r>
          </w:p>
        </w:tc>
        <w:tc>
          <w:tcPr>
            <w:tcW w:w="4252" w:type="dxa"/>
          </w:tcPr>
          <w:p w14:paraId="0082C1F1" w14:textId="57203CB6" w:rsidR="00D526A9" w:rsidRPr="005E4FF9" w:rsidRDefault="00F4795C" w:rsidP="00A867F6">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Registration of co-operatives on a national level</w:t>
            </w:r>
          </w:p>
        </w:tc>
        <w:tc>
          <w:tcPr>
            <w:tcW w:w="2551" w:type="dxa"/>
          </w:tcPr>
          <w:p w14:paraId="3356EBB4" w14:textId="092923AF" w:rsidR="00D526A9" w:rsidRDefault="007E19CE" w:rsidP="00A867F6">
            <w:pPr>
              <w:spacing w:line="360" w:lineRule="auto"/>
              <w:rPr>
                <w:rFonts w:ascii="Times New Roman" w:hAnsi="Times New Roman" w:cs="Times New Roman"/>
                <w:sz w:val="24"/>
                <w:szCs w:val="24"/>
              </w:rPr>
            </w:pPr>
            <w:r>
              <w:rPr>
                <w:rFonts w:ascii="Times New Roman" w:hAnsi="Times New Roman" w:cs="Times New Roman"/>
                <w:sz w:val="24"/>
                <w:szCs w:val="24"/>
              </w:rPr>
              <w:t>The system w</w:t>
            </w:r>
            <w:r w:rsidR="00C66286">
              <w:rPr>
                <w:rFonts w:ascii="Times New Roman" w:hAnsi="Times New Roman" w:cs="Times New Roman"/>
                <w:sz w:val="24"/>
                <w:szCs w:val="24"/>
              </w:rPr>
              <w:t>asn’t scalable enough to s</w:t>
            </w:r>
            <w:r w:rsidR="00265911">
              <w:rPr>
                <w:rFonts w:ascii="Times New Roman" w:hAnsi="Times New Roman" w:cs="Times New Roman"/>
                <w:sz w:val="24"/>
                <w:szCs w:val="24"/>
              </w:rPr>
              <w:t>tore data on the whole country</w:t>
            </w:r>
          </w:p>
        </w:tc>
      </w:tr>
      <w:tr w:rsidR="00D526A9" w14:paraId="0A566410" w14:textId="77777777" w:rsidTr="005E4FF9">
        <w:tc>
          <w:tcPr>
            <w:tcW w:w="657" w:type="dxa"/>
          </w:tcPr>
          <w:p w14:paraId="1BDD1E6B" w14:textId="36D6FD12" w:rsidR="00D526A9" w:rsidRDefault="00060184" w:rsidP="00A867F6">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890" w:type="dxa"/>
          </w:tcPr>
          <w:p w14:paraId="0CE4B5D5" w14:textId="40050289" w:rsidR="00D526A9" w:rsidRPr="005E4FF9" w:rsidRDefault="00265911" w:rsidP="00A867F6">
            <w:pPr>
              <w:spacing w:line="360" w:lineRule="auto"/>
              <w:rPr>
                <w:rFonts w:ascii="Times New Roman" w:eastAsia="Times New Roman" w:hAnsi="Times New Roman" w:cs="Times New Roman"/>
                <w:bCs/>
                <w:sz w:val="24"/>
                <w:szCs w:val="24"/>
                <w:lang w:val="en-NG"/>
              </w:rPr>
            </w:pPr>
            <w:r w:rsidRPr="00265911">
              <w:rPr>
                <w:rFonts w:ascii="Times New Roman" w:eastAsia="Times New Roman" w:hAnsi="Times New Roman" w:cs="Times New Roman"/>
                <w:bCs/>
                <w:sz w:val="24"/>
                <w:szCs w:val="24"/>
                <w:lang w:val="en-NG"/>
              </w:rPr>
              <w:t>(</w:t>
            </w:r>
            <w:proofErr w:type="spellStart"/>
            <w:r w:rsidRPr="00265911">
              <w:rPr>
                <w:rFonts w:ascii="Times New Roman" w:eastAsia="Times New Roman" w:hAnsi="Times New Roman" w:cs="Times New Roman"/>
                <w:bCs/>
                <w:sz w:val="24"/>
                <w:szCs w:val="24"/>
                <w:lang w:val="en-NG"/>
              </w:rPr>
              <w:t>Onyeama</w:t>
            </w:r>
            <w:proofErr w:type="spellEnd"/>
            <w:r w:rsidRPr="00265911">
              <w:rPr>
                <w:rFonts w:ascii="Times New Roman" w:eastAsia="Times New Roman" w:hAnsi="Times New Roman" w:cs="Times New Roman"/>
                <w:bCs/>
                <w:sz w:val="24"/>
                <w:szCs w:val="24"/>
                <w:lang w:val="en-NG"/>
              </w:rPr>
              <w:t xml:space="preserve"> et al, 2017)</w:t>
            </w:r>
          </w:p>
        </w:tc>
        <w:tc>
          <w:tcPr>
            <w:tcW w:w="4252" w:type="dxa"/>
          </w:tcPr>
          <w:p w14:paraId="1DE859E5" w14:textId="17C44C6E" w:rsidR="00D526A9" w:rsidRDefault="00265911" w:rsidP="00A867F6">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Management of </w:t>
            </w:r>
            <w:r w:rsidR="00314417">
              <w:rPr>
                <w:rFonts w:ascii="Times New Roman" w:eastAsia="Times New Roman" w:hAnsi="Times New Roman" w:cs="Times New Roman"/>
                <w:bCs/>
                <w:sz w:val="24"/>
                <w:szCs w:val="24"/>
                <w:lang w:val="en-NG"/>
              </w:rPr>
              <w:t>short- and long-term</w:t>
            </w:r>
            <w:r>
              <w:rPr>
                <w:rFonts w:ascii="Times New Roman" w:eastAsia="Times New Roman" w:hAnsi="Times New Roman" w:cs="Times New Roman"/>
                <w:bCs/>
                <w:sz w:val="24"/>
                <w:szCs w:val="24"/>
                <w:lang w:val="en-NG"/>
              </w:rPr>
              <w:t xml:space="preserve"> loans</w:t>
            </w:r>
          </w:p>
          <w:p w14:paraId="64EF8485" w14:textId="77777777" w:rsidR="00314417" w:rsidRDefault="00314417" w:rsidP="00A867F6">
            <w:pPr>
              <w:tabs>
                <w:tab w:val="num" w:pos="1440"/>
              </w:tabs>
              <w:spacing w:line="360" w:lineRule="auto"/>
              <w:jc w:val="both"/>
              <w:rPr>
                <w:rFonts w:ascii="Times New Roman" w:eastAsia="Times New Roman" w:hAnsi="Times New Roman" w:cs="Times New Roman"/>
                <w:bCs/>
                <w:sz w:val="24"/>
                <w:szCs w:val="24"/>
                <w:lang w:val="en-NG"/>
              </w:rPr>
            </w:pPr>
          </w:p>
          <w:p w14:paraId="3D206061" w14:textId="48D98A09" w:rsidR="00314417" w:rsidRPr="005E4FF9" w:rsidRDefault="00314417" w:rsidP="00A867F6">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Keep track of cash inflow and outflow</w:t>
            </w:r>
          </w:p>
        </w:tc>
        <w:tc>
          <w:tcPr>
            <w:tcW w:w="2551" w:type="dxa"/>
          </w:tcPr>
          <w:p w14:paraId="1E1E4554" w14:textId="62AEC8F9" w:rsidR="00D526A9" w:rsidRDefault="00D97EEE" w:rsidP="00A867F6">
            <w:pPr>
              <w:spacing w:line="360" w:lineRule="auto"/>
              <w:rPr>
                <w:rFonts w:ascii="Times New Roman" w:hAnsi="Times New Roman" w:cs="Times New Roman"/>
                <w:sz w:val="24"/>
                <w:szCs w:val="24"/>
              </w:rPr>
            </w:pPr>
            <w:r>
              <w:rPr>
                <w:rFonts w:ascii="Times New Roman" w:hAnsi="Times New Roman" w:cs="Times New Roman"/>
                <w:sz w:val="24"/>
                <w:szCs w:val="24"/>
              </w:rPr>
              <w:t xml:space="preserve">There was high </w:t>
            </w:r>
            <w:r w:rsidR="006B1ABD">
              <w:rPr>
                <w:rFonts w:ascii="Times New Roman" w:hAnsi="Times New Roman" w:cs="Times New Roman"/>
                <w:sz w:val="24"/>
                <w:szCs w:val="24"/>
              </w:rPr>
              <w:t xml:space="preserve">Complexity </w:t>
            </w:r>
            <w:r>
              <w:rPr>
                <w:rFonts w:ascii="Times New Roman" w:hAnsi="Times New Roman" w:cs="Times New Roman"/>
                <w:sz w:val="24"/>
                <w:szCs w:val="24"/>
              </w:rPr>
              <w:t>in</w:t>
            </w:r>
            <w:r w:rsidR="006B1ABD">
              <w:rPr>
                <w:rFonts w:ascii="Times New Roman" w:hAnsi="Times New Roman" w:cs="Times New Roman"/>
                <w:sz w:val="24"/>
                <w:szCs w:val="24"/>
              </w:rPr>
              <w:t xml:space="preserve"> monitoring all loans</w:t>
            </w:r>
          </w:p>
        </w:tc>
      </w:tr>
      <w:tr w:rsidR="00D526A9" w14:paraId="46FE9A37" w14:textId="77777777" w:rsidTr="005E4FF9">
        <w:tc>
          <w:tcPr>
            <w:tcW w:w="657" w:type="dxa"/>
          </w:tcPr>
          <w:p w14:paraId="4E81666A" w14:textId="70B762DE" w:rsidR="00D526A9" w:rsidRDefault="00060184" w:rsidP="00A867F6">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890" w:type="dxa"/>
          </w:tcPr>
          <w:p w14:paraId="5542BF8E" w14:textId="1CBF868C" w:rsidR="00D526A9" w:rsidRPr="005E4FF9" w:rsidRDefault="00717EC4" w:rsidP="00A867F6">
            <w:pPr>
              <w:spacing w:line="360" w:lineRule="auto"/>
              <w:rPr>
                <w:rFonts w:ascii="Times New Roman" w:eastAsia="Times New Roman" w:hAnsi="Times New Roman" w:cs="Times New Roman"/>
                <w:bCs/>
                <w:sz w:val="24"/>
                <w:szCs w:val="24"/>
                <w:lang w:val="en-NG"/>
              </w:rPr>
            </w:pPr>
            <w:r w:rsidRPr="00717EC4">
              <w:rPr>
                <w:rFonts w:ascii="Times New Roman" w:eastAsia="Times New Roman" w:hAnsi="Times New Roman" w:cs="Times New Roman"/>
                <w:bCs/>
                <w:sz w:val="24"/>
                <w:szCs w:val="24"/>
                <w:lang w:val="en-NG"/>
              </w:rPr>
              <w:t>(Yusuff et al, 2020)</w:t>
            </w:r>
          </w:p>
        </w:tc>
        <w:tc>
          <w:tcPr>
            <w:tcW w:w="4252" w:type="dxa"/>
          </w:tcPr>
          <w:p w14:paraId="7CBB9CA0" w14:textId="1F4E42C7" w:rsidR="00D526A9" w:rsidRPr="005E4FF9" w:rsidRDefault="00717EC4" w:rsidP="00A867F6">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Research on impact of ICT to co-operative societies</w:t>
            </w:r>
          </w:p>
        </w:tc>
        <w:tc>
          <w:tcPr>
            <w:tcW w:w="2551" w:type="dxa"/>
          </w:tcPr>
          <w:p w14:paraId="4474917F" w14:textId="44E3C3D2" w:rsidR="00D526A9" w:rsidRDefault="00D97EEE" w:rsidP="00A867F6">
            <w:pPr>
              <w:spacing w:line="360" w:lineRule="auto"/>
              <w:rPr>
                <w:rFonts w:ascii="Times New Roman" w:hAnsi="Times New Roman" w:cs="Times New Roman"/>
                <w:sz w:val="24"/>
                <w:szCs w:val="24"/>
              </w:rPr>
            </w:pPr>
            <w:r>
              <w:rPr>
                <w:rFonts w:ascii="Times New Roman" w:hAnsi="Times New Roman" w:cs="Times New Roman"/>
                <w:sz w:val="24"/>
                <w:szCs w:val="24"/>
              </w:rPr>
              <w:t>The developed system d</w:t>
            </w:r>
            <w:r w:rsidR="00717EC4">
              <w:rPr>
                <w:rFonts w:ascii="Times New Roman" w:hAnsi="Times New Roman" w:cs="Times New Roman"/>
                <w:sz w:val="24"/>
                <w:szCs w:val="24"/>
              </w:rPr>
              <w:t>idn’t provide any solution to the raised issues</w:t>
            </w:r>
          </w:p>
        </w:tc>
      </w:tr>
      <w:tr w:rsidR="00D526A9" w14:paraId="43F9CEA0" w14:textId="77777777" w:rsidTr="005E4FF9">
        <w:tc>
          <w:tcPr>
            <w:tcW w:w="657" w:type="dxa"/>
          </w:tcPr>
          <w:p w14:paraId="093B7578" w14:textId="4658DBDB" w:rsidR="00D526A9" w:rsidRDefault="00060184" w:rsidP="00A867F6">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890" w:type="dxa"/>
          </w:tcPr>
          <w:p w14:paraId="49163CE2" w14:textId="30E2728F" w:rsidR="00D526A9" w:rsidRPr="005E4FF9" w:rsidRDefault="00E4538F" w:rsidP="00A867F6">
            <w:pPr>
              <w:spacing w:line="360" w:lineRule="auto"/>
              <w:rPr>
                <w:rFonts w:ascii="Times New Roman" w:eastAsia="Times New Roman" w:hAnsi="Times New Roman" w:cs="Times New Roman"/>
                <w:bCs/>
                <w:sz w:val="24"/>
                <w:szCs w:val="24"/>
                <w:lang w:val="en-NG"/>
              </w:rPr>
            </w:pPr>
            <w:r w:rsidRPr="00E4538F">
              <w:rPr>
                <w:rFonts w:ascii="Times New Roman" w:eastAsia="Times New Roman" w:hAnsi="Times New Roman" w:cs="Times New Roman"/>
                <w:bCs/>
                <w:sz w:val="24"/>
                <w:szCs w:val="24"/>
                <w:lang w:val="en-NG"/>
              </w:rPr>
              <w:t xml:space="preserve">(Mbam &amp; </w:t>
            </w:r>
            <w:proofErr w:type="spellStart"/>
            <w:r w:rsidRPr="00E4538F">
              <w:rPr>
                <w:rFonts w:ascii="Times New Roman" w:eastAsia="Times New Roman" w:hAnsi="Times New Roman" w:cs="Times New Roman"/>
                <w:bCs/>
                <w:sz w:val="24"/>
                <w:szCs w:val="24"/>
                <w:lang w:val="en-NG"/>
              </w:rPr>
              <w:t>Igboji</w:t>
            </w:r>
            <w:proofErr w:type="spellEnd"/>
            <w:r w:rsidRPr="00E4538F">
              <w:rPr>
                <w:rFonts w:ascii="Times New Roman" w:eastAsia="Times New Roman" w:hAnsi="Times New Roman" w:cs="Times New Roman"/>
                <w:bCs/>
                <w:sz w:val="24"/>
                <w:szCs w:val="24"/>
                <w:lang w:val="en-NG"/>
              </w:rPr>
              <w:t>, 2013)</w:t>
            </w:r>
          </w:p>
        </w:tc>
        <w:tc>
          <w:tcPr>
            <w:tcW w:w="4252" w:type="dxa"/>
          </w:tcPr>
          <w:p w14:paraId="752A7E18" w14:textId="7708CE95" w:rsidR="00D526A9" w:rsidRPr="005E4FF9" w:rsidRDefault="00E4538F" w:rsidP="00A867F6">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 Management of short- and long-term loans</w:t>
            </w:r>
          </w:p>
        </w:tc>
        <w:tc>
          <w:tcPr>
            <w:tcW w:w="2551" w:type="dxa"/>
          </w:tcPr>
          <w:p w14:paraId="7A34504F" w14:textId="3072220A" w:rsidR="00D526A9" w:rsidRDefault="00D97EEE" w:rsidP="00A867F6">
            <w:pPr>
              <w:spacing w:line="360" w:lineRule="auto"/>
              <w:rPr>
                <w:rFonts w:ascii="Times New Roman" w:hAnsi="Times New Roman" w:cs="Times New Roman"/>
                <w:sz w:val="24"/>
                <w:szCs w:val="24"/>
              </w:rPr>
            </w:pPr>
            <w:r>
              <w:rPr>
                <w:rFonts w:ascii="Times New Roman" w:hAnsi="Times New Roman" w:cs="Times New Roman"/>
                <w:sz w:val="24"/>
                <w:szCs w:val="24"/>
              </w:rPr>
              <w:t xml:space="preserve">A good </w:t>
            </w:r>
            <w:r w:rsidR="00E4538F">
              <w:rPr>
                <w:rFonts w:ascii="Times New Roman" w:hAnsi="Times New Roman" w:cs="Times New Roman"/>
                <w:sz w:val="24"/>
                <w:szCs w:val="24"/>
              </w:rPr>
              <w:t>Use case for system was failed to be seen by investors</w:t>
            </w:r>
          </w:p>
        </w:tc>
      </w:tr>
      <w:tr w:rsidR="00D35CA0" w14:paraId="032FC5DF" w14:textId="77777777" w:rsidTr="005E4FF9">
        <w:tc>
          <w:tcPr>
            <w:tcW w:w="657" w:type="dxa"/>
          </w:tcPr>
          <w:p w14:paraId="0C081591" w14:textId="59F7281D" w:rsidR="00D35CA0" w:rsidRDefault="00060184" w:rsidP="00A867F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8</w:t>
            </w:r>
          </w:p>
        </w:tc>
        <w:tc>
          <w:tcPr>
            <w:tcW w:w="1890" w:type="dxa"/>
          </w:tcPr>
          <w:p w14:paraId="2D301778" w14:textId="73169B33" w:rsidR="00D35CA0" w:rsidRPr="00E4538F" w:rsidRDefault="00D35CA0" w:rsidP="00A867F6">
            <w:pPr>
              <w:spacing w:line="360" w:lineRule="auto"/>
              <w:rPr>
                <w:rFonts w:ascii="Times New Roman" w:eastAsia="Times New Roman" w:hAnsi="Times New Roman" w:cs="Times New Roman"/>
                <w:bCs/>
                <w:sz w:val="24"/>
                <w:szCs w:val="24"/>
                <w:lang w:val="en-NG"/>
              </w:rPr>
            </w:pPr>
            <w:r w:rsidRPr="00D35CA0">
              <w:rPr>
                <w:rFonts w:ascii="Times New Roman" w:eastAsia="Times New Roman" w:hAnsi="Times New Roman" w:cs="Times New Roman"/>
                <w:bCs/>
                <w:sz w:val="24"/>
                <w:szCs w:val="24"/>
                <w:lang w:val="en-NG"/>
              </w:rPr>
              <w:t>(Caroline, 2018)</w:t>
            </w:r>
          </w:p>
        </w:tc>
        <w:tc>
          <w:tcPr>
            <w:tcW w:w="4252" w:type="dxa"/>
          </w:tcPr>
          <w:p w14:paraId="29012E7D" w14:textId="16133544" w:rsidR="00D35CA0" w:rsidRDefault="00D35CA0" w:rsidP="00A867F6">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 xml:space="preserve">Development of a web app to monitor savings and loan transactions, cash </w:t>
            </w:r>
            <w:r w:rsidR="002B10B1">
              <w:rPr>
                <w:rFonts w:ascii="Times New Roman" w:eastAsia="Times New Roman" w:hAnsi="Times New Roman" w:cs="Times New Roman"/>
                <w:bCs/>
                <w:sz w:val="24"/>
                <w:szCs w:val="24"/>
                <w:lang w:val="en-NG"/>
              </w:rPr>
              <w:t>withdrawals</w:t>
            </w:r>
          </w:p>
        </w:tc>
        <w:tc>
          <w:tcPr>
            <w:tcW w:w="2551" w:type="dxa"/>
          </w:tcPr>
          <w:p w14:paraId="2D61275C" w14:textId="5CA89A1C" w:rsidR="00D35CA0" w:rsidRDefault="00060184" w:rsidP="00A867F6">
            <w:pPr>
              <w:spacing w:line="360" w:lineRule="auto"/>
              <w:rPr>
                <w:rFonts w:ascii="Times New Roman" w:hAnsi="Times New Roman" w:cs="Times New Roman"/>
                <w:sz w:val="24"/>
                <w:szCs w:val="24"/>
              </w:rPr>
            </w:pPr>
            <w:r>
              <w:rPr>
                <w:rFonts w:ascii="Times New Roman" w:hAnsi="Times New Roman" w:cs="Times New Roman"/>
                <w:sz w:val="24"/>
                <w:szCs w:val="24"/>
              </w:rPr>
              <w:t>The project could only be used by the specific organization</w:t>
            </w:r>
          </w:p>
        </w:tc>
      </w:tr>
      <w:tr w:rsidR="00060184" w14:paraId="4EE5AD81" w14:textId="77777777" w:rsidTr="005E4FF9">
        <w:tc>
          <w:tcPr>
            <w:tcW w:w="657" w:type="dxa"/>
          </w:tcPr>
          <w:p w14:paraId="1BF99C1F" w14:textId="631369CE" w:rsidR="00060184" w:rsidRDefault="002B10B1" w:rsidP="00A867F6">
            <w:pPr>
              <w:spacing w:line="360" w:lineRule="auto"/>
              <w:rPr>
                <w:rFonts w:ascii="Times New Roman" w:hAnsi="Times New Roman" w:cs="Times New Roman"/>
                <w:sz w:val="24"/>
                <w:szCs w:val="24"/>
              </w:rPr>
            </w:pPr>
            <w:r>
              <w:rPr>
                <w:rFonts w:ascii="Times New Roman" w:hAnsi="Times New Roman" w:cs="Times New Roman"/>
                <w:sz w:val="24"/>
                <w:szCs w:val="24"/>
              </w:rPr>
              <w:t>9</w:t>
            </w:r>
          </w:p>
        </w:tc>
        <w:tc>
          <w:tcPr>
            <w:tcW w:w="1890" w:type="dxa"/>
          </w:tcPr>
          <w:p w14:paraId="51E6FFA4" w14:textId="77D0F513" w:rsidR="00060184" w:rsidRPr="00D35CA0" w:rsidRDefault="002B10B1" w:rsidP="00A867F6">
            <w:pPr>
              <w:spacing w:line="360" w:lineRule="auto"/>
              <w:rPr>
                <w:rFonts w:ascii="Times New Roman" w:eastAsia="Times New Roman" w:hAnsi="Times New Roman" w:cs="Times New Roman"/>
                <w:bCs/>
                <w:sz w:val="24"/>
                <w:szCs w:val="24"/>
                <w:lang w:val="en-NG"/>
              </w:rPr>
            </w:pPr>
            <w:r w:rsidRPr="002B10B1">
              <w:rPr>
                <w:rFonts w:ascii="Times New Roman" w:eastAsia="Times New Roman" w:hAnsi="Times New Roman" w:cs="Times New Roman"/>
                <w:bCs/>
                <w:sz w:val="24"/>
                <w:szCs w:val="24"/>
                <w:lang w:val="en-NG"/>
              </w:rPr>
              <w:t>(Pane, 2019)</w:t>
            </w:r>
          </w:p>
        </w:tc>
        <w:tc>
          <w:tcPr>
            <w:tcW w:w="4252" w:type="dxa"/>
          </w:tcPr>
          <w:p w14:paraId="25EA2121" w14:textId="6816692D" w:rsidR="00060184" w:rsidRDefault="002B10B1" w:rsidP="00A867F6">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Allows members to track their loan and savings information for easier data reports</w:t>
            </w:r>
          </w:p>
        </w:tc>
        <w:tc>
          <w:tcPr>
            <w:tcW w:w="2551" w:type="dxa"/>
          </w:tcPr>
          <w:p w14:paraId="2205ADB5" w14:textId="6E293B5C" w:rsidR="00060184" w:rsidRDefault="002B10B1" w:rsidP="00A867F6">
            <w:pPr>
              <w:spacing w:line="360" w:lineRule="auto"/>
              <w:rPr>
                <w:rFonts w:ascii="Times New Roman" w:hAnsi="Times New Roman" w:cs="Times New Roman"/>
                <w:sz w:val="24"/>
                <w:szCs w:val="24"/>
              </w:rPr>
            </w:pPr>
            <w:r>
              <w:rPr>
                <w:rFonts w:ascii="Times New Roman" w:hAnsi="Times New Roman" w:cs="Times New Roman"/>
                <w:sz w:val="24"/>
                <w:szCs w:val="24"/>
              </w:rPr>
              <w:t>Scope creep led to the project to not be finished</w:t>
            </w:r>
          </w:p>
        </w:tc>
      </w:tr>
      <w:tr w:rsidR="00060184" w14:paraId="75E4B5CA" w14:textId="77777777" w:rsidTr="005E4FF9">
        <w:tc>
          <w:tcPr>
            <w:tcW w:w="657" w:type="dxa"/>
          </w:tcPr>
          <w:p w14:paraId="3A457207" w14:textId="32896AF6" w:rsidR="00060184" w:rsidRDefault="00D97EEE" w:rsidP="00A867F6">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890" w:type="dxa"/>
          </w:tcPr>
          <w:p w14:paraId="1534479E" w14:textId="5A4ADC71" w:rsidR="00060184" w:rsidRPr="00D35CA0" w:rsidRDefault="00D97EEE" w:rsidP="00A867F6">
            <w:pPr>
              <w:spacing w:line="360" w:lineRule="auto"/>
              <w:rPr>
                <w:rFonts w:ascii="Times New Roman" w:eastAsia="Times New Roman" w:hAnsi="Times New Roman" w:cs="Times New Roman"/>
                <w:bCs/>
                <w:sz w:val="24"/>
                <w:szCs w:val="24"/>
                <w:lang w:val="en-NG"/>
              </w:rPr>
            </w:pPr>
            <w:r>
              <w:t>(</w:t>
            </w:r>
            <w:proofErr w:type="spellStart"/>
            <w:r w:rsidRPr="00913157">
              <w:rPr>
                <w:rFonts w:ascii="Times New Roman" w:hAnsi="Times New Roman" w:cs="Times New Roman"/>
                <w:sz w:val="24"/>
                <w:szCs w:val="24"/>
              </w:rPr>
              <w:t>Andreansyah</w:t>
            </w:r>
            <w:proofErr w:type="spellEnd"/>
            <w:r>
              <w:rPr>
                <w:rFonts w:ascii="Times New Roman" w:hAnsi="Times New Roman" w:cs="Times New Roman"/>
                <w:sz w:val="24"/>
                <w:szCs w:val="24"/>
              </w:rPr>
              <w:t xml:space="preserve"> &amp;</w:t>
            </w:r>
            <w:r w:rsidRPr="00CC391D">
              <w:rPr>
                <w:rFonts w:ascii="Times New Roman" w:hAnsi="Times New Roman" w:cs="Times New Roman"/>
                <w:sz w:val="24"/>
                <w:szCs w:val="24"/>
              </w:rPr>
              <w:t xml:space="preserve"> </w:t>
            </w:r>
            <w:proofErr w:type="spellStart"/>
            <w:r w:rsidRPr="00941914">
              <w:rPr>
                <w:rFonts w:ascii="Times New Roman" w:hAnsi="Times New Roman" w:cs="Times New Roman"/>
                <w:sz w:val="24"/>
                <w:szCs w:val="24"/>
              </w:rPr>
              <w:t>Rizkiana</w:t>
            </w:r>
            <w:proofErr w:type="spellEnd"/>
            <w:r>
              <w:rPr>
                <w:rFonts w:ascii="Times New Roman" w:hAnsi="Times New Roman" w:cs="Times New Roman"/>
                <w:sz w:val="24"/>
                <w:szCs w:val="24"/>
              </w:rPr>
              <w:t>, 2020</w:t>
            </w:r>
            <w:r>
              <w:t>)</w:t>
            </w:r>
          </w:p>
        </w:tc>
        <w:tc>
          <w:tcPr>
            <w:tcW w:w="4252" w:type="dxa"/>
          </w:tcPr>
          <w:p w14:paraId="11AC4068" w14:textId="2E424F4D" w:rsidR="00060184" w:rsidRDefault="00D97EEE" w:rsidP="00A867F6">
            <w:pPr>
              <w:tabs>
                <w:tab w:val="num" w:pos="1440"/>
              </w:tabs>
              <w:spacing w:line="360" w:lineRule="auto"/>
              <w:jc w:val="both"/>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t>Developed system kept track of employee’s salaries</w:t>
            </w:r>
          </w:p>
        </w:tc>
        <w:tc>
          <w:tcPr>
            <w:tcW w:w="2551" w:type="dxa"/>
          </w:tcPr>
          <w:p w14:paraId="182F9E9D" w14:textId="12BB7011" w:rsidR="00060184" w:rsidRDefault="00D97EEE" w:rsidP="00A867F6">
            <w:pPr>
              <w:spacing w:line="360" w:lineRule="auto"/>
              <w:rPr>
                <w:rFonts w:ascii="Times New Roman" w:hAnsi="Times New Roman" w:cs="Times New Roman"/>
                <w:sz w:val="24"/>
                <w:szCs w:val="24"/>
              </w:rPr>
            </w:pPr>
            <w:r>
              <w:rPr>
                <w:rFonts w:ascii="Times New Roman" w:hAnsi="Times New Roman" w:cs="Times New Roman"/>
                <w:sz w:val="24"/>
                <w:szCs w:val="24"/>
              </w:rPr>
              <w:t>The developed system did not provide enough technical features to meet the demands of the co-operative</w:t>
            </w:r>
          </w:p>
        </w:tc>
      </w:tr>
    </w:tbl>
    <w:p w14:paraId="50DBDAB0" w14:textId="77777777" w:rsidR="00361403" w:rsidRPr="00361403" w:rsidRDefault="00361403" w:rsidP="00A867F6">
      <w:pPr>
        <w:spacing w:line="360" w:lineRule="auto"/>
        <w:rPr>
          <w:rFonts w:ascii="Times New Roman" w:hAnsi="Times New Roman" w:cs="Times New Roman"/>
          <w:sz w:val="24"/>
          <w:szCs w:val="24"/>
        </w:rPr>
      </w:pPr>
    </w:p>
    <w:p w14:paraId="4E365E7C" w14:textId="77777777" w:rsidR="00425B9F" w:rsidRPr="00C61753" w:rsidRDefault="00425B9F" w:rsidP="00A867F6">
      <w:pPr>
        <w:spacing w:line="360" w:lineRule="auto"/>
      </w:pPr>
    </w:p>
    <w:p w14:paraId="38DDBAD3" w14:textId="5D53AC0C" w:rsidR="001D7244" w:rsidRDefault="001D7244" w:rsidP="00A867F6">
      <w:pPr>
        <w:spacing w:line="360" w:lineRule="auto"/>
        <w:rPr>
          <w:rFonts w:ascii="Times New Roman" w:eastAsia="Times New Roman" w:hAnsi="Times New Roman" w:cs="Times New Roman"/>
          <w:bCs/>
          <w:sz w:val="24"/>
          <w:szCs w:val="24"/>
          <w:lang w:val="en-NG"/>
        </w:rPr>
      </w:pPr>
      <w:r>
        <w:rPr>
          <w:rFonts w:ascii="Times New Roman" w:eastAsia="Times New Roman" w:hAnsi="Times New Roman" w:cs="Times New Roman"/>
          <w:bCs/>
          <w:sz w:val="24"/>
          <w:szCs w:val="24"/>
          <w:lang w:val="en-NG"/>
        </w:rPr>
        <w:br w:type="page"/>
      </w:r>
    </w:p>
    <w:p w14:paraId="6DFC3EF8" w14:textId="77777777" w:rsidR="00230872" w:rsidRPr="00230872" w:rsidRDefault="00230872" w:rsidP="00A867F6">
      <w:pPr>
        <w:tabs>
          <w:tab w:val="num" w:pos="1440"/>
        </w:tabs>
        <w:spacing w:line="360" w:lineRule="auto"/>
        <w:jc w:val="both"/>
        <w:rPr>
          <w:rFonts w:ascii="Times New Roman" w:eastAsia="Times New Roman" w:hAnsi="Times New Roman" w:cs="Times New Roman"/>
          <w:bCs/>
          <w:sz w:val="24"/>
          <w:szCs w:val="24"/>
          <w:lang w:val="en-NG"/>
        </w:rPr>
      </w:pPr>
    </w:p>
    <w:p w14:paraId="07B51FFA" w14:textId="3F31035C" w:rsidR="001A7257" w:rsidRPr="00143D69" w:rsidRDefault="00B013FD" w:rsidP="00A867F6">
      <w:pPr>
        <w:pStyle w:val="ListParagraph"/>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CHAPTER 3</w:t>
      </w:r>
    </w:p>
    <w:p w14:paraId="08ED264E" w14:textId="787D92EC" w:rsidR="00BF3AC4" w:rsidRPr="006D4408" w:rsidRDefault="00B013FD" w:rsidP="00A867F6">
      <w:pPr>
        <w:pStyle w:val="Heading1"/>
        <w:spacing w:before="480" w:after="0"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REQUIREMENTS, ANALYSIS, AND DESIGN</w:t>
      </w:r>
    </w:p>
    <w:p w14:paraId="1EFCA8D2" w14:textId="4A438250" w:rsidR="00AC7105" w:rsidRPr="00143D69" w:rsidRDefault="00D95772" w:rsidP="00A867F6">
      <w:pPr>
        <w:pStyle w:val="Heading2"/>
        <w:spacing w:before="200" w:after="240" w:line="360" w:lineRule="auto"/>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3.1</w:t>
      </w:r>
      <w:r w:rsidRPr="00143D69">
        <w:rPr>
          <w:rFonts w:ascii="Times New Roman" w:eastAsia="Times New Roman" w:hAnsi="Times New Roman" w:cs="Times New Roman"/>
          <w:b/>
          <w:color w:val="4F81BD"/>
        </w:rPr>
        <w:tab/>
        <w:t>Overview</w:t>
      </w:r>
    </w:p>
    <w:p w14:paraId="47A95771" w14:textId="7B861542" w:rsidR="008D4171" w:rsidRPr="00143D69" w:rsidRDefault="009D7700"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This</w:t>
      </w:r>
      <w:r w:rsidR="008D4171" w:rsidRPr="00143D69">
        <w:rPr>
          <w:rFonts w:ascii="Times New Roman" w:hAnsi="Times New Roman" w:cs="Times New Roman"/>
          <w:sz w:val="24"/>
          <w:szCs w:val="24"/>
        </w:rPr>
        <w:t xml:space="preserve"> chapter</w:t>
      </w:r>
      <w:r w:rsidRPr="00143D69">
        <w:rPr>
          <w:rFonts w:ascii="Times New Roman" w:hAnsi="Times New Roman" w:cs="Times New Roman"/>
          <w:sz w:val="24"/>
          <w:szCs w:val="24"/>
        </w:rPr>
        <w:t xml:space="preserve"> will give an overview </w:t>
      </w:r>
      <w:r w:rsidR="005508E8" w:rsidRPr="00143D69">
        <w:rPr>
          <w:rFonts w:ascii="Times New Roman" w:hAnsi="Times New Roman" w:cs="Times New Roman"/>
          <w:sz w:val="24"/>
          <w:szCs w:val="24"/>
        </w:rPr>
        <w:t>of</w:t>
      </w:r>
      <w:r w:rsidRPr="00143D69">
        <w:rPr>
          <w:rFonts w:ascii="Times New Roman" w:hAnsi="Times New Roman" w:cs="Times New Roman"/>
          <w:sz w:val="24"/>
          <w:szCs w:val="24"/>
        </w:rPr>
        <w:t xml:space="preserve"> the analysis carried out on the system</w:t>
      </w:r>
      <w:r w:rsidR="000955D6" w:rsidRPr="00143D69">
        <w:rPr>
          <w:rFonts w:ascii="Times New Roman" w:hAnsi="Times New Roman" w:cs="Times New Roman"/>
          <w:sz w:val="24"/>
          <w:szCs w:val="24"/>
        </w:rPr>
        <w:t xml:space="preserve"> to gather </w:t>
      </w:r>
      <w:r w:rsidR="008D4171" w:rsidRPr="00143D69">
        <w:rPr>
          <w:rFonts w:ascii="Times New Roman" w:hAnsi="Times New Roman" w:cs="Times New Roman"/>
          <w:sz w:val="24"/>
          <w:szCs w:val="24"/>
        </w:rPr>
        <w:t xml:space="preserve">the </w:t>
      </w:r>
      <w:r w:rsidR="002F5EF5" w:rsidRPr="00143D69">
        <w:rPr>
          <w:rFonts w:ascii="Times New Roman" w:hAnsi="Times New Roman" w:cs="Times New Roman"/>
          <w:sz w:val="24"/>
          <w:szCs w:val="24"/>
        </w:rPr>
        <w:t>requirements for the system</w:t>
      </w:r>
      <w:r w:rsidR="005873FB" w:rsidRPr="00143D69">
        <w:rPr>
          <w:rFonts w:ascii="Times New Roman" w:hAnsi="Times New Roman" w:cs="Times New Roman"/>
          <w:sz w:val="24"/>
          <w:szCs w:val="24"/>
        </w:rPr>
        <w:t xml:space="preserve"> (including</w:t>
      </w:r>
      <w:r w:rsidR="00E4532E" w:rsidRPr="00143D69">
        <w:rPr>
          <w:rFonts w:ascii="Times New Roman" w:hAnsi="Times New Roman" w:cs="Times New Roman"/>
          <w:sz w:val="24"/>
          <w:szCs w:val="24"/>
        </w:rPr>
        <w:t xml:space="preserve"> the methods to gather these </w:t>
      </w:r>
      <w:r w:rsidR="005C73E5" w:rsidRPr="00143D69">
        <w:rPr>
          <w:rFonts w:ascii="Times New Roman" w:hAnsi="Times New Roman" w:cs="Times New Roman"/>
          <w:sz w:val="24"/>
          <w:szCs w:val="24"/>
        </w:rPr>
        <w:t>requirements</w:t>
      </w:r>
      <w:r w:rsidR="005873FB" w:rsidRPr="00143D69">
        <w:rPr>
          <w:rFonts w:ascii="Times New Roman" w:hAnsi="Times New Roman" w:cs="Times New Roman"/>
          <w:sz w:val="24"/>
          <w:szCs w:val="24"/>
        </w:rPr>
        <w:t>)</w:t>
      </w:r>
      <w:r w:rsidR="002F5EF5" w:rsidRPr="00143D69">
        <w:rPr>
          <w:rFonts w:ascii="Times New Roman" w:hAnsi="Times New Roman" w:cs="Times New Roman"/>
          <w:sz w:val="24"/>
          <w:szCs w:val="24"/>
        </w:rPr>
        <w:t xml:space="preserve">. </w:t>
      </w:r>
      <w:r w:rsidR="005C73E5" w:rsidRPr="00143D69">
        <w:rPr>
          <w:rFonts w:ascii="Times New Roman" w:hAnsi="Times New Roman" w:cs="Times New Roman"/>
          <w:sz w:val="24"/>
          <w:szCs w:val="24"/>
        </w:rPr>
        <w:t xml:space="preserve">The methodology </w:t>
      </w:r>
      <w:r w:rsidR="00BF51D7" w:rsidRPr="00143D69">
        <w:rPr>
          <w:rFonts w:ascii="Times New Roman" w:hAnsi="Times New Roman" w:cs="Times New Roman"/>
          <w:sz w:val="24"/>
          <w:szCs w:val="24"/>
        </w:rPr>
        <w:t xml:space="preserve">with </w:t>
      </w:r>
      <w:r w:rsidR="00727A40" w:rsidRPr="00143D69">
        <w:rPr>
          <w:rFonts w:ascii="Times New Roman" w:hAnsi="Times New Roman" w:cs="Times New Roman"/>
          <w:sz w:val="24"/>
          <w:szCs w:val="24"/>
        </w:rPr>
        <w:t>its</w:t>
      </w:r>
      <w:r w:rsidR="00BF51D7" w:rsidRPr="00143D69">
        <w:rPr>
          <w:rFonts w:ascii="Times New Roman" w:hAnsi="Times New Roman" w:cs="Times New Roman"/>
          <w:sz w:val="24"/>
          <w:szCs w:val="24"/>
        </w:rPr>
        <w:t xml:space="preserve"> required steps will also be discussed. </w:t>
      </w:r>
      <w:r w:rsidR="00CB53E2" w:rsidRPr="00143D69">
        <w:rPr>
          <w:rFonts w:ascii="Times New Roman" w:hAnsi="Times New Roman" w:cs="Times New Roman"/>
          <w:sz w:val="24"/>
          <w:szCs w:val="24"/>
        </w:rPr>
        <w:t xml:space="preserve">A general view </w:t>
      </w:r>
      <w:r w:rsidR="000D0320" w:rsidRPr="00143D69">
        <w:rPr>
          <w:rFonts w:ascii="Times New Roman" w:hAnsi="Times New Roman" w:cs="Times New Roman"/>
          <w:sz w:val="24"/>
          <w:szCs w:val="24"/>
        </w:rPr>
        <w:t>of</w:t>
      </w:r>
      <w:r w:rsidR="00CB53E2" w:rsidRPr="00143D69">
        <w:rPr>
          <w:rFonts w:ascii="Times New Roman" w:hAnsi="Times New Roman" w:cs="Times New Roman"/>
          <w:sz w:val="24"/>
          <w:szCs w:val="24"/>
        </w:rPr>
        <w:t xml:space="preserve"> the design of the proposed system should be expected.</w:t>
      </w:r>
    </w:p>
    <w:p w14:paraId="57FA8283" w14:textId="77777777" w:rsidR="0029001B" w:rsidRPr="00143D69" w:rsidRDefault="0029001B" w:rsidP="00A867F6">
      <w:pPr>
        <w:spacing w:line="360" w:lineRule="auto"/>
        <w:rPr>
          <w:rFonts w:ascii="Times New Roman" w:hAnsi="Times New Roman" w:cs="Times New Roman"/>
          <w:sz w:val="24"/>
          <w:szCs w:val="24"/>
        </w:rPr>
      </w:pPr>
    </w:p>
    <w:p w14:paraId="11312840" w14:textId="77777777" w:rsidR="0029001B" w:rsidRPr="00143D69" w:rsidRDefault="0029001B" w:rsidP="00A867F6">
      <w:pPr>
        <w:pStyle w:val="Heading2"/>
        <w:spacing w:before="200" w:after="240" w:line="360" w:lineRule="auto"/>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3.2</w:t>
      </w:r>
      <w:r w:rsidRPr="00143D69">
        <w:rPr>
          <w:rFonts w:ascii="Times New Roman" w:eastAsia="Times New Roman" w:hAnsi="Times New Roman" w:cs="Times New Roman"/>
          <w:b/>
          <w:color w:val="4F81BD"/>
        </w:rPr>
        <w:tab/>
        <w:t>Proposed Model</w:t>
      </w:r>
    </w:p>
    <w:p w14:paraId="10A5EDD3" w14:textId="026B5710" w:rsidR="007E0F94" w:rsidRPr="00143D69" w:rsidRDefault="000E2D00" w:rsidP="00A867F6">
      <w:pPr>
        <w:tabs>
          <w:tab w:val="left" w:pos="5670"/>
        </w:tabs>
        <w:spacing w:line="360" w:lineRule="auto"/>
        <w:rPr>
          <w:rFonts w:ascii="Times New Roman" w:hAnsi="Times New Roman" w:cs="Times New Roman"/>
          <w:sz w:val="24"/>
          <w:szCs w:val="24"/>
        </w:rPr>
      </w:pPr>
      <w:r w:rsidRPr="00143D69">
        <w:rPr>
          <w:rFonts w:ascii="Times New Roman" w:hAnsi="Times New Roman" w:cs="Times New Roman"/>
          <w:sz w:val="24"/>
          <w:szCs w:val="24"/>
        </w:rPr>
        <w:t>I have decided to use</w:t>
      </w:r>
      <w:r w:rsidR="00630057">
        <w:rPr>
          <w:rFonts w:ascii="Times New Roman" w:hAnsi="Times New Roman" w:cs="Times New Roman"/>
          <w:sz w:val="24"/>
          <w:szCs w:val="24"/>
        </w:rPr>
        <w:t xml:space="preserve"> a hybrid of the Waterfall model </w:t>
      </w:r>
      <w:r w:rsidR="009F0564">
        <w:rPr>
          <w:rFonts w:ascii="Times New Roman" w:hAnsi="Times New Roman" w:cs="Times New Roman"/>
          <w:sz w:val="24"/>
          <w:szCs w:val="24"/>
        </w:rPr>
        <w:t xml:space="preserve">and </w:t>
      </w:r>
      <w:r w:rsidR="009F0564" w:rsidRPr="00143D69">
        <w:rPr>
          <w:rFonts w:ascii="Times New Roman" w:hAnsi="Times New Roman" w:cs="Times New Roman"/>
          <w:sz w:val="24"/>
          <w:szCs w:val="24"/>
        </w:rPr>
        <w:t>RAD</w:t>
      </w:r>
      <w:r w:rsidR="00C30AE5" w:rsidRPr="00143D69">
        <w:rPr>
          <w:rFonts w:ascii="Times New Roman" w:hAnsi="Times New Roman" w:cs="Times New Roman"/>
          <w:sz w:val="24"/>
          <w:szCs w:val="24"/>
        </w:rPr>
        <w:t xml:space="preserve"> </w:t>
      </w:r>
      <w:r w:rsidR="00151715" w:rsidRPr="00143D69">
        <w:rPr>
          <w:rFonts w:ascii="Times New Roman" w:hAnsi="Times New Roman" w:cs="Times New Roman"/>
          <w:sz w:val="24"/>
          <w:szCs w:val="24"/>
        </w:rPr>
        <w:t>(Rapid Application</w:t>
      </w:r>
      <w:r w:rsidR="00EE2F93" w:rsidRPr="00143D69">
        <w:rPr>
          <w:rFonts w:ascii="Times New Roman" w:hAnsi="Times New Roman" w:cs="Times New Roman"/>
          <w:sz w:val="24"/>
          <w:szCs w:val="24"/>
        </w:rPr>
        <w:t xml:space="preserve"> Development) for the system.</w:t>
      </w:r>
    </w:p>
    <w:p w14:paraId="7574CD30" w14:textId="38E9A97B" w:rsidR="007E0F94" w:rsidRPr="00143D69" w:rsidRDefault="007E0F94" w:rsidP="00A867F6">
      <w:pPr>
        <w:pStyle w:val="Heading2"/>
        <w:spacing w:before="200" w:after="240" w:line="360" w:lineRule="auto"/>
        <w:rPr>
          <w:rFonts w:ascii="Times New Roman" w:eastAsia="Times New Roman" w:hAnsi="Times New Roman" w:cs="Times New Roman"/>
          <w:b/>
          <w:color w:val="4F81BD"/>
        </w:rPr>
      </w:pPr>
      <w:bookmarkStart w:id="18" w:name="_3.3_Methodology"/>
      <w:bookmarkEnd w:id="18"/>
      <w:r w:rsidRPr="00143D69">
        <w:rPr>
          <w:rFonts w:ascii="Times New Roman" w:eastAsia="Times New Roman" w:hAnsi="Times New Roman" w:cs="Times New Roman"/>
          <w:b/>
          <w:color w:val="4F81BD"/>
        </w:rPr>
        <w:t>3.3</w:t>
      </w:r>
      <w:r w:rsidRPr="00143D69">
        <w:rPr>
          <w:rFonts w:ascii="Times New Roman" w:eastAsia="Times New Roman" w:hAnsi="Times New Roman" w:cs="Times New Roman"/>
          <w:b/>
          <w:color w:val="4F81BD"/>
        </w:rPr>
        <w:tab/>
        <w:t>Methodology</w:t>
      </w:r>
    </w:p>
    <w:p w14:paraId="5E5B02B2" w14:textId="059CC837" w:rsidR="00762936" w:rsidRPr="00143D69" w:rsidRDefault="00955628"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Choosing an appropriate meth</w:t>
      </w:r>
      <w:r w:rsidR="00E84F92" w:rsidRPr="00143D69">
        <w:rPr>
          <w:rFonts w:ascii="Times New Roman" w:hAnsi="Times New Roman" w:cs="Times New Roman"/>
          <w:sz w:val="24"/>
          <w:szCs w:val="24"/>
        </w:rPr>
        <w:t xml:space="preserve">odology for </w:t>
      </w:r>
      <w:r w:rsidR="00D94C75" w:rsidRPr="00143D69">
        <w:rPr>
          <w:rFonts w:ascii="Times New Roman" w:hAnsi="Times New Roman" w:cs="Times New Roman"/>
          <w:sz w:val="24"/>
          <w:szCs w:val="24"/>
        </w:rPr>
        <w:t>software</w:t>
      </w:r>
      <w:r w:rsidR="00E84F92" w:rsidRPr="00143D69">
        <w:rPr>
          <w:rFonts w:ascii="Times New Roman" w:hAnsi="Times New Roman" w:cs="Times New Roman"/>
          <w:sz w:val="24"/>
          <w:szCs w:val="24"/>
        </w:rPr>
        <w:t xml:space="preserve"> development is crucial and requires proper understanding </w:t>
      </w:r>
      <w:r w:rsidR="00810A37" w:rsidRPr="00143D69">
        <w:rPr>
          <w:rFonts w:ascii="Times New Roman" w:hAnsi="Times New Roman" w:cs="Times New Roman"/>
          <w:sz w:val="24"/>
          <w:szCs w:val="24"/>
        </w:rPr>
        <w:t>of</w:t>
      </w:r>
      <w:r w:rsidR="00E84F92" w:rsidRPr="00143D69">
        <w:rPr>
          <w:rFonts w:ascii="Times New Roman" w:hAnsi="Times New Roman" w:cs="Times New Roman"/>
          <w:sz w:val="24"/>
          <w:szCs w:val="24"/>
        </w:rPr>
        <w:t xml:space="preserve"> what kind of application is being developed, how it may be used and other factors.</w:t>
      </w:r>
      <w:r w:rsidR="00762936" w:rsidRPr="00143D69">
        <w:rPr>
          <w:rFonts w:ascii="Times New Roman" w:hAnsi="Times New Roman" w:cs="Times New Roman"/>
        </w:rPr>
        <w:t xml:space="preserve"> </w:t>
      </w:r>
      <w:r w:rsidR="00762936" w:rsidRPr="00143D69">
        <w:rPr>
          <w:rFonts w:ascii="Times New Roman" w:hAnsi="Times New Roman" w:cs="Times New Roman"/>
          <w:sz w:val="24"/>
          <w:szCs w:val="24"/>
        </w:rPr>
        <w:t xml:space="preserve">Software development methodology </w:t>
      </w:r>
      <w:r w:rsidR="003048C5" w:rsidRPr="00143D69">
        <w:rPr>
          <w:rFonts w:ascii="Times New Roman" w:hAnsi="Times New Roman" w:cs="Times New Roman"/>
          <w:sz w:val="24"/>
          <w:szCs w:val="24"/>
        </w:rPr>
        <w:t>is the</w:t>
      </w:r>
      <w:r w:rsidR="00762936" w:rsidRPr="00143D69">
        <w:rPr>
          <w:rFonts w:ascii="Times New Roman" w:hAnsi="Times New Roman" w:cs="Times New Roman"/>
          <w:sz w:val="24"/>
          <w:szCs w:val="24"/>
        </w:rPr>
        <w:t xml:space="preserve"> set of processes, practices, and principles guiding software development. It encompasses all aspects of software development, from initial planning and requirements gathering to coding, testing, deployment, and maintenance</w:t>
      </w:r>
      <w:r w:rsidR="001A1C7B" w:rsidRPr="00143D69">
        <w:rPr>
          <w:rFonts w:ascii="Times New Roman" w:hAnsi="Times New Roman" w:cs="Times New Roman"/>
          <w:sz w:val="24"/>
          <w:szCs w:val="24"/>
        </w:rPr>
        <w:t xml:space="preserve"> (Sumana,</w:t>
      </w:r>
      <w:r w:rsidR="00E64D57" w:rsidRPr="00143D69">
        <w:rPr>
          <w:rFonts w:ascii="Times New Roman" w:hAnsi="Times New Roman" w:cs="Times New Roman"/>
          <w:sz w:val="24"/>
          <w:szCs w:val="24"/>
        </w:rPr>
        <w:t xml:space="preserve"> </w:t>
      </w:r>
      <w:r w:rsidR="001A1C7B" w:rsidRPr="00143D69">
        <w:rPr>
          <w:rFonts w:ascii="Times New Roman" w:hAnsi="Times New Roman" w:cs="Times New Roman"/>
          <w:sz w:val="24"/>
          <w:szCs w:val="24"/>
        </w:rPr>
        <w:t>2023)</w:t>
      </w:r>
      <w:r w:rsidR="00762936" w:rsidRPr="00143D69">
        <w:rPr>
          <w:rFonts w:ascii="Times New Roman" w:hAnsi="Times New Roman" w:cs="Times New Roman"/>
          <w:sz w:val="24"/>
          <w:szCs w:val="24"/>
        </w:rPr>
        <w:t>.</w:t>
      </w:r>
    </w:p>
    <w:p w14:paraId="19EDDE54" w14:textId="77777777" w:rsidR="0032452D" w:rsidRPr="00143D69" w:rsidRDefault="008D2B27" w:rsidP="00A867F6">
      <w:pPr>
        <w:pStyle w:val="ListParagraph"/>
        <w:numPr>
          <w:ilvl w:val="0"/>
          <w:numId w:val="13"/>
        </w:numPr>
        <w:spacing w:line="360" w:lineRule="auto"/>
        <w:rPr>
          <w:rFonts w:ascii="Times New Roman" w:hAnsi="Times New Roman" w:cs="Times New Roman"/>
          <w:sz w:val="24"/>
          <w:szCs w:val="24"/>
        </w:rPr>
      </w:pPr>
      <w:r w:rsidRPr="00143D69">
        <w:rPr>
          <w:rFonts w:ascii="Times New Roman" w:hAnsi="Times New Roman" w:cs="Times New Roman"/>
          <w:sz w:val="24"/>
          <w:szCs w:val="24"/>
        </w:rPr>
        <w:t>RAD</w:t>
      </w:r>
      <w:r w:rsidR="00BF3AC4" w:rsidRPr="00143D69">
        <w:rPr>
          <w:rFonts w:ascii="Times New Roman" w:hAnsi="Times New Roman" w:cs="Times New Roman"/>
          <w:sz w:val="24"/>
          <w:szCs w:val="24"/>
        </w:rPr>
        <w:t xml:space="preserve"> </w:t>
      </w:r>
      <w:r w:rsidR="00582845" w:rsidRPr="00143D69">
        <w:rPr>
          <w:rFonts w:ascii="Times New Roman" w:hAnsi="Times New Roman" w:cs="Times New Roman"/>
          <w:sz w:val="24"/>
          <w:szCs w:val="24"/>
        </w:rPr>
        <w:t xml:space="preserve">is a software development approach that </w:t>
      </w:r>
      <w:r w:rsidR="00810A37" w:rsidRPr="00143D69">
        <w:rPr>
          <w:rFonts w:ascii="Times New Roman" w:hAnsi="Times New Roman" w:cs="Times New Roman"/>
          <w:sz w:val="24"/>
          <w:szCs w:val="24"/>
        </w:rPr>
        <w:t>focuses</w:t>
      </w:r>
      <w:r w:rsidR="00560C4D" w:rsidRPr="00143D69">
        <w:rPr>
          <w:rFonts w:ascii="Times New Roman" w:hAnsi="Times New Roman" w:cs="Times New Roman"/>
          <w:sz w:val="24"/>
          <w:szCs w:val="24"/>
        </w:rPr>
        <w:t xml:space="preserve"> less on detailed planning and </w:t>
      </w:r>
      <w:r w:rsidR="00CC6DE3" w:rsidRPr="00143D69">
        <w:rPr>
          <w:rFonts w:ascii="Times New Roman" w:hAnsi="Times New Roman" w:cs="Times New Roman"/>
          <w:sz w:val="24"/>
          <w:szCs w:val="24"/>
        </w:rPr>
        <w:t xml:space="preserve">places huge </w:t>
      </w:r>
      <w:r w:rsidR="00D94C75" w:rsidRPr="00143D69">
        <w:rPr>
          <w:rFonts w:ascii="Times New Roman" w:hAnsi="Times New Roman" w:cs="Times New Roman"/>
          <w:sz w:val="24"/>
          <w:szCs w:val="24"/>
        </w:rPr>
        <w:t>emphasis on</w:t>
      </w:r>
      <w:r w:rsidR="0061074C" w:rsidRPr="00143D69">
        <w:rPr>
          <w:rFonts w:ascii="Times New Roman" w:hAnsi="Times New Roman" w:cs="Times New Roman"/>
          <w:sz w:val="24"/>
          <w:szCs w:val="24"/>
        </w:rPr>
        <w:t xml:space="preserve"> user involvement throughout the software </w:t>
      </w:r>
      <w:r w:rsidR="003638B7" w:rsidRPr="00143D69">
        <w:rPr>
          <w:rFonts w:ascii="Times New Roman" w:hAnsi="Times New Roman" w:cs="Times New Roman"/>
          <w:sz w:val="24"/>
          <w:szCs w:val="24"/>
        </w:rPr>
        <w:t xml:space="preserve">development </w:t>
      </w:r>
      <w:r w:rsidR="00DD6D32" w:rsidRPr="00143D69">
        <w:rPr>
          <w:rFonts w:ascii="Times New Roman" w:hAnsi="Times New Roman" w:cs="Times New Roman"/>
          <w:sz w:val="24"/>
          <w:szCs w:val="24"/>
        </w:rPr>
        <w:t xml:space="preserve">process in aims to reduce the risk </w:t>
      </w:r>
      <w:r w:rsidR="001D70CA" w:rsidRPr="00143D69">
        <w:rPr>
          <w:rFonts w:ascii="Times New Roman" w:hAnsi="Times New Roman" w:cs="Times New Roman"/>
          <w:sz w:val="24"/>
          <w:szCs w:val="24"/>
        </w:rPr>
        <w:t xml:space="preserve">of project </w:t>
      </w:r>
      <w:r w:rsidR="00E8414A" w:rsidRPr="00143D69">
        <w:rPr>
          <w:rFonts w:ascii="Times New Roman" w:hAnsi="Times New Roman" w:cs="Times New Roman"/>
          <w:sz w:val="24"/>
          <w:szCs w:val="24"/>
        </w:rPr>
        <w:t>failure.</w:t>
      </w:r>
      <w:r w:rsidR="00CF7C7B" w:rsidRPr="00143D69">
        <w:rPr>
          <w:rFonts w:ascii="Times New Roman" w:hAnsi="Times New Roman" w:cs="Times New Roman"/>
          <w:sz w:val="24"/>
          <w:szCs w:val="24"/>
        </w:rPr>
        <w:t xml:space="preserve"> </w:t>
      </w:r>
      <w:r w:rsidR="00CC6DE3" w:rsidRPr="00143D69">
        <w:rPr>
          <w:rFonts w:ascii="Times New Roman" w:hAnsi="Times New Roman" w:cs="Times New Roman"/>
          <w:sz w:val="24"/>
          <w:szCs w:val="24"/>
        </w:rPr>
        <w:t>Instead</w:t>
      </w:r>
      <w:r w:rsidR="00CF7C7B" w:rsidRPr="00143D69">
        <w:rPr>
          <w:rFonts w:ascii="Times New Roman" w:hAnsi="Times New Roman" w:cs="Times New Roman"/>
          <w:sz w:val="24"/>
          <w:szCs w:val="24"/>
        </w:rPr>
        <w:t xml:space="preserve"> </w:t>
      </w:r>
      <w:r w:rsidR="00F7235E" w:rsidRPr="00143D69">
        <w:rPr>
          <w:rFonts w:ascii="Times New Roman" w:hAnsi="Times New Roman" w:cs="Times New Roman"/>
          <w:sz w:val="24"/>
          <w:szCs w:val="24"/>
        </w:rPr>
        <w:t xml:space="preserve">of gathering user requirements </w:t>
      </w:r>
      <w:r w:rsidR="00CD3D2B" w:rsidRPr="00143D69">
        <w:rPr>
          <w:rFonts w:ascii="Times New Roman" w:hAnsi="Times New Roman" w:cs="Times New Roman"/>
          <w:sz w:val="24"/>
          <w:szCs w:val="24"/>
        </w:rPr>
        <w:t>and developing the system based on those set of requirements and then involving the user again when the final product is delivered</w:t>
      </w:r>
      <w:r w:rsidR="00851876" w:rsidRPr="00143D69">
        <w:rPr>
          <w:rFonts w:ascii="Times New Roman" w:hAnsi="Times New Roman" w:cs="Times New Roman"/>
          <w:sz w:val="24"/>
          <w:szCs w:val="24"/>
        </w:rPr>
        <w:t xml:space="preserve">, we will gather user requirements, </w:t>
      </w:r>
      <w:r w:rsidR="00B801A3" w:rsidRPr="00143D69">
        <w:rPr>
          <w:rFonts w:ascii="Times New Roman" w:hAnsi="Times New Roman" w:cs="Times New Roman"/>
          <w:sz w:val="24"/>
          <w:szCs w:val="24"/>
        </w:rPr>
        <w:t xml:space="preserve">design the </w:t>
      </w:r>
      <w:r w:rsidR="00EB6FDF" w:rsidRPr="00143D69">
        <w:rPr>
          <w:rFonts w:ascii="Times New Roman" w:hAnsi="Times New Roman" w:cs="Times New Roman"/>
          <w:sz w:val="24"/>
          <w:szCs w:val="24"/>
        </w:rPr>
        <w:t>system,</w:t>
      </w:r>
      <w:r w:rsidR="00B801A3" w:rsidRPr="00143D69">
        <w:rPr>
          <w:rFonts w:ascii="Times New Roman" w:hAnsi="Times New Roman" w:cs="Times New Roman"/>
          <w:sz w:val="24"/>
          <w:szCs w:val="24"/>
        </w:rPr>
        <w:t xml:space="preserve"> and then deliver the product in increments where each increment should fu</w:t>
      </w:r>
      <w:r w:rsidR="00D2322E" w:rsidRPr="00143D69">
        <w:rPr>
          <w:rFonts w:ascii="Times New Roman" w:hAnsi="Times New Roman" w:cs="Times New Roman"/>
          <w:sz w:val="24"/>
          <w:szCs w:val="24"/>
        </w:rPr>
        <w:t xml:space="preserve">lfil </w:t>
      </w:r>
      <w:r w:rsidR="00EB6FDF" w:rsidRPr="00143D69">
        <w:rPr>
          <w:rFonts w:ascii="Times New Roman" w:hAnsi="Times New Roman" w:cs="Times New Roman"/>
          <w:sz w:val="24"/>
          <w:szCs w:val="24"/>
        </w:rPr>
        <w:lastRenderedPageBreak/>
        <w:t xml:space="preserve">some functional requirement. </w:t>
      </w:r>
      <w:r w:rsidR="0032452D" w:rsidRPr="00143D69">
        <w:rPr>
          <w:rFonts w:ascii="Times New Roman" w:hAnsi="Times New Roman" w:cs="Times New Roman"/>
          <w:sz w:val="24"/>
          <w:szCs w:val="24"/>
        </w:rPr>
        <w:t xml:space="preserve">The developer doesn’t follow a definite set of requirements, instead they create multiple prototypes as fast as they can and show it to the client to identify what they like and what they don’t </w:t>
      </w:r>
      <w:r w:rsidR="0032452D" w:rsidRPr="00143D69">
        <w:rPr>
          <w:rFonts w:ascii="Times New Roman" w:hAnsi="Times New Roman" w:cs="Times New Roman"/>
          <w:i/>
          <w:iCs/>
          <w:sz w:val="24"/>
          <w:szCs w:val="24"/>
        </w:rPr>
        <w:t>(“What is Rapid Application Development (RAD)? An Ultimate Guide for 2024”</w:t>
      </w:r>
      <w:r w:rsidR="0032452D" w:rsidRPr="00143D69">
        <w:rPr>
          <w:rFonts w:ascii="Times New Roman" w:hAnsi="Times New Roman" w:cs="Times New Roman"/>
          <w:sz w:val="24"/>
          <w:szCs w:val="24"/>
        </w:rPr>
        <w:t>, 2024).</w:t>
      </w:r>
    </w:p>
    <w:p w14:paraId="232F612A" w14:textId="026039A2" w:rsidR="00CF1751" w:rsidRPr="00143D69" w:rsidRDefault="00F13D48" w:rsidP="00A867F6">
      <w:pPr>
        <w:pStyle w:val="Heading2"/>
        <w:numPr>
          <w:ilvl w:val="2"/>
          <w:numId w:val="4"/>
        </w:numPr>
        <w:spacing w:before="200" w:after="240" w:line="360" w:lineRule="auto"/>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t xml:space="preserve">Data Gathering </w:t>
      </w:r>
      <w:r w:rsidR="00CF1751" w:rsidRPr="00143D69">
        <w:rPr>
          <w:rFonts w:ascii="Times New Roman" w:eastAsia="Times New Roman" w:hAnsi="Times New Roman" w:cs="Times New Roman"/>
          <w:b/>
          <w:color w:val="4F81BD"/>
          <w:sz w:val="28"/>
          <w:szCs w:val="28"/>
        </w:rPr>
        <w:t>Method 1 (</w:t>
      </w:r>
      <w:r w:rsidR="00B81CAD" w:rsidRPr="00143D69">
        <w:rPr>
          <w:rFonts w:ascii="Times New Roman" w:eastAsia="Times New Roman" w:hAnsi="Times New Roman" w:cs="Times New Roman"/>
          <w:b/>
          <w:color w:val="4F81BD"/>
          <w:sz w:val="28"/>
          <w:szCs w:val="28"/>
        </w:rPr>
        <w:t>interview</w:t>
      </w:r>
      <w:r w:rsidR="00CF1751" w:rsidRPr="00143D69">
        <w:rPr>
          <w:rFonts w:ascii="Times New Roman" w:eastAsia="Times New Roman" w:hAnsi="Times New Roman" w:cs="Times New Roman"/>
          <w:b/>
          <w:color w:val="4F81BD"/>
          <w:sz w:val="28"/>
          <w:szCs w:val="28"/>
        </w:rPr>
        <w:t>)</w:t>
      </w:r>
    </w:p>
    <w:p w14:paraId="7A11D7D0" w14:textId="07CE8DF5" w:rsidR="00CF1751" w:rsidRPr="00143D69" w:rsidRDefault="00EF08C6" w:rsidP="00A867F6">
      <w:pPr>
        <w:spacing w:line="360" w:lineRule="auto"/>
        <w:rPr>
          <w:rFonts w:ascii="Times New Roman" w:hAnsi="Times New Roman" w:cs="Times New Roman"/>
          <w:sz w:val="24"/>
          <w:szCs w:val="24"/>
        </w:rPr>
      </w:pPr>
      <w:r>
        <w:rPr>
          <w:rFonts w:ascii="Times New Roman" w:hAnsi="Times New Roman" w:cs="Times New Roman"/>
          <w:sz w:val="24"/>
          <w:szCs w:val="24"/>
        </w:rPr>
        <w:t>Interviews on</w:t>
      </w:r>
      <w:r w:rsidR="00B81CAD" w:rsidRPr="00143D69">
        <w:rPr>
          <w:rFonts w:ascii="Times New Roman" w:hAnsi="Times New Roman" w:cs="Times New Roman"/>
          <w:sz w:val="24"/>
          <w:szCs w:val="24"/>
        </w:rPr>
        <w:t xml:space="preserve"> some staff of Baze university</w:t>
      </w:r>
      <w:r>
        <w:rPr>
          <w:rFonts w:ascii="Times New Roman" w:hAnsi="Times New Roman" w:cs="Times New Roman"/>
          <w:sz w:val="24"/>
          <w:szCs w:val="24"/>
        </w:rPr>
        <w:t xml:space="preserve"> were conducted</w:t>
      </w:r>
      <w:r w:rsidR="00B81CAD" w:rsidRPr="00143D69">
        <w:rPr>
          <w:rFonts w:ascii="Times New Roman" w:hAnsi="Times New Roman" w:cs="Times New Roman"/>
          <w:sz w:val="24"/>
          <w:szCs w:val="24"/>
        </w:rPr>
        <w:t xml:space="preserve">; not limited to those who are in the co-operative society but also those who </w:t>
      </w:r>
      <w:r w:rsidR="00335FF8" w:rsidRPr="00143D69">
        <w:rPr>
          <w:rFonts w:ascii="Times New Roman" w:hAnsi="Times New Roman" w:cs="Times New Roman"/>
          <w:sz w:val="24"/>
          <w:szCs w:val="24"/>
        </w:rPr>
        <w:t>aren’t but may be considering joining</w:t>
      </w:r>
      <w:r w:rsidR="00592106" w:rsidRPr="00143D69">
        <w:rPr>
          <w:rFonts w:ascii="Times New Roman" w:hAnsi="Times New Roman" w:cs="Times New Roman"/>
          <w:sz w:val="24"/>
          <w:szCs w:val="24"/>
        </w:rPr>
        <w:t>.</w:t>
      </w:r>
      <w:r w:rsidR="00335FF8" w:rsidRPr="00143D69">
        <w:rPr>
          <w:rFonts w:ascii="Times New Roman" w:hAnsi="Times New Roman" w:cs="Times New Roman"/>
          <w:sz w:val="24"/>
          <w:szCs w:val="24"/>
        </w:rPr>
        <w:t xml:space="preserve"> </w:t>
      </w:r>
      <w:r w:rsidR="00592106" w:rsidRPr="00143D69">
        <w:rPr>
          <w:rFonts w:ascii="Times New Roman" w:hAnsi="Times New Roman" w:cs="Times New Roman"/>
          <w:sz w:val="24"/>
          <w:szCs w:val="24"/>
        </w:rPr>
        <w:t>T</w:t>
      </w:r>
      <w:r w:rsidR="00335FF8" w:rsidRPr="00143D69">
        <w:rPr>
          <w:rFonts w:ascii="Times New Roman" w:hAnsi="Times New Roman" w:cs="Times New Roman"/>
          <w:sz w:val="24"/>
          <w:szCs w:val="24"/>
        </w:rPr>
        <w:t>his can help me identify areas which if improved will encourage them to join the insti</w:t>
      </w:r>
      <w:r w:rsidR="00592106" w:rsidRPr="00143D69">
        <w:rPr>
          <w:rFonts w:ascii="Times New Roman" w:hAnsi="Times New Roman" w:cs="Times New Roman"/>
          <w:sz w:val="24"/>
          <w:szCs w:val="24"/>
        </w:rPr>
        <w:t>tutions co-operative.</w:t>
      </w:r>
    </w:p>
    <w:p w14:paraId="0A8B1B57" w14:textId="6AAFAF29" w:rsidR="007E6F20" w:rsidRPr="00143D69" w:rsidRDefault="007E6F20" w:rsidP="00A867F6">
      <w:pPr>
        <w:pStyle w:val="Heading2"/>
        <w:spacing w:line="360" w:lineRule="auto"/>
        <w:ind w:left="720"/>
        <w:rPr>
          <w:rFonts w:ascii="Times New Roman" w:hAnsi="Times New Roman" w:cs="Times New Roman"/>
          <w:b/>
          <w:bCs/>
          <w:color w:val="0070C0"/>
          <w:sz w:val="28"/>
          <w:szCs w:val="28"/>
        </w:rPr>
      </w:pPr>
      <w:r w:rsidRPr="00143D69">
        <w:rPr>
          <w:rFonts w:ascii="Times New Roman" w:hAnsi="Times New Roman" w:cs="Times New Roman"/>
          <w:b/>
          <w:bCs/>
          <w:color w:val="0070C0"/>
          <w:sz w:val="28"/>
          <w:szCs w:val="28"/>
        </w:rPr>
        <w:t>3.3.2</w:t>
      </w:r>
      <w:r w:rsidRPr="00143D69">
        <w:rPr>
          <w:rFonts w:ascii="Times New Roman" w:hAnsi="Times New Roman" w:cs="Times New Roman"/>
          <w:b/>
          <w:bCs/>
          <w:color w:val="0070C0"/>
          <w:sz w:val="28"/>
          <w:szCs w:val="28"/>
        </w:rPr>
        <w:tab/>
      </w:r>
      <w:r w:rsidR="00F13D48" w:rsidRPr="00143D69">
        <w:rPr>
          <w:rFonts w:ascii="Times New Roman" w:hAnsi="Times New Roman" w:cs="Times New Roman"/>
          <w:b/>
          <w:bCs/>
          <w:color w:val="0070C0"/>
          <w:sz w:val="28"/>
          <w:szCs w:val="28"/>
        </w:rPr>
        <w:t xml:space="preserve">Date Gathering </w:t>
      </w:r>
      <w:r w:rsidRPr="00143D69">
        <w:rPr>
          <w:rFonts w:ascii="Times New Roman" w:hAnsi="Times New Roman" w:cs="Times New Roman"/>
          <w:b/>
          <w:bCs/>
          <w:color w:val="0070C0"/>
          <w:sz w:val="28"/>
          <w:szCs w:val="28"/>
        </w:rPr>
        <w:t>Method 2 (Questionnaire)</w:t>
      </w:r>
    </w:p>
    <w:p w14:paraId="256ABAC0" w14:textId="6E47503C" w:rsidR="007E6F20" w:rsidRPr="00143D69" w:rsidRDefault="00CA2014" w:rsidP="00A867F6">
      <w:pPr>
        <w:spacing w:line="360" w:lineRule="auto"/>
        <w:rPr>
          <w:rFonts w:ascii="Times New Roman" w:hAnsi="Times New Roman" w:cs="Times New Roman"/>
          <w:sz w:val="24"/>
          <w:szCs w:val="24"/>
        </w:rPr>
      </w:pPr>
      <w:r>
        <w:rPr>
          <w:rFonts w:ascii="Times New Roman" w:hAnsi="Times New Roman" w:cs="Times New Roman"/>
          <w:sz w:val="24"/>
          <w:szCs w:val="24"/>
        </w:rPr>
        <w:t>A</w:t>
      </w:r>
      <w:r w:rsidR="007E6F20" w:rsidRPr="00143D69">
        <w:rPr>
          <w:rFonts w:ascii="Times New Roman" w:hAnsi="Times New Roman" w:cs="Times New Roman"/>
          <w:sz w:val="24"/>
          <w:szCs w:val="24"/>
        </w:rPr>
        <w:t xml:space="preserve"> list o</w:t>
      </w:r>
      <w:r w:rsidR="00A528DB" w:rsidRPr="00143D69">
        <w:rPr>
          <w:rFonts w:ascii="Times New Roman" w:hAnsi="Times New Roman" w:cs="Times New Roman"/>
          <w:sz w:val="24"/>
          <w:szCs w:val="24"/>
        </w:rPr>
        <w:t>f questions that helped to find patterns in the behavior of</w:t>
      </w:r>
      <w:r w:rsidR="004109C1" w:rsidRPr="00143D69">
        <w:rPr>
          <w:rFonts w:ascii="Times New Roman" w:hAnsi="Times New Roman" w:cs="Times New Roman"/>
          <w:sz w:val="24"/>
          <w:szCs w:val="24"/>
        </w:rPr>
        <w:t xml:space="preserve"> the co-</w:t>
      </w:r>
      <w:r w:rsidR="00F13D48" w:rsidRPr="00143D69">
        <w:rPr>
          <w:rFonts w:ascii="Times New Roman" w:hAnsi="Times New Roman" w:cs="Times New Roman"/>
          <w:sz w:val="24"/>
          <w:szCs w:val="24"/>
        </w:rPr>
        <w:t>operative’s members</w:t>
      </w:r>
      <w:r w:rsidR="004109C1" w:rsidRPr="00143D69">
        <w:rPr>
          <w:rFonts w:ascii="Times New Roman" w:hAnsi="Times New Roman" w:cs="Times New Roman"/>
          <w:sz w:val="24"/>
          <w:szCs w:val="24"/>
        </w:rPr>
        <w:t xml:space="preserve"> and how to </w:t>
      </w:r>
      <w:r w:rsidR="00F13D48" w:rsidRPr="00143D69">
        <w:rPr>
          <w:rFonts w:ascii="Times New Roman" w:hAnsi="Times New Roman" w:cs="Times New Roman"/>
          <w:sz w:val="24"/>
          <w:szCs w:val="24"/>
        </w:rPr>
        <w:t xml:space="preserve">enhance the overall systems </w:t>
      </w:r>
      <w:r w:rsidR="00A773FE" w:rsidRPr="00143D69">
        <w:rPr>
          <w:rFonts w:ascii="Times New Roman" w:hAnsi="Times New Roman" w:cs="Times New Roman"/>
          <w:sz w:val="24"/>
          <w:szCs w:val="24"/>
        </w:rPr>
        <w:t>experience</w:t>
      </w:r>
      <w:r>
        <w:rPr>
          <w:rFonts w:ascii="Times New Roman" w:hAnsi="Times New Roman" w:cs="Times New Roman"/>
          <w:sz w:val="24"/>
          <w:szCs w:val="24"/>
        </w:rPr>
        <w:t xml:space="preserve"> was curated</w:t>
      </w:r>
      <w:r w:rsidR="00A773FE" w:rsidRPr="00143D69">
        <w:rPr>
          <w:rFonts w:ascii="Times New Roman" w:hAnsi="Times New Roman" w:cs="Times New Roman"/>
          <w:sz w:val="24"/>
          <w:szCs w:val="24"/>
        </w:rPr>
        <w:t>.</w:t>
      </w:r>
    </w:p>
    <w:p w14:paraId="061A97BD" w14:textId="77777777" w:rsidR="0010678F" w:rsidRPr="00143D69" w:rsidRDefault="0010678F" w:rsidP="00A867F6">
      <w:pPr>
        <w:spacing w:line="360" w:lineRule="auto"/>
        <w:rPr>
          <w:rFonts w:ascii="Times New Roman" w:hAnsi="Times New Roman" w:cs="Times New Roman"/>
          <w:sz w:val="24"/>
          <w:szCs w:val="24"/>
        </w:rPr>
      </w:pPr>
    </w:p>
    <w:p w14:paraId="2417EF56" w14:textId="12589FE1" w:rsidR="002618B8" w:rsidRPr="00143D69" w:rsidRDefault="0010678F" w:rsidP="00A867F6">
      <w:p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NOTE</w:t>
      </w:r>
      <w:r w:rsidRPr="00143D69">
        <w:rPr>
          <w:rFonts w:ascii="Times New Roman" w:hAnsi="Times New Roman" w:cs="Times New Roman"/>
          <w:sz w:val="24"/>
          <w:szCs w:val="24"/>
        </w:rPr>
        <w:t xml:space="preserve">: details </w:t>
      </w:r>
      <w:r w:rsidR="002618B8" w:rsidRPr="00143D69">
        <w:rPr>
          <w:rFonts w:ascii="Times New Roman" w:hAnsi="Times New Roman" w:cs="Times New Roman"/>
          <w:sz w:val="24"/>
          <w:szCs w:val="24"/>
        </w:rPr>
        <w:t xml:space="preserve">and findings </w:t>
      </w:r>
      <w:r w:rsidRPr="00143D69">
        <w:rPr>
          <w:rFonts w:ascii="Times New Roman" w:hAnsi="Times New Roman" w:cs="Times New Roman"/>
          <w:sz w:val="24"/>
          <w:szCs w:val="24"/>
        </w:rPr>
        <w:t>on the</w:t>
      </w:r>
      <w:r w:rsidR="002618B8" w:rsidRPr="00143D69">
        <w:rPr>
          <w:rFonts w:ascii="Times New Roman" w:hAnsi="Times New Roman" w:cs="Times New Roman"/>
          <w:sz w:val="24"/>
          <w:szCs w:val="24"/>
        </w:rPr>
        <w:t xml:space="preserve"> interview and questionnaire will be covered properly in the Appendix.</w:t>
      </w:r>
    </w:p>
    <w:p w14:paraId="2272E453" w14:textId="45457E19" w:rsidR="0010678F" w:rsidRPr="00143D69" w:rsidRDefault="0010678F" w:rsidP="00A867F6">
      <w:pPr>
        <w:spacing w:line="360" w:lineRule="auto"/>
        <w:rPr>
          <w:rFonts w:ascii="Times New Roman" w:hAnsi="Times New Roman" w:cs="Times New Roman"/>
          <w:sz w:val="24"/>
          <w:szCs w:val="24"/>
        </w:rPr>
      </w:pPr>
    </w:p>
    <w:p w14:paraId="2ADFBBFB" w14:textId="77777777" w:rsidR="00D05F01" w:rsidRPr="00ED485F" w:rsidRDefault="00D05F01" w:rsidP="00A867F6">
      <w:pPr>
        <w:spacing w:after="200" w:line="360" w:lineRule="auto"/>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3.4</w:t>
      </w:r>
      <w:r w:rsidRPr="00ED485F">
        <w:rPr>
          <w:rFonts w:ascii="Times New Roman" w:eastAsia="Times New Roman" w:hAnsi="Times New Roman" w:cs="Times New Roman"/>
          <w:b/>
          <w:color w:val="4F81BD"/>
          <w:sz w:val="32"/>
          <w:szCs w:val="32"/>
        </w:rPr>
        <w:tab/>
        <w:t>Tools and Techniques</w:t>
      </w:r>
    </w:p>
    <w:p w14:paraId="6EA548F5" w14:textId="029B0F0B" w:rsidR="00592106" w:rsidRPr="00143D69" w:rsidRDefault="00996BD0"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To ensure the successful development of the application, the use of various existing programming tools and techniques have been employed</w:t>
      </w:r>
      <w:r w:rsidR="00CD1E54" w:rsidRPr="00143D69">
        <w:rPr>
          <w:rFonts w:ascii="Times New Roman" w:hAnsi="Times New Roman" w:cs="Times New Roman"/>
          <w:sz w:val="24"/>
          <w:szCs w:val="24"/>
        </w:rPr>
        <w:t xml:space="preserve">; they will help </w:t>
      </w:r>
      <w:r w:rsidR="00F337A9" w:rsidRPr="00143D69">
        <w:rPr>
          <w:rFonts w:ascii="Times New Roman" w:hAnsi="Times New Roman" w:cs="Times New Roman"/>
          <w:sz w:val="24"/>
          <w:szCs w:val="24"/>
        </w:rPr>
        <w:t xml:space="preserve">in various stages including but not limited to the </w:t>
      </w:r>
      <w:r w:rsidR="00CD1E54" w:rsidRPr="00143D69">
        <w:rPr>
          <w:rFonts w:ascii="Times New Roman" w:hAnsi="Times New Roman" w:cs="Times New Roman"/>
          <w:sz w:val="24"/>
          <w:szCs w:val="24"/>
        </w:rPr>
        <w:t>creat</w:t>
      </w:r>
      <w:r w:rsidR="00F337A9" w:rsidRPr="00143D69">
        <w:rPr>
          <w:rFonts w:ascii="Times New Roman" w:hAnsi="Times New Roman" w:cs="Times New Roman"/>
          <w:sz w:val="24"/>
          <w:szCs w:val="24"/>
        </w:rPr>
        <w:t>ion</w:t>
      </w:r>
      <w:r w:rsidR="00CD1E54" w:rsidRPr="00143D69">
        <w:rPr>
          <w:rFonts w:ascii="Times New Roman" w:hAnsi="Times New Roman" w:cs="Times New Roman"/>
          <w:sz w:val="24"/>
          <w:szCs w:val="24"/>
        </w:rPr>
        <w:t>, test</w:t>
      </w:r>
      <w:r w:rsidR="00F337A9" w:rsidRPr="00143D69">
        <w:rPr>
          <w:rFonts w:ascii="Times New Roman" w:hAnsi="Times New Roman" w:cs="Times New Roman"/>
          <w:sz w:val="24"/>
          <w:szCs w:val="24"/>
        </w:rPr>
        <w:t>ing and</w:t>
      </w:r>
      <w:r w:rsidR="00CD1E54" w:rsidRPr="00143D69">
        <w:rPr>
          <w:rFonts w:ascii="Times New Roman" w:hAnsi="Times New Roman" w:cs="Times New Roman"/>
          <w:sz w:val="24"/>
          <w:szCs w:val="24"/>
        </w:rPr>
        <w:t xml:space="preserve"> maint</w:t>
      </w:r>
      <w:r w:rsidR="00A61936" w:rsidRPr="00143D69">
        <w:rPr>
          <w:rFonts w:ascii="Times New Roman" w:hAnsi="Times New Roman" w:cs="Times New Roman"/>
          <w:sz w:val="24"/>
          <w:szCs w:val="24"/>
        </w:rPr>
        <w:t>e</w:t>
      </w:r>
      <w:r w:rsidR="00CD1E54" w:rsidRPr="00143D69">
        <w:rPr>
          <w:rFonts w:ascii="Times New Roman" w:hAnsi="Times New Roman" w:cs="Times New Roman"/>
          <w:sz w:val="24"/>
          <w:szCs w:val="24"/>
        </w:rPr>
        <w:t>n</w:t>
      </w:r>
      <w:r w:rsidR="00A61936" w:rsidRPr="00143D69">
        <w:rPr>
          <w:rFonts w:ascii="Times New Roman" w:hAnsi="Times New Roman" w:cs="Times New Roman"/>
          <w:sz w:val="24"/>
          <w:szCs w:val="24"/>
        </w:rPr>
        <w:t>ance</w:t>
      </w:r>
      <w:r w:rsidR="00F337A9" w:rsidRPr="00143D69">
        <w:rPr>
          <w:rFonts w:ascii="Times New Roman" w:hAnsi="Times New Roman" w:cs="Times New Roman"/>
          <w:sz w:val="24"/>
          <w:szCs w:val="24"/>
        </w:rPr>
        <w:t xml:space="preserve"> </w:t>
      </w:r>
      <w:r w:rsidR="00A61936" w:rsidRPr="00143D69">
        <w:rPr>
          <w:rFonts w:ascii="Times New Roman" w:hAnsi="Times New Roman" w:cs="Times New Roman"/>
          <w:sz w:val="24"/>
          <w:szCs w:val="24"/>
        </w:rPr>
        <w:t>of the application.</w:t>
      </w:r>
      <w:r w:rsidR="00EA68A5" w:rsidRPr="00143D69">
        <w:rPr>
          <w:rFonts w:ascii="Times New Roman" w:hAnsi="Times New Roman" w:cs="Times New Roman"/>
          <w:sz w:val="24"/>
          <w:szCs w:val="24"/>
        </w:rPr>
        <w:t xml:space="preserve"> These tools include-</w:t>
      </w:r>
    </w:p>
    <w:p w14:paraId="47B90B7E" w14:textId="60EA0B10" w:rsidR="00EA68A5" w:rsidRPr="00143D69" w:rsidRDefault="002A0863" w:rsidP="00A867F6">
      <w:pPr>
        <w:pStyle w:val="ListParagraph"/>
        <w:numPr>
          <w:ilvl w:val="0"/>
          <w:numId w:val="14"/>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React JS</w:t>
      </w:r>
      <w:r w:rsidR="003D4A96"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 xml:space="preserve">- this is a </w:t>
      </w:r>
      <w:r w:rsidR="00E74766" w:rsidRPr="00143D69">
        <w:rPr>
          <w:rFonts w:ascii="Times New Roman" w:hAnsi="Times New Roman" w:cs="Times New Roman"/>
          <w:sz w:val="24"/>
          <w:szCs w:val="24"/>
        </w:rPr>
        <w:t xml:space="preserve">JavaScript </w:t>
      </w:r>
      <w:r w:rsidRPr="00143D69">
        <w:rPr>
          <w:rFonts w:ascii="Times New Roman" w:hAnsi="Times New Roman" w:cs="Times New Roman"/>
          <w:sz w:val="24"/>
          <w:szCs w:val="24"/>
        </w:rPr>
        <w:t>framework that is used f</w:t>
      </w:r>
      <w:r w:rsidR="00E74766" w:rsidRPr="00143D69">
        <w:rPr>
          <w:rFonts w:ascii="Times New Roman" w:hAnsi="Times New Roman" w:cs="Times New Roman"/>
          <w:sz w:val="24"/>
          <w:szCs w:val="24"/>
        </w:rPr>
        <w:t>or front-end web development.</w:t>
      </w:r>
      <w:r w:rsidR="00FA59D0" w:rsidRPr="00143D69">
        <w:rPr>
          <w:rFonts w:ascii="Times New Roman" w:hAnsi="Times New Roman" w:cs="Times New Roman"/>
          <w:sz w:val="24"/>
          <w:szCs w:val="24"/>
        </w:rPr>
        <w:t xml:space="preserve"> It </w:t>
      </w:r>
      <w:r w:rsidR="00240E2C">
        <w:rPr>
          <w:rFonts w:ascii="Times New Roman" w:hAnsi="Times New Roman" w:cs="Times New Roman"/>
          <w:sz w:val="24"/>
          <w:szCs w:val="24"/>
        </w:rPr>
        <w:t>has been</w:t>
      </w:r>
      <w:r w:rsidR="00FA59D0" w:rsidRPr="00143D69">
        <w:rPr>
          <w:rFonts w:ascii="Times New Roman" w:hAnsi="Times New Roman" w:cs="Times New Roman"/>
          <w:sz w:val="24"/>
          <w:szCs w:val="24"/>
        </w:rPr>
        <w:t xml:space="preserve"> used for the </w:t>
      </w:r>
      <w:r w:rsidR="008B1DC4" w:rsidRPr="00143D69">
        <w:rPr>
          <w:rFonts w:ascii="Times New Roman" w:hAnsi="Times New Roman" w:cs="Times New Roman"/>
          <w:sz w:val="24"/>
          <w:szCs w:val="24"/>
        </w:rPr>
        <w:t>web application which provides an interface for the admin to oversee certain activities performed in the co-operative.</w:t>
      </w:r>
    </w:p>
    <w:p w14:paraId="71506768" w14:textId="5008B174" w:rsidR="00FD1D07" w:rsidRPr="00143D69" w:rsidRDefault="008B1DC4" w:rsidP="00A867F6">
      <w:pPr>
        <w:pStyle w:val="ListParagraph"/>
        <w:numPr>
          <w:ilvl w:val="0"/>
          <w:numId w:val="14"/>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Node JS</w:t>
      </w:r>
      <w:r w:rsidR="003D4A96" w:rsidRPr="00143D69">
        <w:rPr>
          <w:rFonts w:ascii="Times New Roman" w:hAnsi="Times New Roman" w:cs="Times New Roman"/>
          <w:b/>
          <w:bCs/>
          <w:sz w:val="24"/>
          <w:szCs w:val="24"/>
        </w:rPr>
        <w:t xml:space="preserve"> </w:t>
      </w:r>
      <w:r w:rsidR="00396634" w:rsidRPr="00143D69">
        <w:rPr>
          <w:rFonts w:ascii="Times New Roman" w:hAnsi="Times New Roman" w:cs="Times New Roman"/>
          <w:sz w:val="24"/>
          <w:szCs w:val="24"/>
        </w:rPr>
        <w:t xml:space="preserve">- this is </w:t>
      </w:r>
      <w:r w:rsidR="00F06839" w:rsidRPr="00143D69">
        <w:rPr>
          <w:rFonts w:ascii="Times New Roman" w:hAnsi="Times New Roman" w:cs="Times New Roman"/>
          <w:sz w:val="24"/>
          <w:szCs w:val="24"/>
        </w:rPr>
        <w:t>an open-source and cross-platform JavaScript runtime environment</w:t>
      </w:r>
      <w:r w:rsidR="0048348B" w:rsidRPr="00143D69">
        <w:rPr>
          <w:rFonts w:ascii="Times New Roman" w:hAnsi="Times New Roman" w:cs="Times New Roman"/>
          <w:sz w:val="24"/>
          <w:szCs w:val="24"/>
        </w:rPr>
        <w:t xml:space="preserve"> that allows developers to build both front-</w:t>
      </w:r>
      <w:r w:rsidR="007C4415" w:rsidRPr="00143D69">
        <w:rPr>
          <w:rFonts w:ascii="Times New Roman" w:hAnsi="Times New Roman" w:cs="Times New Roman"/>
          <w:sz w:val="24"/>
          <w:szCs w:val="24"/>
        </w:rPr>
        <w:t>end and</w:t>
      </w:r>
      <w:r w:rsidR="0048348B" w:rsidRPr="00143D69">
        <w:rPr>
          <w:rFonts w:ascii="Times New Roman" w:hAnsi="Times New Roman" w:cs="Times New Roman"/>
          <w:sz w:val="24"/>
          <w:szCs w:val="24"/>
        </w:rPr>
        <w:t xml:space="preserve"> backend applications</w:t>
      </w:r>
      <w:r w:rsidR="00632A05" w:rsidRPr="00143D69">
        <w:rPr>
          <w:rFonts w:ascii="Times New Roman" w:hAnsi="Times New Roman" w:cs="Times New Roman"/>
          <w:sz w:val="24"/>
          <w:szCs w:val="24"/>
        </w:rPr>
        <w:t xml:space="preserve"> (</w:t>
      </w:r>
      <w:proofErr w:type="spellStart"/>
      <w:r w:rsidR="00632A05" w:rsidRPr="00143D69">
        <w:rPr>
          <w:rFonts w:ascii="Times New Roman" w:hAnsi="Times New Roman" w:cs="Times New Roman"/>
          <w:sz w:val="24"/>
          <w:szCs w:val="24"/>
        </w:rPr>
        <w:t>Semah</w:t>
      </w:r>
      <w:proofErr w:type="spellEnd"/>
      <w:r w:rsidR="00632A05" w:rsidRPr="00143D69">
        <w:rPr>
          <w:rFonts w:ascii="Times New Roman" w:hAnsi="Times New Roman" w:cs="Times New Roman"/>
          <w:sz w:val="24"/>
          <w:szCs w:val="24"/>
        </w:rPr>
        <w:t>, 202</w:t>
      </w:r>
      <w:r w:rsidR="008E00E3" w:rsidRPr="00143D69">
        <w:rPr>
          <w:rFonts w:ascii="Times New Roman" w:hAnsi="Times New Roman" w:cs="Times New Roman"/>
          <w:sz w:val="24"/>
          <w:szCs w:val="24"/>
        </w:rPr>
        <w:t>2).</w:t>
      </w:r>
      <w:r w:rsidR="007C4415" w:rsidRPr="00143D69">
        <w:rPr>
          <w:rFonts w:ascii="Times New Roman" w:hAnsi="Times New Roman" w:cs="Times New Roman"/>
          <w:sz w:val="24"/>
          <w:szCs w:val="24"/>
        </w:rPr>
        <w:t xml:space="preserve"> For this application, it will provide functionality and connection to our database </w:t>
      </w:r>
      <w:r w:rsidR="006E431B" w:rsidRPr="00143D69">
        <w:rPr>
          <w:rFonts w:ascii="Times New Roman" w:hAnsi="Times New Roman" w:cs="Times New Roman"/>
          <w:sz w:val="24"/>
          <w:szCs w:val="24"/>
        </w:rPr>
        <w:t xml:space="preserve">and </w:t>
      </w:r>
      <w:r w:rsidR="00520249" w:rsidRPr="00143D69">
        <w:rPr>
          <w:rFonts w:ascii="Times New Roman" w:hAnsi="Times New Roman" w:cs="Times New Roman"/>
          <w:sz w:val="24"/>
          <w:szCs w:val="24"/>
        </w:rPr>
        <w:t>some API calls.</w:t>
      </w:r>
    </w:p>
    <w:p w14:paraId="0A4294E7" w14:textId="788C9018" w:rsidR="00DC6573" w:rsidRPr="00143D69" w:rsidRDefault="00DC6573" w:rsidP="00A867F6">
      <w:pPr>
        <w:pStyle w:val="ListParagraph"/>
        <w:numPr>
          <w:ilvl w:val="0"/>
          <w:numId w:val="14"/>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lastRenderedPageBreak/>
        <w:t>React Native</w:t>
      </w:r>
      <w:r w:rsidR="003D4A96" w:rsidRPr="00143D69">
        <w:rPr>
          <w:rFonts w:ascii="Times New Roman" w:hAnsi="Times New Roman" w:cs="Times New Roman"/>
          <w:b/>
          <w:bCs/>
          <w:sz w:val="24"/>
          <w:szCs w:val="24"/>
        </w:rPr>
        <w:t xml:space="preserve"> </w:t>
      </w:r>
      <w:r w:rsidRPr="00143D69">
        <w:rPr>
          <w:rFonts w:ascii="Times New Roman" w:hAnsi="Times New Roman" w:cs="Times New Roman"/>
          <w:b/>
          <w:bCs/>
          <w:sz w:val="24"/>
          <w:szCs w:val="24"/>
        </w:rPr>
        <w:t>-</w:t>
      </w:r>
      <w:r w:rsidRPr="00143D69">
        <w:rPr>
          <w:rFonts w:ascii="Times New Roman" w:hAnsi="Times New Roman" w:cs="Times New Roman"/>
          <w:sz w:val="24"/>
          <w:szCs w:val="24"/>
        </w:rPr>
        <w:t xml:space="preserve"> is also a JavaScript framework </w:t>
      </w:r>
      <w:r w:rsidR="00627F4D" w:rsidRPr="00143D69">
        <w:rPr>
          <w:rFonts w:ascii="Times New Roman" w:hAnsi="Times New Roman" w:cs="Times New Roman"/>
          <w:sz w:val="24"/>
          <w:szCs w:val="24"/>
        </w:rPr>
        <w:t xml:space="preserve">that supports front-end development. It will be used to develop the mobile which all </w:t>
      </w:r>
      <w:r w:rsidR="002F4D31" w:rsidRPr="00143D69">
        <w:rPr>
          <w:rFonts w:ascii="Times New Roman" w:hAnsi="Times New Roman" w:cs="Times New Roman"/>
          <w:sz w:val="24"/>
          <w:szCs w:val="24"/>
        </w:rPr>
        <w:t>members of the co-operative will interact with.</w:t>
      </w:r>
    </w:p>
    <w:p w14:paraId="29E3DA54" w14:textId="081E066A" w:rsidR="00B46BCD" w:rsidRDefault="00F20BBE" w:rsidP="00A867F6">
      <w:pPr>
        <w:pStyle w:val="ListParagraph"/>
        <w:numPr>
          <w:ilvl w:val="0"/>
          <w:numId w:val="14"/>
        </w:numPr>
        <w:spacing w:line="360" w:lineRule="auto"/>
        <w:rPr>
          <w:rFonts w:ascii="Times New Roman" w:hAnsi="Times New Roman" w:cs="Times New Roman"/>
          <w:sz w:val="24"/>
          <w:szCs w:val="24"/>
        </w:rPr>
      </w:pPr>
      <w:r w:rsidRPr="00F20BBE">
        <w:rPr>
          <w:rFonts w:ascii="Times New Roman" w:hAnsi="Times New Roman" w:cs="Times New Roman"/>
          <w:b/>
          <w:bCs/>
          <w:sz w:val="24"/>
          <w:szCs w:val="24"/>
        </w:rPr>
        <w:t>MongoDB</w:t>
      </w:r>
      <w:r w:rsidR="00A56C20" w:rsidRPr="00F20BBE">
        <w:rPr>
          <w:rFonts w:ascii="Times New Roman" w:hAnsi="Times New Roman" w:cs="Times New Roman"/>
          <w:b/>
          <w:bCs/>
          <w:sz w:val="24"/>
          <w:szCs w:val="24"/>
        </w:rPr>
        <w:t>-</w:t>
      </w:r>
      <w:r w:rsidR="004D36C5" w:rsidRPr="00F20BBE">
        <w:rPr>
          <w:rFonts w:ascii="Times New Roman" w:hAnsi="Times New Roman" w:cs="Times New Roman"/>
          <w:b/>
          <w:bCs/>
          <w:sz w:val="24"/>
          <w:szCs w:val="24"/>
        </w:rPr>
        <w:t xml:space="preserve"> </w:t>
      </w:r>
      <w:r w:rsidR="00B46BCD">
        <w:rPr>
          <w:rFonts w:ascii="Times New Roman" w:hAnsi="Times New Roman" w:cs="Times New Roman"/>
          <w:sz w:val="24"/>
          <w:szCs w:val="24"/>
        </w:rPr>
        <w:t>it is a NoSQL database manager</w:t>
      </w:r>
      <w:r w:rsidR="00475E5B">
        <w:rPr>
          <w:rFonts w:ascii="Times New Roman" w:hAnsi="Times New Roman" w:cs="Times New Roman"/>
          <w:sz w:val="24"/>
          <w:szCs w:val="24"/>
        </w:rPr>
        <w:t>, NoSQL in the sense that it does not have relational data</w:t>
      </w:r>
      <w:r w:rsidR="0093506F">
        <w:rPr>
          <w:rFonts w:ascii="Times New Roman" w:hAnsi="Times New Roman" w:cs="Times New Roman"/>
          <w:sz w:val="24"/>
          <w:szCs w:val="24"/>
        </w:rPr>
        <w:t>bases as opposed to a database manager like MySQL (</w:t>
      </w:r>
      <w:r w:rsidR="001B75AB">
        <w:rPr>
          <w:rFonts w:ascii="Times New Roman" w:hAnsi="Times New Roman" w:cs="Times New Roman"/>
          <w:sz w:val="24"/>
          <w:szCs w:val="24"/>
        </w:rPr>
        <w:t>Gillis</w:t>
      </w:r>
      <w:r w:rsidR="0093506F">
        <w:rPr>
          <w:rFonts w:ascii="Times New Roman" w:hAnsi="Times New Roman" w:cs="Times New Roman"/>
          <w:sz w:val="24"/>
          <w:szCs w:val="24"/>
        </w:rPr>
        <w:t>,20</w:t>
      </w:r>
      <w:r w:rsidR="001B75AB">
        <w:rPr>
          <w:rFonts w:ascii="Times New Roman" w:hAnsi="Times New Roman" w:cs="Times New Roman"/>
          <w:sz w:val="24"/>
          <w:szCs w:val="24"/>
        </w:rPr>
        <w:t>23</w:t>
      </w:r>
      <w:r w:rsidR="0093506F">
        <w:rPr>
          <w:rFonts w:ascii="Times New Roman" w:hAnsi="Times New Roman" w:cs="Times New Roman"/>
          <w:sz w:val="24"/>
          <w:szCs w:val="24"/>
        </w:rPr>
        <w:t>).</w:t>
      </w:r>
    </w:p>
    <w:p w14:paraId="6E9E4423" w14:textId="67E4B3BF" w:rsidR="00124E8A" w:rsidRPr="00143D69" w:rsidRDefault="00124E8A" w:rsidP="00A867F6">
      <w:pPr>
        <w:spacing w:line="360" w:lineRule="auto"/>
        <w:ind w:left="360"/>
        <w:rPr>
          <w:rFonts w:ascii="Times New Roman" w:hAnsi="Times New Roman" w:cs="Times New Roman"/>
          <w:sz w:val="24"/>
          <w:szCs w:val="24"/>
        </w:rPr>
      </w:pPr>
      <w:r w:rsidRPr="00143D69">
        <w:rPr>
          <w:rFonts w:ascii="Times New Roman" w:hAnsi="Times New Roman" w:cs="Times New Roman"/>
          <w:sz w:val="24"/>
          <w:szCs w:val="24"/>
        </w:rPr>
        <w:t xml:space="preserve">A combination of these various technologies </w:t>
      </w:r>
      <w:r w:rsidR="005A4DC0" w:rsidRPr="00143D69">
        <w:rPr>
          <w:rFonts w:ascii="Times New Roman" w:hAnsi="Times New Roman" w:cs="Times New Roman"/>
          <w:sz w:val="24"/>
          <w:szCs w:val="24"/>
        </w:rPr>
        <w:t>allow</w:t>
      </w:r>
      <w:r w:rsidR="00B83394">
        <w:rPr>
          <w:rFonts w:ascii="Times New Roman" w:hAnsi="Times New Roman" w:cs="Times New Roman"/>
          <w:sz w:val="24"/>
          <w:szCs w:val="24"/>
        </w:rPr>
        <w:t>ed</w:t>
      </w:r>
      <w:r w:rsidR="005A4DC0" w:rsidRPr="00143D69">
        <w:rPr>
          <w:rFonts w:ascii="Times New Roman" w:hAnsi="Times New Roman" w:cs="Times New Roman"/>
          <w:sz w:val="24"/>
          <w:szCs w:val="24"/>
        </w:rPr>
        <w:t xml:space="preserve"> me </w:t>
      </w:r>
      <w:r w:rsidR="002F34D8" w:rsidRPr="00143D69">
        <w:rPr>
          <w:rFonts w:ascii="Times New Roman" w:hAnsi="Times New Roman" w:cs="Times New Roman"/>
          <w:sz w:val="24"/>
          <w:szCs w:val="24"/>
        </w:rPr>
        <w:t>to develop</w:t>
      </w:r>
      <w:r w:rsidR="005A4DC0" w:rsidRPr="00143D69">
        <w:rPr>
          <w:rFonts w:ascii="Times New Roman" w:hAnsi="Times New Roman" w:cs="Times New Roman"/>
          <w:sz w:val="24"/>
          <w:szCs w:val="24"/>
        </w:rPr>
        <w:t xml:space="preserve"> an efficient and reliable app that</w:t>
      </w:r>
      <w:r w:rsidR="004078DE">
        <w:rPr>
          <w:rFonts w:ascii="Times New Roman" w:hAnsi="Times New Roman" w:cs="Times New Roman"/>
          <w:sz w:val="24"/>
          <w:szCs w:val="24"/>
        </w:rPr>
        <w:t xml:space="preserve"> </w:t>
      </w:r>
      <w:r w:rsidR="005A4DC0" w:rsidRPr="00143D69">
        <w:rPr>
          <w:rFonts w:ascii="Times New Roman" w:hAnsi="Times New Roman" w:cs="Times New Roman"/>
          <w:sz w:val="24"/>
          <w:szCs w:val="24"/>
        </w:rPr>
        <w:t>significantly improve</w:t>
      </w:r>
      <w:r w:rsidR="004078DE">
        <w:rPr>
          <w:rFonts w:ascii="Times New Roman" w:hAnsi="Times New Roman" w:cs="Times New Roman"/>
          <w:sz w:val="24"/>
          <w:szCs w:val="24"/>
        </w:rPr>
        <w:t>s</w:t>
      </w:r>
      <w:r w:rsidR="005A4DC0" w:rsidRPr="00143D69">
        <w:rPr>
          <w:rFonts w:ascii="Times New Roman" w:hAnsi="Times New Roman" w:cs="Times New Roman"/>
          <w:sz w:val="24"/>
          <w:szCs w:val="24"/>
        </w:rPr>
        <w:t xml:space="preserve"> the lives of Baze University staff</w:t>
      </w:r>
      <w:r w:rsidR="009A5BCC" w:rsidRPr="00143D69">
        <w:rPr>
          <w:rFonts w:ascii="Times New Roman" w:hAnsi="Times New Roman" w:cs="Times New Roman"/>
          <w:sz w:val="24"/>
          <w:szCs w:val="24"/>
        </w:rPr>
        <w:t xml:space="preserve"> (especially those in the co-operative)</w:t>
      </w:r>
      <w:r w:rsidR="005A4DC0" w:rsidRPr="00143D69">
        <w:rPr>
          <w:rFonts w:ascii="Times New Roman" w:hAnsi="Times New Roman" w:cs="Times New Roman"/>
          <w:sz w:val="24"/>
          <w:szCs w:val="24"/>
        </w:rPr>
        <w:t>.</w:t>
      </w:r>
    </w:p>
    <w:p w14:paraId="4E35BBA5" w14:textId="77777777" w:rsidR="00286874" w:rsidRPr="00ED485F" w:rsidRDefault="00286874" w:rsidP="00A867F6">
      <w:pPr>
        <w:pStyle w:val="Heading2"/>
        <w:spacing w:before="200" w:after="240" w:line="360" w:lineRule="auto"/>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3.5</w:t>
      </w:r>
      <w:r w:rsidRPr="00ED485F">
        <w:rPr>
          <w:rFonts w:ascii="Times New Roman" w:eastAsia="Times New Roman" w:hAnsi="Times New Roman" w:cs="Times New Roman"/>
          <w:b/>
          <w:color w:val="4F81BD"/>
        </w:rPr>
        <w:tab/>
        <w:t>Ethical Consideration</w:t>
      </w:r>
    </w:p>
    <w:p w14:paraId="4317078A" w14:textId="0FEB6FEE" w:rsidR="00E34751" w:rsidRPr="00143D69" w:rsidRDefault="00E34751"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To guide my research </w:t>
      </w:r>
      <w:r w:rsidR="00F11EE9" w:rsidRPr="00143D69">
        <w:rPr>
          <w:rFonts w:ascii="Times New Roman" w:hAnsi="Times New Roman" w:cs="Times New Roman"/>
          <w:sz w:val="24"/>
          <w:szCs w:val="24"/>
        </w:rPr>
        <w:t xml:space="preserve">design and patterns, I will follow some set of </w:t>
      </w:r>
      <w:r w:rsidR="00956195" w:rsidRPr="00143D69">
        <w:rPr>
          <w:rFonts w:ascii="Times New Roman" w:hAnsi="Times New Roman" w:cs="Times New Roman"/>
          <w:sz w:val="24"/>
          <w:szCs w:val="24"/>
        </w:rPr>
        <w:t>principles</w:t>
      </w:r>
      <w:r w:rsidR="00A04A43" w:rsidRPr="00143D69">
        <w:rPr>
          <w:rFonts w:ascii="Times New Roman" w:hAnsi="Times New Roman" w:cs="Times New Roman"/>
          <w:sz w:val="24"/>
          <w:szCs w:val="24"/>
        </w:rPr>
        <w:t xml:space="preserve"> which will enforce some trust and </w:t>
      </w:r>
      <w:r w:rsidR="00062544" w:rsidRPr="00143D69">
        <w:rPr>
          <w:rFonts w:ascii="Times New Roman" w:hAnsi="Times New Roman" w:cs="Times New Roman"/>
          <w:sz w:val="24"/>
          <w:szCs w:val="24"/>
        </w:rPr>
        <w:t>reliability in the application.</w:t>
      </w:r>
    </w:p>
    <w:p w14:paraId="689DDF6A" w14:textId="77777777" w:rsidR="003D4A96" w:rsidRPr="00143D69" w:rsidRDefault="003D4A96" w:rsidP="00A867F6">
      <w:pPr>
        <w:spacing w:line="360" w:lineRule="auto"/>
        <w:rPr>
          <w:rFonts w:ascii="Times New Roman" w:hAnsi="Times New Roman" w:cs="Times New Roman"/>
          <w:sz w:val="24"/>
          <w:szCs w:val="24"/>
        </w:rPr>
      </w:pPr>
    </w:p>
    <w:p w14:paraId="4DD61C68" w14:textId="2DB1456C" w:rsidR="00062544" w:rsidRPr="00143D69" w:rsidRDefault="00062544" w:rsidP="00A867F6">
      <w:pPr>
        <w:pStyle w:val="ListParagraph"/>
        <w:numPr>
          <w:ilvl w:val="0"/>
          <w:numId w:val="15"/>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Integrity</w:t>
      </w:r>
      <w:r w:rsidR="00012FAE" w:rsidRPr="00143D69">
        <w:rPr>
          <w:rFonts w:ascii="Times New Roman" w:hAnsi="Times New Roman" w:cs="Times New Roman"/>
          <w:sz w:val="24"/>
          <w:szCs w:val="24"/>
        </w:rPr>
        <w:t xml:space="preserve">: </w:t>
      </w:r>
      <w:r w:rsidR="006416BD" w:rsidRPr="00143D69">
        <w:rPr>
          <w:rFonts w:ascii="Times New Roman" w:hAnsi="Times New Roman" w:cs="Times New Roman"/>
          <w:sz w:val="24"/>
          <w:szCs w:val="24"/>
        </w:rPr>
        <w:t xml:space="preserve">All </w:t>
      </w:r>
      <w:r w:rsidR="00085ACA" w:rsidRPr="00143D69">
        <w:rPr>
          <w:rFonts w:ascii="Times New Roman" w:hAnsi="Times New Roman" w:cs="Times New Roman"/>
          <w:sz w:val="24"/>
          <w:szCs w:val="24"/>
        </w:rPr>
        <w:t>finding,</w:t>
      </w:r>
      <w:r w:rsidR="006416BD" w:rsidRPr="00143D69">
        <w:rPr>
          <w:rFonts w:ascii="Times New Roman" w:hAnsi="Times New Roman" w:cs="Times New Roman"/>
          <w:sz w:val="24"/>
          <w:szCs w:val="24"/>
        </w:rPr>
        <w:t xml:space="preserve"> and facts stated in this document w</w:t>
      </w:r>
      <w:r w:rsidR="00822DAF" w:rsidRPr="00143D69">
        <w:rPr>
          <w:rFonts w:ascii="Times New Roman" w:hAnsi="Times New Roman" w:cs="Times New Roman"/>
          <w:sz w:val="24"/>
          <w:szCs w:val="24"/>
        </w:rPr>
        <w:t xml:space="preserve">ill be researched on to allow users </w:t>
      </w:r>
      <w:r w:rsidR="00B25819" w:rsidRPr="00143D69">
        <w:rPr>
          <w:rFonts w:ascii="Times New Roman" w:hAnsi="Times New Roman" w:cs="Times New Roman"/>
          <w:sz w:val="24"/>
          <w:szCs w:val="24"/>
        </w:rPr>
        <w:t>-</w:t>
      </w:r>
      <w:r w:rsidR="00822DAF" w:rsidRPr="00143D69">
        <w:rPr>
          <w:rFonts w:ascii="Times New Roman" w:hAnsi="Times New Roman" w:cs="Times New Roman"/>
          <w:sz w:val="24"/>
          <w:szCs w:val="24"/>
        </w:rPr>
        <w:t xml:space="preserve">or anyone </w:t>
      </w:r>
      <w:r w:rsidR="00F7024C" w:rsidRPr="00143D69">
        <w:rPr>
          <w:rFonts w:ascii="Times New Roman" w:hAnsi="Times New Roman" w:cs="Times New Roman"/>
          <w:sz w:val="24"/>
          <w:szCs w:val="24"/>
        </w:rPr>
        <w:t>related to the project</w:t>
      </w:r>
      <w:r w:rsidR="00B25819" w:rsidRPr="00143D69">
        <w:rPr>
          <w:rFonts w:ascii="Times New Roman" w:hAnsi="Times New Roman" w:cs="Times New Roman"/>
          <w:sz w:val="24"/>
          <w:szCs w:val="24"/>
        </w:rPr>
        <w:t>-</w:t>
      </w:r>
      <w:r w:rsidR="00F7024C" w:rsidRPr="00143D69">
        <w:rPr>
          <w:rFonts w:ascii="Times New Roman" w:hAnsi="Times New Roman" w:cs="Times New Roman"/>
          <w:sz w:val="24"/>
          <w:szCs w:val="24"/>
        </w:rPr>
        <w:t xml:space="preserve"> hav</w:t>
      </w:r>
      <w:r w:rsidR="00B25819" w:rsidRPr="00143D69">
        <w:rPr>
          <w:rFonts w:ascii="Times New Roman" w:hAnsi="Times New Roman" w:cs="Times New Roman"/>
          <w:sz w:val="24"/>
          <w:szCs w:val="24"/>
        </w:rPr>
        <w:t>e confidence in the facts stated.</w:t>
      </w:r>
      <w:r w:rsidR="00E42735" w:rsidRPr="00143D69">
        <w:rPr>
          <w:rFonts w:ascii="Times New Roman" w:hAnsi="Times New Roman" w:cs="Times New Roman"/>
          <w:sz w:val="24"/>
          <w:szCs w:val="24"/>
        </w:rPr>
        <w:t xml:space="preserve"> Also</w:t>
      </w:r>
      <w:r w:rsidR="00AC4DD6" w:rsidRPr="00143D69">
        <w:rPr>
          <w:rFonts w:ascii="Times New Roman" w:hAnsi="Times New Roman" w:cs="Times New Roman"/>
          <w:sz w:val="24"/>
          <w:szCs w:val="24"/>
        </w:rPr>
        <w:t xml:space="preserve">, effort will be made to fulfil promises made concerning the project </w:t>
      </w:r>
      <w:r w:rsidR="00966BFE" w:rsidRPr="00143D69">
        <w:rPr>
          <w:rFonts w:ascii="Times New Roman" w:hAnsi="Times New Roman" w:cs="Times New Roman"/>
          <w:sz w:val="24"/>
          <w:szCs w:val="24"/>
        </w:rPr>
        <w:t xml:space="preserve">and reasons will be given if some </w:t>
      </w:r>
      <w:r w:rsidR="00CC014C" w:rsidRPr="00143D69">
        <w:rPr>
          <w:rFonts w:ascii="Times New Roman" w:hAnsi="Times New Roman" w:cs="Times New Roman"/>
          <w:sz w:val="24"/>
          <w:szCs w:val="24"/>
        </w:rPr>
        <w:t>features can’t be implemented.</w:t>
      </w:r>
      <w:r w:rsidR="00051E4C" w:rsidRPr="00143D69">
        <w:rPr>
          <w:rFonts w:ascii="Times New Roman" w:hAnsi="Times New Roman" w:cs="Times New Roman"/>
          <w:sz w:val="24"/>
          <w:szCs w:val="24"/>
        </w:rPr>
        <w:t xml:space="preserve"> Data displayed from the system will not be tampered with </w:t>
      </w:r>
      <w:r w:rsidR="003A37B5" w:rsidRPr="00143D69">
        <w:rPr>
          <w:rFonts w:ascii="Times New Roman" w:hAnsi="Times New Roman" w:cs="Times New Roman"/>
          <w:sz w:val="24"/>
          <w:szCs w:val="24"/>
        </w:rPr>
        <w:t>to avoid any form of false representation</w:t>
      </w:r>
      <w:r w:rsidR="00DB0BA7" w:rsidRPr="00143D69">
        <w:rPr>
          <w:rFonts w:ascii="Times New Roman" w:hAnsi="Times New Roman" w:cs="Times New Roman"/>
          <w:sz w:val="24"/>
          <w:szCs w:val="24"/>
        </w:rPr>
        <w:t>; this reflects the transparency of the system.</w:t>
      </w:r>
      <w:r w:rsidR="00A05642" w:rsidRPr="00143D69">
        <w:rPr>
          <w:rFonts w:ascii="Times New Roman" w:hAnsi="Times New Roman" w:cs="Times New Roman"/>
          <w:sz w:val="24"/>
          <w:szCs w:val="24"/>
        </w:rPr>
        <w:t xml:space="preserve"> </w:t>
      </w:r>
      <w:r w:rsidR="007C19F3" w:rsidRPr="00143D69">
        <w:rPr>
          <w:rFonts w:ascii="Times New Roman" w:hAnsi="Times New Roman" w:cs="Times New Roman"/>
          <w:sz w:val="24"/>
          <w:szCs w:val="24"/>
        </w:rPr>
        <w:t xml:space="preserve">Proper technologies and </w:t>
      </w:r>
      <w:r w:rsidR="004A172F" w:rsidRPr="00143D69">
        <w:rPr>
          <w:rFonts w:ascii="Times New Roman" w:hAnsi="Times New Roman" w:cs="Times New Roman"/>
          <w:sz w:val="24"/>
          <w:szCs w:val="24"/>
        </w:rPr>
        <w:t>tools will be implemented to ensure the security and integrity of data to protect it from outsider attacks</w:t>
      </w:r>
      <w:r w:rsidR="003B176B" w:rsidRPr="00143D69">
        <w:rPr>
          <w:rFonts w:ascii="Times New Roman" w:hAnsi="Times New Roman" w:cs="Times New Roman"/>
          <w:sz w:val="24"/>
          <w:szCs w:val="24"/>
        </w:rPr>
        <w:t>; measures will also be taken to minimize the risk of insider techniques.</w:t>
      </w:r>
    </w:p>
    <w:p w14:paraId="4B5BDC44" w14:textId="77777777" w:rsidR="00D91D88" w:rsidRPr="00143D69" w:rsidRDefault="00D91D88" w:rsidP="00A867F6">
      <w:pPr>
        <w:pStyle w:val="ListParagraph"/>
        <w:spacing w:line="360" w:lineRule="auto"/>
        <w:rPr>
          <w:rFonts w:ascii="Times New Roman" w:hAnsi="Times New Roman" w:cs="Times New Roman"/>
          <w:sz w:val="24"/>
          <w:szCs w:val="24"/>
        </w:rPr>
      </w:pPr>
    </w:p>
    <w:p w14:paraId="449E4BC1" w14:textId="50DB246E" w:rsidR="00D91D88" w:rsidRPr="00143D69" w:rsidRDefault="003E52AD" w:rsidP="00A867F6">
      <w:pPr>
        <w:pStyle w:val="ListParagraph"/>
        <w:numPr>
          <w:ilvl w:val="0"/>
          <w:numId w:val="15"/>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Intellectual Property</w:t>
      </w:r>
      <w:r w:rsidRPr="00143D69">
        <w:rPr>
          <w:rFonts w:ascii="Times New Roman" w:hAnsi="Times New Roman" w:cs="Times New Roman"/>
          <w:sz w:val="24"/>
          <w:szCs w:val="24"/>
        </w:rPr>
        <w:t xml:space="preserve">: </w:t>
      </w:r>
      <w:r w:rsidR="00AA7B2F" w:rsidRPr="00143D69">
        <w:rPr>
          <w:rFonts w:ascii="Times New Roman" w:hAnsi="Times New Roman" w:cs="Times New Roman"/>
          <w:sz w:val="24"/>
          <w:szCs w:val="24"/>
        </w:rPr>
        <w:t xml:space="preserve">all algorithms will be developed solely </w:t>
      </w:r>
      <w:r w:rsidR="009C12B8" w:rsidRPr="00143D69">
        <w:rPr>
          <w:rFonts w:ascii="Times New Roman" w:hAnsi="Times New Roman" w:cs="Times New Roman"/>
          <w:sz w:val="24"/>
          <w:szCs w:val="24"/>
        </w:rPr>
        <w:t xml:space="preserve">by me unless stated otherwise; in which case </w:t>
      </w:r>
      <w:r w:rsidR="00E126C6" w:rsidRPr="00143D69">
        <w:rPr>
          <w:rFonts w:ascii="Times New Roman" w:hAnsi="Times New Roman" w:cs="Times New Roman"/>
          <w:sz w:val="24"/>
          <w:szCs w:val="24"/>
        </w:rPr>
        <w:t>appropr</w:t>
      </w:r>
      <w:r w:rsidR="004F09EB" w:rsidRPr="00143D69">
        <w:rPr>
          <w:rFonts w:ascii="Times New Roman" w:hAnsi="Times New Roman" w:cs="Times New Roman"/>
          <w:sz w:val="24"/>
          <w:szCs w:val="24"/>
        </w:rPr>
        <w:t>iate recognition will be made to the authors in form of referencing and Citations.</w:t>
      </w:r>
    </w:p>
    <w:p w14:paraId="0120064C" w14:textId="5983D31A" w:rsidR="00D91D88" w:rsidRPr="00143D69" w:rsidRDefault="00D91D88" w:rsidP="00A867F6">
      <w:pPr>
        <w:pStyle w:val="ListParagraph"/>
        <w:spacing w:line="360" w:lineRule="auto"/>
        <w:rPr>
          <w:rFonts w:ascii="Times New Roman" w:hAnsi="Times New Roman" w:cs="Times New Roman"/>
          <w:sz w:val="24"/>
          <w:szCs w:val="24"/>
        </w:rPr>
      </w:pPr>
    </w:p>
    <w:p w14:paraId="59E938F2" w14:textId="5E81579D" w:rsidR="00356F1C" w:rsidRPr="00143D69" w:rsidRDefault="00356F1C" w:rsidP="00A867F6">
      <w:pPr>
        <w:pStyle w:val="ListParagraph"/>
        <w:numPr>
          <w:ilvl w:val="0"/>
          <w:numId w:val="15"/>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Confidentiality</w:t>
      </w:r>
      <w:r w:rsidRPr="00143D69">
        <w:rPr>
          <w:rFonts w:ascii="Times New Roman" w:hAnsi="Times New Roman" w:cs="Times New Roman"/>
          <w:sz w:val="24"/>
          <w:szCs w:val="24"/>
        </w:rPr>
        <w:t xml:space="preserve">: All records stored on the </w:t>
      </w:r>
      <w:r w:rsidR="003A37B5" w:rsidRPr="00143D69">
        <w:rPr>
          <w:rFonts w:ascii="Times New Roman" w:hAnsi="Times New Roman" w:cs="Times New Roman"/>
          <w:sz w:val="24"/>
          <w:szCs w:val="24"/>
        </w:rPr>
        <w:t xml:space="preserve">system will only </w:t>
      </w:r>
      <w:r w:rsidR="00DE6E93" w:rsidRPr="00143D69">
        <w:rPr>
          <w:rFonts w:ascii="Times New Roman" w:hAnsi="Times New Roman" w:cs="Times New Roman"/>
          <w:sz w:val="24"/>
          <w:szCs w:val="24"/>
        </w:rPr>
        <w:t xml:space="preserve">be available to authorized individuals. Each member only has access to their own data and the admin will only see certain data across-board. Data that is considered highly sensitive isn’t shown to the admin. </w:t>
      </w:r>
      <w:r w:rsidR="00401405" w:rsidRPr="00143D69">
        <w:rPr>
          <w:rFonts w:ascii="Times New Roman" w:hAnsi="Times New Roman" w:cs="Times New Roman"/>
          <w:sz w:val="24"/>
          <w:szCs w:val="24"/>
        </w:rPr>
        <w:t xml:space="preserve">No data will be involved in any form of external data mining and will only be </w:t>
      </w:r>
      <w:r w:rsidR="00401405" w:rsidRPr="00143D69">
        <w:rPr>
          <w:rFonts w:ascii="Times New Roman" w:hAnsi="Times New Roman" w:cs="Times New Roman"/>
          <w:sz w:val="24"/>
          <w:szCs w:val="24"/>
        </w:rPr>
        <w:lastRenderedPageBreak/>
        <w:t>used in analysis that can improve the co-operative society at large.</w:t>
      </w:r>
      <w:r w:rsidR="00864ABC" w:rsidRPr="00143D69">
        <w:rPr>
          <w:rFonts w:ascii="Times New Roman" w:hAnsi="Times New Roman" w:cs="Times New Roman"/>
          <w:sz w:val="24"/>
          <w:szCs w:val="24"/>
        </w:rPr>
        <w:t xml:space="preserve"> In t</w:t>
      </w:r>
      <w:r w:rsidR="005325DD" w:rsidRPr="00143D69">
        <w:rPr>
          <w:rFonts w:ascii="Times New Roman" w:hAnsi="Times New Roman" w:cs="Times New Roman"/>
          <w:sz w:val="24"/>
          <w:szCs w:val="24"/>
        </w:rPr>
        <w:t xml:space="preserve">he occurrence of an event where user data is required, </w:t>
      </w:r>
      <w:r w:rsidR="00E22DCF" w:rsidRPr="00143D69">
        <w:rPr>
          <w:rFonts w:ascii="Times New Roman" w:hAnsi="Times New Roman" w:cs="Times New Roman"/>
          <w:sz w:val="24"/>
          <w:szCs w:val="24"/>
        </w:rPr>
        <w:t xml:space="preserve">the consent of every member involved will be </w:t>
      </w:r>
      <w:r w:rsidR="00C217D9" w:rsidRPr="00143D69">
        <w:rPr>
          <w:rFonts w:ascii="Times New Roman" w:hAnsi="Times New Roman" w:cs="Times New Roman"/>
          <w:sz w:val="24"/>
          <w:szCs w:val="24"/>
        </w:rPr>
        <w:t>requested for</w:t>
      </w:r>
      <w:r w:rsidR="00474B2E" w:rsidRPr="00143D69">
        <w:rPr>
          <w:rFonts w:ascii="Times New Roman" w:hAnsi="Times New Roman" w:cs="Times New Roman"/>
          <w:sz w:val="24"/>
          <w:szCs w:val="24"/>
        </w:rPr>
        <w:t xml:space="preserve"> which is in-line with the </w:t>
      </w:r>
      <w:r w:rsidR="006E6E35" w:rsidRPr="00143D69">
        <w:rPr>
          <w:rFonts w:ascii="Times New Roman" w:hAnsi="Times New Roman" w:cs="Times New Roman"/>
          <w:sz w:val="24"/>
          <w:szCs w:val="24"/>
        </w:rPr>
        <w:t xml:space="preserve">Nigerian Data Protection Regulation </w:t>
      </w:r>
      <w:r w:rsidR="00E17476" w:rsidRPr="00143D69">
        <w:rPr>
          <w:rFonts w:ascii="Times New Roman" w:hAnsi="Times New Roman" w:cs="Times New Roman"/>
          <w:sz w:val="24"/>
          <w:szCs w:val="24"/>
        </w:rPr>
        <w:t>Act.</w:t>
      </w:r>
    </w:p>
    <w:p w14:paraId="74F70E61" w14:textId="77777777" w:rsidR="00D91D88" w:rsidRPr="00143D69" w:rsidRDefault="00D91D88" w:rsidP="00A867F6">
      <w:pPr>
        <w:pStyle w:val="ListParagraph"/>
        <w:spacing w:line="360" w:lineRule="auto"/>
        <w:rPr>
          <w:rFonts w:ascii="Times New Roman" w:hAnsi="Times New Roman" w:cs="Times New Roman"/>
          <w:sz w:val="24"/>
          <w:szCs w:val="24"/>
        </w:rPr>
      </w:pPr>
    </w:p>
    <w:p w14:paraId="34CDA5F1" w14:textId="02179ED6" w:rsidR="00D91D88" w:rsidRPr="00143D69" w:rsidRDefault="00660BA9" w:rsidP="00A867F6">
      <w:pPr>
        <w:pStyle w:val="ListParagraph"/>
        <w:numPr>
          <w:ilvl w:val="0"/>
          <w:numId w:val="15"/>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Non</w:t>
      </w:r>
      <w:r w:rsidRPr="00143D69">
        <w:rPr>
          <w:rFonts w:ascii="Times New Roman" w:hAnsi="Times New Roman" w:cs="Times New Roman"/>
          <w:b/>
          <w:bCs/>
          <w:sz w:val="24"/>
          <w:szCs w:val="24"/>
        </w:rPr>
        <w:t>-discrimination</w:t>
      </w:r>
      <w:r w:rsidRPr="00143D69">
        <w:rPr>
          <w:rFonts w:ascii="Times New Roman" w:hAnsi="Times New Roman" w:cs="Times New Roman"/>
          <w:sz w:val="24"/>
          <w:szCs w:val="24"/>
        </w:rPr>
        <w:t>:</w:t>
      </w:r>
      <w:r w:rsidR="00544918" w:rsidRPr="00143D69">
        <w:rPr>
          <w:rFonts w:ascii="Times New Roman" w:hAnsi="Times New Roman" w:cs="Times New Roman"/>
          <w:sz w:val="24"/>
          <w:szCs w:val="24"/>
        </w:rPr>
        <w:t xml:space="preserve"> All members are treated equally and enjoy the same rights and </w:t>
      </w:r>
      <w:r w:rsidR="0023040F" w:rsidRPr="00143D69">
        <w:rPr>
          <w:rFonts w:ascii="Times New Roman" w:hAnsi="Times New Roman" w:cs="Times New Roman"/>
          <w:sz w:val="24"/>
          <w:szCs w:val="24"/>
        </w:rPr>
        <w:t xml:space="preserve">privileges. Certain activities will only be performable only by the executive and the admin which is in line with their activities/responsibilities within the society and in no way will they be </w:t>
      </w:r>
      <w:r w:rsidR="00F22A82" w:rsidRPr="00143D69">
        <w:rPr>
          <w:rFonts w:ascii="Times New Roman" w:hAnsi="Times New Roman" w:cs="Times New Roman"/>
          <w:sz w:val="24"/>
          <w:szCs w:val="24"/>
        </w:rPr>
        <w:t>referred to in higher regards than other members within the system.</w:t>
      </w:r>
      <w:r w:rsidR="00637BE8" w:rsidRPr="00143D69">
        <w:rPr>
          <w:rFonts w:ascii="Times New Roman" w:hAnsi="Times New Roman" w:cs="Times New Roman"/>
          <w:sz w:val="24"/>
          <w:szCs w:val="24"/>
        </w:rPr>
        <w:t xml:space="preserve"> There will also be no </w:t>
      </w:r>
      <w:r w:rsidR="00883809" w:rsidRPr="00143D69">
        <w:rPr>
          <w:rFonts w:ascii="Times New Roman" w:hAnsi="Times New Roman" w:cs="Times New Roman"/>
          <w:sz w:val="24"/>
          <w:szCs w:val="24"/>
        </w:rPr>
        <w:t>bias in any area of the application development</w:t>
      </w:r>
      <w:r w:rsidR="00076E54" w:rsidRPr="00143D69">
        <w:rPr>
          <w:rFonts w:ascii="Times New Roman" w:hAnsi="Times New Roman" w:cs="Times New Roman"/>
          <w:sz w:val="24"/>
          <w:szCs w:val="24"/>
        </w:rPr>
        <w:t xml:space="preserve"> or decision making</w:t>
      </w:r>
      <w:r w:rsidR="001B749C" w:rsidRPr="00143D69">
        <w:rPr>
          <w:rFonts w:ascii="Times New Roman" w:hAnsi="Times New Roman" w:cs="Times New Roman"/>
          <w:sz w:val="24"/>
          <w:szCs w:val="24"/>
        </w:rPr>
        <w:t>; taken for example</w:t>
      </w:r>
      <w:r w:rsidR="00076E54" w:rsidRPr="00143D69">
        <w:rPr>
          <w:rFonts w:ascii="Times New Roman" w:hAnsi="Times New Roman" w:cs="Times New Roman"/>
          <w:sz w:val="24"/>
          <w:szCs w:val="24"/>
        </w:rPr>
        <w:t xml:space="preserve"> </w:t>
      </w:r>
      <w:r w:rsidR="00883809" w:rsidRPr="00143D69">
        <w:rPr>
          <w:rFonts w:ascii="Times New Roman" w:hAnsi="Times New Roman" w:cs="Times New Roman"/>
          <w:sz w:val="24"/>
          <w:szCs w:val="24"/>
        </w:rPr>
        <w:t>the system design or data analysis</w:t>
      </w:r>
      <w:r w:rsidR="003C5B9A" w:rsidRPr="00143D69">
        <w:rPr>
          <w:rFonts w:ascii="Times New Roman" w:hAnsi="Times New Roman" w:cs="Times New Roman"/>
          <w:sz w:val="24"/>
          <w:szCs w:val="24"/>
        </w:rPr>
        <w:t>.</w:t>
      </w:r>
      <w:r w:rsidR="00486C13" w:rsidRPr="00143D69">
        <w:rPr>
          <w:rFonts w:ascii="Times New Roman" w:hAnsi="Times New Roman" w:cs="Times New Roman"/>
          <w:sz w:val="24"/>
          <w:szCs w:val="24"/>
        </w:rPr>
        <w:t xml:space="preserve"> In </w:t>
      </w:r>
      <w:r w:rsidR="00DE431C" w:rsidRPr="00143D69">
        <w:rPr>
          <w:rFonts w:ascii="Times New Roman" w:hAnsi="Times New Roman" w:cs="Times New Roman"/>
          <w:sz w:val="24"/>
          <w:szCs w:val="24"/>
        </w:rPr>
        <w:t>fact,</w:t>
      </w:r>
      <w:r w:rsidR="00486C13" w:rsidRPr="00143D69">
        <w:rPr>
          <w:rFonts w:ascii="Times New Roman" w:hAnsi="Times New Roman" w:cs="Times New Roman"/>
          <w:sz w:val="24"/>
          <w:szCs w:val="24"/>
        </w:rPr>
        <w:t xml:space="preserve"> </w:t>
      </w:r>
      <w:r w:rsidR="008534FC" w:rsidRPr="00143D69">
        <w:rPr>
          <w:rFonts w:ascii="Times New Roman" w:hAnsi="Times New Roman" w:cs="Times New Roman"/>
          <w:sz w:val="24"/>
          <w:szCs w:val="24"/>
        </w:rPr>
        <w:t>research will be made to implement features that will provide a pleasurable experience for members with some disabilities.</w:t>
      </w:r>
    </w:p>
    <w:p w14:paraId="148BA33F" w14:textId="77777777" w:rsidR="00190667" w:rsidRPr="00143D69" w:rsidRDefault="00190667" w:rsidP="00A867F6">
      <w:pPr>
        <w:spacing w:line="360" w:lineRule="auto"/>
        <w:rPr>
          <w:rFonts w:ascii="Times New Roman" w:hAnsi="Times New Roman" w:cs="Times New Roman"/>
          <w:sz w:val="24"/>
          <w:szCs w:val="24"/>
        </w:rPr>
      </w:pPr>
    </w:p>
    <w:p w14:paraId="715A25AA" w14:textId="335BB301" w:rsidR="009B5E2B" w:rsidRPr="00143D69" w:rsidRDefault="009B5E2B" w:rsidP="00A867F6">
      <w:pPr>
        <w:pStyle w:val="ListParagraph"/>
        <w:numPr>
          <w:ilvl w:val="0"/>
          <w:numId w:val="15"/>
        </w:numPr>
        <w:spacing w:line="360" w:lineRule="auto"/>
        <w:rPr>
          <w:rFonts w:ascii="Times New Roman" w:hAnsi="Times New Roman" w:cs="Times New Roman"/>
          <w:sz w:val="24"/>
          <w:szCs w:val="24"/>
        </w:rPr>
      </w:pPr>
      <w:r w:rsidRPr="00143D69">
        <w:rPr>
          <w:rFonts w:ascii="Times New Roman" w:hAnsi="Times New Roman" w:cs="Times New Roman"/>
          <w:b/>
          <w:bCs/>
          <w:sz w:val="26"/>
          <w:szCs w:val="26"/>
        </w:rPr>
        <w:t>Legality</w:t>
      </w:r>
      <w:r w:rsidR="00917BFD" w:rsidRPr="00143D69">
        <w:rPr>
          <w:rFonts w:ascii="Times New Roman" w:hAnsi="Times New Roman" w:cs="Times New Roman"/>
          <w:sz w:val="24"/>
          <w:szCs w:val="24"/>
        </w:rPr>
        <w:t xml:space="preserve">: all activities carried out on the system are legal </w:t>
      </w:r>
      <w:r w:rsidR="00DB0BA7" w:rsidRPr="00143D69">
        <w:rPr>
          <w:rFonts w:ascii="Times New Roman" w:hAnsi="Times New Roman" w:cs="Times New Roman"/>
          <w:sz w:val="24"/>
          <w:szCs w:val="24"/>
        </w:rPr>
        <w:t>regarding</w:t>
      </w:r>
      <w:r w:rsidR="00917BFD" w:rsidRPr="00143D69">
        <w:rPr>
          <w:rFonts w:ascii="Times New Roman" w:hAnsi="Times New Roman" w:cs="Times New Roman"/>
          <w:sz w:val="24"/>
          <w:szCs w:val="24"/>
        </w:rPr>
        <w:t xml:space="preserve"> the 1999 Nigerian Constitution</w:t>
      </w:r>
      <w:r w:rsidR="00D61943" w:rsidRPr="00143D69">
        <w:rPr>
          <w:rFonts w:ascii="Times New Roman" w:hAnsi="Times New Roman" w:cs="Times New Roman"/>
          <w:sz w:val="24"/>
          <w:szCs w:val="24"/>
        </w:rPr>
        <w:t xml:space="preserve"> and other </w:t>
      </w:r>
      <w:r w:rsidR="003C3600" w:rsidRPr="00143D69">
        <w:rPr>
          <w:rFonts w:ascii="Times New Roman" w:hAnsi="Times New Roman" w:cs="Times New Roman"/>
          <w:sz w:val="24"/>
          <w:szCs w:val="24"/>
        </w:rPr>
        <w:t>Law-making</w:t>
      </w:r>
      <w:r w:rsidR="00D61943" w:rsidRPr="00143D69">
        <w:rPr>
          <w:rFonts w:ascii="Times New Roman" w:hAnsi="Times New Roman" w:cs="Times New Roman"/>
          <w:sz w:val="24"/>
          <w:szCs w:val="24"/>
        </w:rPr>
        <w:t xml:space="preserve"> bodies. An example is the protection of </w:t>
      </w:r>
      <w:r w:rsidR="003C3600" w:rsidRPr="00143D69">
        <w:rPr>
          <w:rFonts w:ascii="Times New Roman" w:hAnsi="Times New Roman" w:cs="Times New Roman"/>
          <w:sz w:val="24"/>
          <w:szCs w:val="24"/>
        </w:rPr>
        <w:t>users’</w:t>
      </w:r>
      <w:r w:rsidR="00D61943" w:rsidRPr="00143D69">
        <w:rPr>
          <w:rFonts w:ascii="Times New Roman" w:hAnsi="Times New Roman" w:cs="Times New Roman"/>
          <w:sz w:val="24"/>
          <w:szCs w:val="24"/>
        </w:rPr>
        <w:t xml:space="preserve"> data </w:t>
      </w:r>
      <w:r w:rsidR="00BA67FF" w:rsidRPr="00143D69">
        <w:rPr>
          <w:rFonts w:ascii="Times New Roman" w:hAnsi="Times New Roman" w:cs="Times New Roman"/>
          <w:sz w:val="24"/>
          <w:szCs w:val="24"/>
        </w:rPr>
        <w:t xml:space="preserve">governed by </w:t>
      </w:r>
      <w:r w:rsidR="003C3600" w:rsidRPr="00143D69">
        <w:rPr>
          <w:rFonts w:ascii="Times New Roman" w:hAnsi="Times New Roman" w:cs="Times New Roman"/>
          <w:sz w:val="24"/>
          <w:szCs w:val="24"/>
        </w:rPr>
        <w:t>NDPR (</w:t>
      </w:r>
      <w:r w:rsidR="00BA67FF" w:rsidRPr="00143D69">
        <w:rPr>
          <w:rFonts w:ascii="Times New Roman" w:hAnsi="Times New Roman" w:cs="Times New Roman"/>
          <w:sz w:val="24"/>
          <w:szCs w:val="24"/>
        </w:rPr>
        <w:t>Nigerian Data Protection Regulation)</w:t>
      </w:r>
      <w:r w:rsidR="00A71F66" w:rsidRPr="00143D69">
        <w:rPr>
          <w:rFonts w:ascii="Times New Roman" w:hAnsi="Times New Roman" w:cs="Times New Roman"/>
          <w:sz w:val="24"/>
          <w:szCs w:val="24"/>
        </w:rPr>
        <w:t>.</w:t>
      </w:r>
    </w:p>
    <w:p w14:paraId="307F7A07" w14:textId="77777777" w:rsidR="00F4337C" w:rsidRPr="00143D69" w:rsidRDefault="00F4337C" w:rsidP="00A867F6">
      <w:pPr>
        <w:spacing w:line="360" w:lineRule="auto"/>
        <w:rPr>
          <w:rFonts w:ascii="Times New Roman" w:hAnsi="Times New Roman" w:cs="Times New Roman"/>
          <w:sz w:val="24"/>
          <w:szCs w:val="24"/>
        </w:rPr>
      </w:pPr>
    </w:p>
    <w:p w14:paraId="41839C31" w14:textId="77777777" w:rsidR="00C1207C" w:rsidRPr="00ED485F" w:rsidRDefault="00C1207C" w:rsidP="00A867F6">
      <w:pPr>
        <w:pStyle w:val="Heading2"/>
        <w:spacing w:before="200" w:after="240" w:line="360" w:lineRule="auto"/>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3.6</w:t>
      </w:r>
      <w:r w:rsidRPr="00ED485F">
        <w:rPr>
          <w:rFonts w:ascii="Times New Roman" w:eastAsia="Times New Roman" w:hAnsi="Times New Roman" w:cs="Times New Roman"/>
          <w:b/>
          <w:color w:val="4F81BD"/>
        </w:rPr>
        <w:tab/>
        <w:t>Requirement Analysis</w:t>
      </w:r>
    </w:p>
    <w:p w14:paraId="2AED7AA0" w14:textId="00DB90A6" w:rsidR="00C1207C" w:rsidRPr="00143D69" w:rsidRDefault="00362060"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To</w:t>
      </w:r>
      <w:r w:rsidR="0043193A" w:rsidRPr="00143D69">
        <w:rPr>
          <w:rFonts w:ascii="Times New Roman" w:hAnsi="Times New Roman" w:cs="Times New Roman"/>
          <w:sz w:val="24"/>
          <w:szCs w:val="24"/>
        </w:rPr>
        <w:t xml:space="preserve"> develop an app that will meet most of the </w:t>
      </w:r>
      <w:r w:rsidRPr="00143D69">
        <w:rPr>
          <w:rFonts w:ascii="Times New Roman" w:hAnsi="Times New Roman" w:cs="Times New Roman"/>
          <w:sz w:val="24"/>
          <w:szCs w:val="24"/>
        </w:rPr>
        <w:t xml:space="preserve">members’ needs, I held multiple interview sessions with a key </w:t>
      </w:r>
      <w:r w:rsidR="00603D28" w:rsidRPr="00143D69">
        <w:rPr>
          <w:rFonts w:ascii="Times New Roman" w:hAnsi="Times New Roman" w:cs="Times New Roman"/>
          <w:sz w:val="24"/>
          <w:szCs w:val="24"/>
        </w:rPr>
        <w:t>player</w:t>
      </w:r>
      <w:r w:rsidR="0068312B" w:rsidRPr="00143D69">
        <w:rPr>
          <w:rFonts w:ascii="Times New Roman" w:hAnsi="Times New Roman" w:cs="Times New Roman"/>
          <w:sz w:val="24"/>
          <w:szCs w:val="24"/>
        </w:rPr>
        <w:t xml:space="preserve"> in Baze’s co-operative</w:t>
      </w:r>
      <w:r w:rsidR="00506B35" w:rsidRPr="00143D69">
        <w:rPr>
          <w:rFonts w:ascii="Times New Roman" w:hAnsi="Times New Roman" w:cs="Times New Roman"/>
          <w:sz w:val="24"/>
          <w:szCs w:val="24"/>
        </w:rPr>
        <w:t xml:space="preserve">. This was very helpful </w:t>
      </w:r>
      <w:r w:rsidR="006C59AE" w:rsidRPr="00143D69">
        <w:rPr>
          <w:rFonts w:ascii="Times New Roman" w:hAnsi="Times New Roman" w:cs="Times New Roman"/>
          <w:sz w:val="24"/>
          <w:szCs w:val="24"/>
        </w:rPr>
        <w:t xml:space="preserve">because the co-operative is only open to staff of the school meaning that a student </w:t>
      </w:r>
      <w:r w:rsidR="00451F63" w:rsidRPr="00143D69">
        <w:rPr>
          <w:rFonts w:ascii="Times New Roman" w:hAnsi="Times New Roman" w:cs="Times New Roman"/>
          <w:sz w:val="24"/>
          <w:szCs w:val="24"/>
        </w:rPr>
        <w:t xml:space="preserve">such as myself </w:t>
      </w:r>
      <w:r w:rsidR="006D0483" w:rsidRPr="00143D69">
        <w:rPr>
          <w:rFonts w:ascii="Times New Roman" w:hAnsi="Times New Roman" w:cs="Times New Roman"/>
          <w:sz w:val="24"/>
          <w:szCs w:val="24"/>
        </w:rPr>
        <w:t>can</w:t>
      </w:r>
      <w:r w:rsidR="00AA0669" w:rsidRPr="00143D69">
        <w:rPr>
          <w:rFonts w:ascii="Times New Roman" w:hAnsi="Times New Roman" w:cs="Times New Roman"/>
          <w:sz w:val="24"/>
          <w:szCs w:val="24"/>
        </w:rPr>
        <w:t>-</w:t>
      </w:r>
      <w:r w:rsidR="006D0483" w:rsidRPr="00143D69">
        <w:rPr>
          <w:rFonts w:ascii="Times New Roman" w:hAnsi="Times New Roman" w:cs="Times New Roman"/>
          <w:sz w:val="24"/>
          <w:szCs w:val="24"/>
        </w:rPr>
        <w:t>not</w:t>
      </w:r>
      <w:r w:rsidR="00451F63" w:rsidRPr="00143D69">
        <w:rPr>
          <w:rFonts w:ascii="Times New Roman" w:hAnsi="Times New Roman" w:cs="Times New Roman"/>
          <w:sz w:val="24"/>
          <w:szCs w:val="24"/>
        </w:rPr>
        <w:t xml:space="preserve"> gain </w:t>
      </w:r>
      <w:r w:rsidR="006D0483" w:rsidRPr="00143D69">
        <w:rPr>
          <w:rFonts w:ascii="Times New Roman" w:hAnsi="Times New Roman" w:cs="Times New Roman"/>
          <w:sz w:val="24"/>
          <w:szCs w:val="24"/>
        </w:rPr>
        <w:t>firsthand</w:t>
      </w:r>
      <w:r w:rsidR="00451F63" w:rsidRPr="00143D69">
        <w:rPr>
          <w:rFonts w:ascii="Times New Roman" w:hAnsi="Times New Roman" w:cs="Times New Roman"/>
          <w:sz w:val="24"/>
          <w:szCs w:val="24"/>
        </w:rPr>
        <w:t xml:space="preserve"> experience</w:t>
      </w:r>
      <w:r w:rsidR="00912BA8" w:rsidRPr="00143D69">
        <w:rPr>
          <w:rFonts w:ascii="Times New Roman" w:hAnsi="Times New Roman" w:cs="Times New Roman"/>
          <w:sz w:val="24"/>
          <w:szCs w:val="24"/>
        </w:rPr>
        <w:t xml:space="preserve">. Through the interviews I have understood to a significant degree </w:t>
      </w:r>
      <w:r w:rsidR="0045061A" w:rsidRPr="00143D69">
        <w:rPr>
          <w:rFonts w:ascii="Times New Roman" w:hAnsi="Times New Roman" w:cs="Times New Roman"/>
          <w:sz w:val="24"/>
          <w:szCs w:val="24"/>
        </w:rPr>
        <w:t>the problems</w:t>
      </w:r>
      <w:r w:rsidR="00912BA8" w:rsidRPr="00143D69">
        <w:rPr>
          <w:rFonts w:ascii="Times New Roman" w:hAnsi="Times New Roman" w:cs="Times New Roman"/>
          <w:sz w:val="24"/>
          <w:szCs w:val="24"/>
        </w:rPr>
        <w:t xml:space="preserve"> the co-operative faces at large</w:t>
      </w:r>
      <w:r w:rsidR="007076C7" w:rsidRPr="00143D69">
        <w:rPr>
          <w:rFonts w:ascii="Times New Roman" w:hAnsi="Times New Roman" w:cs="Times New Roman"/>
          <w:sz w:val="24"/>
          <w:szCs w:val="24"/>
        </w:rPr>
        <w:t xml:space="preserve"> and the problems faced by individual groups like the members, executives and even admins.</w:t>
      </w:r>
    </w:p>
    <w:p w14:paraId="55F8B158" w14:textId="77777777" w:rsidR="004008F0" w:rsidRPr="00143D69" w:rsidRDefault="004008F0" w:rsidP="00A867F6">
      <w:pPr>
        <w:spacing w:line="360" w:lineRule="auto"/>
        <w:rPr>
          <w:rFonts w:ascii="Times New Roman" w:hAnsi="Times New Roman" w:cs="Times New Roman"/>
          <w:sz w:val="24"/>
          <w:szCs w:val="24"/>
        </w:rPr>
      </w:pPr>
    </w:p>
    <w:p w14:paraId="7A4EBBB9" w14:textId="39849C32" w:rsidR="004008F0" w:rsidRDefault="004008F0" w:rsidP="00A867F6">
      <w:pPr>
        <w:spacing w:line="360" w:lineRule="auto"/>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3.7</w:t>
      </w:r>
      <w:r w:rsidRPr="00ED485F">
        <w:rPr>
          <w:rFonts w:ascii="Times New Roman" w:eastAsia="Times New Roman" w:hAnsi="Times New Roman" w:cs="Times New Roman"/>
          <w:b/>
          <w:color w:val="4F81BD"/>
          <w:sz w:val="32"/>
          <w:szCs w:val="32"/>
        </w:rPr>
        <w:tab/>
        <w:t>Requirements Specifications</w:t>
      </w:r>
    </w:p>
    <w:p w14:paraId="570BF3EB" w14:textId="77777777" w:rsidR="00ED485F" w:rsidRPr="00ED485F" w:rsidRDefault="00ED485F" w:rsidP="00A867F6">
      <w:pPr>
        <w:spacing w:line="360" w:lineRule="auto"/>
        <w:rPr>
          <w:rFonts w:ascii="Times New Roman" w:eastAsia="Times New Roman" w:hAnsi="Times New Roman" w:cs="Times New Roman"/>
          <w:b/>
          <w:color w:val="4F81BD"/>
          <w:sz w:val="32"/>
          <w:szCs w:val="32"/>
        </w:rPr>
      </w:pPr>
    </w:p>
    <w:p w14:paraId="14EE5FE7" w14:textId="0ACB2DB8" w:rsidR="004008F0" w:rsidRPr="00143D69" w:rsidRDefault="00E43999"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Requirements specification is one of the </w:t>
      </w:r>
      <w:r w:rsidR="007070F1" w:rsidRPr="00143D69">
        <w:rPr>
          <w:rFonts w:ascii="Times New Roman" w:hAnsi="Times New Roman" w:cs="Times New Roman"/>
          <w:sz w:val="24"/>
          <w:szCs w:val="24"/>
        </w:rPr>
        <w:t xml:space="preserve">critical parts of software development as it’s crucial to the success or failure of a project. It allows the developer and the stakeholders to meet each other </w:t>
      </w:r>
      <w:r w:rsidR="007070F1" w:rsidRPr="00143D69">
        <w:rPr>
          <w:rFonts w:ascii="Times New Roman" w:hAnsi="Times New Roman" w:cs="Times New Roman"/>
          <w:sz w:val="24"/>
          <w:szCs w:val="24"/>
        </w:rPr>
        <w:lastRenderedPageBreak/>
        <w:t>half-way</w:t>
      </w:r>
      <w:r w:rsidR="00267062" w:rsidRPr="00143D69">
        <w:rPr>
          <w:rFonts w:ascii="Times New Roman" w:hAnsi="Times New Roman" w:cs="Times New Roman"/>
          <w:sz w:val="24"/>
          <w:szCs w:val="24"/>
        </w:rPr>
        <w:t xml:space="preserve">. After requirements have been collected to give the developer an understanding of what is expected from the final product, they will be review the requirements and filter out un-realistic expectations or provide alternatives; by the end of this, some sort of middle ground should be reached. Some requirements may not even be identified as un-implementable at the moments but at the numerous other meetings with the stakeholders. </w:t>
      </w:r>
      <w:r w:rsidR="008F528B" w:rsidRPr="00143D69">
        <w:rPr>
          <w:rFonts w:ascii="Times New Roman" w:hAnsi="Times New Roman" w:cs="Times New Roman"/>
          <w:sz w:val="24"/>
          <w:szCs w:val="24"/>
        </w:rPr>
        <w:t xml:space="preserve">I will look at </w:t>
      </w:r>
      <w:r w:rsidR="00241BE5" w:rsidRPr="00143D69">
        <w:rPr>
          <w:rFonts w:ascii="Times New Roman" w:hAnsi="Times New Roman" w:cs="Times New Roman"/>
          <w:sz w:val="24"/>
          <w:szCs w:val="24"/>
        </w:rPr>
        <w:t>the</w:t>
      </w:r>
      <w:ins w:id="19" w:author="Microsoft Word" w:date="2024-05-27T09:36:00Z" w16du:dateUtc="2024-05-27T08:36:00Z">
        <w:r w:rsidR="00267062" w:rsidRPr="00143D69">
          <w:rPr>
            <w:rFonts w:ascii="Times New Roman" w:hAnsi="Times New Roman" w:cs="Times New Roman"/>
            <w:sz w:val="24"/>
            <w:szCs w:val="24"/>
          </w:rPr>
          <w:t xml:space="preserve"> </w:t>
        </w:r>
        <w:r w:rsidR="00467AA1" w:rsidRPr="00143D69">
          <w:rPr>
            <w:rFonts w:ascii="Times New Roman" w:hAnsi="Times New Roman" w:cs="Times New Roman"/>
            <w:sz w:val="24"/>
            <w:szCs w:val="24"/>
          </w:rPr>
          <w:t>major</w:t>
        </w:r>
      </w:ins>
      <w:r w:rsidR="00467AA1" w:rsidRPr="00143D69">
        <w:rPr>
          <w:rFonts w:ascii="Times New Roman" w:hAnsi="Times New Roman" w:cs="Times New Roman"/>
          <w:sz w:val="24"/>
          <w:szCs w:val="24"/>
        </w:rPr>
        <w:t xml:space="preserve"> kinds of requirements</w:t>
      </w:r>
      <w:r w:rsidR="00684263" w:rsidRPr="00143D69">
        <w:rPr>
          <w:rFonts w:ascii="Times New Roman" w:hAnsi="Times New Roman" w:cs="Times New Roman"/>
          <w:sz w:val="24"/>
          <w:szCs w:val="24"/>
        </w:rPr>
        <w:t xml:space="preserve">, and they </w:t>
      </w:r>
      <w:ins w:id="20" w:author="Microsoft Word" w:date="2024-05-27T09:36:00Z" w16du:dateUtc="2024-05-27T08:36:00Z">
        <w:r w:rsidR="00467AA1" w:rsidRPr="00143D69">
          <w:rPr>
            <w:rFonts w:ascii="Times New Roman" w:hAnsi="Times New Roman" w:cs="Times New Roman"/>
            <w:sz w:val="24"/>
            <w:szCs w:val="24"/>
          </w:rPr>
          <w:t>are</w:t>
        </w:r>
        <w:r w:rsidR="005D6B41" w:rsidRPr="00143D69">
          <w:rPr>
            <w:rFonts w:ascii="Times New Roman" w:hAnsi="Times New Roman" w:cs="Times New Roman"/>
            <w:sz w:val="24"/>
            <w:szCs w:val="24"/>
          </w:rPr>
          <w:t xml:space="preserve"> </w:t>
        </w:r>
        <w:r w:rsidR="00852DA0" w:rsidRPr="00143D69">
          <w:rPr>
            <w:rFonts w:ascii="Times New Roman" w:hAnsi="Times New Roman" w:cs="Times New Roman"/>
            <w:sz w:val="24"/>
            <w:szCs w:val="24"/>
          </w:rPr>
          <w:t>–</w:t>
        </w:r>
      </w:ins>
    </w:p>
    <w:p w14:paraId="291492A8" w14:textId="17ECB749" w:rsidR="008F528B" w:rsidRPr="00143D69" w:rsidRDefault="00852DA0" w:rsidP="00A867F6">
      <w:pPr>
        <w:pStyle w:val="ListParagraph"/>
        <w:numPr>
          <w:ilvl w:val="0"/>
          <w:numId w:val="16"/>
        </w:numPr>
        <w:spacing w:line="360" w:lineRule="auto"/>
        <w:rPr>
          <w:rFonts w:ascii="Times New Roman" w:hAnsi="Times New Roman" w:cs="Times New Roman"/>
          <w:sz w:val="24"/>
          <w:szCs w:val="24"/>
          <w:lang w:val="en-NG"/>
        </w:rPr>
      </w:pPr>
      <w:r w:rsidRPr="00143D69">
        <w:rPr>
          <w:rFonts w:ascii="Times New Roman" w:hAnsi="Times New Roman" w:cs="Times New Roman"/>
          <w:sz w:val="24"/>
          <w:szCs w:val="24"/>
        </w:rPr>
        <w:t>Functional requirements</w:t>
      </w:r>
    </w:p>
    <w:p w14:paraId="0F63FBBA" w14:textId="508A3D12" w:rsidR="002E14D0" w:rsidRPr="00143D69" w:rsidRDefault="00852DA0" w:rsidP="00A867F6">
      <w:pPr>
        <w:pStyle w:val="ListParagraph"/>
        <w:numPr>
          <w:ilvl w:val="0"/>
          <w:numId w:val="16"/>
        </w:numPr>
        <w:spacing w:line="360" w:lineRule="auto"/>
        <w:rPr>
          <w:rFonts w:ascii="Times New Roman" w:hAnsi="Times New Roman" w:cs="Times New Roman"/>
          <w:sz w:val="24"/>
          <w:szCs w:val="24"/>
        </w:rPr>
      </w:pPr>
      <w:r w:rsidRPr="00143D69">
        <w:rPr>
          <w:rFonts w:ascii="Times New Roman" w:hAnsi="Times New Roman" w:cs="Times New Roman"/>
          <w:sz w:val="24"/>
          <w:szCs w:val="24"/>
        </w:rPr>
        <w:t>Non-functional requirements</w:t>
      </w:r>
    </w:p>
    <w:p w14:paraId="500FA588" w14:textId="77777777" w:rsidR="00990B80" w:rsidRPr="00143D69" w:rsidRDefault="00990B80" w:rsidP="00A867F6">
      <w:pPr>
        <w:spacing w:line="360" w:lineRule="auto"/>
        <w:rPr>
          <w:rFonts w:ascii="Times New Roman" w:hAnsi="Times New Roman" w:cs="Times New Roman"/>
          <w:sz w:val="24"/>
          <w:szCs w:val="24"/>
        </w:rPr>
      </w:pPr>
    </w:p>
    <w:p w14:paraId="36EFCC6D" w14:textId="3B6E778A" w:rsidR="007F7048" w:rsidRPr="00ED485F" w:rsidRDefault="002E14D0" w:rsidP="00A867F6">
      <w:pPr>
        <w:spacing w:line="360" w:lineRule="auto"/>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3.7.1</w:t>
      </w:r>
      <w:r w:rsidRPr="00ED485F">
        <w:rPr>
          <w:rFonts w:ascii="Times New Roman" w:eastAsia="Times New Roman" w:hAnsi="Times New Roman" w:cs="Times New Roman"/>
          <w:b/>
          <w:color w:val="4F81BD"/>
          <w:sz w:val="32"/>
          <w:szCs w:val="32"/>
        </w:rPr>
        <w:tab/>
        <w:t>Functional Requirements Specifications</w:t>
      </w:r>
    </w:p>
    <w:p w14:paraId="17D0EAA9" w14:textId="77777777" w:rsidR="00ED485F" w:rsidRPr="00143D69" w:rsidRDefault="00ED485F" w:rsidP="00A867F6">
      <w:pPr>
        <w:spacing w:line="360" w:lineRule="auto"/>
        <w:rPr>
          <w:rFonts w:ascii="Times New Roman" w:eastAsia="Times New Roman" w:hAnsi="Times New Roman" w:cs="Times New Roman"/>
          <w:b/>
          <w:color w:val="4F81BD"/>
          <w:sz w:val="28"/>
          <w:szCs w:val="28"/>
        </w:rPr>
      </w:pPr>
    </w:p>
    <w:p w14:paraId="3F811284" w14:textId="6FF43A10" w:rsidR="00273E01" w:rsidRPr="00143D69" w:rsidRDefault="006B11A8" w:rsidP="00A867F6">
      <w:pPr>
        <w:spacing w:line="360" w:lineRule="auto"/>
        <w:jc w:val="center"/>
        <w:rPr>
          <w:rFonts w:ascii="Times New Roman" w:hAnsi="Times New Roman" w:cs="Times New Roman"/>
          <w:b/>
          <w:bCs/>
          <w:sz w:val="24"/>
          <w:szCs w:val="24"/>
        </w:rPr>
      </w:pPr>
      <w:bookmarkStart w:id="21" w:name="_Hlk177916271"/>
      <w:r w:rsidRPr="00143D69">
        <w:rPr>
          <w:rFonts w:ascii="Times New Roman" w:hAnsi="Times New Roman" w:cs="Times New Roman"/>
          <w:b/>
          <w:bCs/>
          <w:sz w:val="24"/>
          <w:szCs w:val="24"/>
        </w:rPr>
        <w:t>Table 3.1</w:t>
      </w:r>
      <w:r w:rsidR="00FA63E6" w:rsidRPr="00143D69">
        <w:rPr>
          <w:rFonts w:ascii="Times New Roman" w:hAnsi="Times New Roman" w:cs="Times New Roman"/>
          <w:b/>
          <w:bCs/>
          <w:sz w:val="24"/>
          <w:szCs w:val="24"/>
        </w:rPr>
        <w:t xml:space="preserve"> </w:t>
      </w:r>
      <w:r w:rsidR="00BC32FD" w:rsidRPr="00143D69">
        <w:rPr>
          <w:rFonts w:ascii="Times New Roman" w:hAnsi="Times New Roman" w:cs="Times New Roman"/>
          <w:sz w:val="24"/>
          <w:szCs w:val="24"/>
        </w:rPr>
        <w:t>functional requirements of th</w:t>
      </w:r>
      <w:r w:rsidR="00FA63E6" w:rsidRPr="00143D69">
        <w:rPr>
          <w:rFonts w:ascii="Times New Roman" w:hAnsi="Times New Roman" w:cs="Times New Roman"/>
          <w:sz w:val="24"/>
          <w:szCs w:val="24"/>
        </w:rPr>
        <w:t>e members</w:t>
      </w:r>
    </w:p>
    <w:tbl>
      <w:tblPr>
        <w:tblStyle w:val="TableGrid"/>
        <w:tblW w:w="9351" w:type="dxa"/>
        <w:tblLook w:val="04A0" w:firstRow="1" w:lastRow="0" w:firstColumn="1" w:lastColumn="0" w:noHBand="0" w:noVBand="1"/>
      </w:tblPr>
      <w:tblGrid>
        <w:gridCol w:w="929"/>
        <w:gridCol w:w="8422"/>
      </w:tblGrid>
      <w:tr w:rsidR="001674CD" w:rsidRPr="00143D69" w14:paraId="23F764E1" w14:textId="6B29AC92" w:rsidTr="001674CD">
        <w:tc>
          <w:tcPr>
            <w:tcW w:w="929" w:type="dxa"/>
          </w:tcPr>
          <w:bookmarkEnd w:id="21"/>
          <w:p w14:paraId="24794B11" w14:textId="3AC328BC" w:rsidR="001674CD" w:rsidRPr="00143D69" w:rsidRDefault="001674C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8422" w:type="dxa"/>
          </w:tcPr>
          <w:p w14:paraId="5C418C70" w14:textId="49911E2C" w:rsidR="001674CD" w:rsidRPr="00143D69" w:rsidRDefault="001674C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r>
      <w:tr w:rsidR="001674CD" w:rsidRPr="00143D69" w14:paraId="3CCD32FA" w14:textId="5C250EDF" w:rsidTr="001674CD">
        <w:tc>
          <w:tcPr>
            <w:tcW w:w="929" w:type="dxa"/>
          </w:tcPr>
          <w:p w14:paraId="64E5D22B" w14:textId="199E3D72" w:rsidR="001674CD" w:rsidRPr="00143D69" w:rsidRDefault="001674C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R-1</w:t>
            </w:r>
          </w:p>
        </w:tc>
        <w:tc>
          <w:tcPr>
            <w:tcW w:w="8422" w:type="dxa"/>
          </w:tcPr>
          <w:p w14:paraId="5FBCB1EE" w14:textId="0BDB1245" w:rsidR="001674CD" w:rsidRPr="00143D69" w:rsidRDefault="000C7331"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w:t>
            </w:r>
            <w:r w:rsidR="00E17476">
              <w:rPr>
                <w:rFonts w:ascii="Times New Roman" w:hAnsi="Times New Roman" w:cs="Times New Roman"/>
                <w:sz w:val="24"/>
                <w:szCs w:val="24"/>
              </w:rPr>
              <w:t>allow</w:t>
            </w:r>
            <w:r w:rsidRPr="00143D69">
              <w:rPr>
                <w:rFonts w:ascii="Times New Roman" w:hAnsi="Times New Roman" w:cs="Times New Roman"/>
                <w:sz w:val="24"/>
                <w:szCs w:val="24"/>
              </w:rPr>
              <w:t xml:space="preserve"> users to</w:t>
            </w:r>
            <w:r w:rsidR="001674CD" w:rsidRPr="00143D69">
              <w:rPr>
                <w:rFonts w:ascii="Times New Roman" w:hAnsi="Times New Roman" w:cs="Times New Roman"/>
                <w:sz w:val="24"/>
                <w:szCs w:val="24"/>
              </w:rPr>
              <w:t xml:space="preserve"> view their savings balance and loan balance.</w:t>
            </w:r>
          </w:p>
        </w:tc>
      </w:tr>
      <w:tr w:rsidR="001674CD" w:rsidRPr="00143D69" w14:paraId="1FC8BB9D" w14:textId="69629D91" w:rsidTr="001674CD">
        <w:tc>
          <w:tcPr>
            <w:tcW w:w="929" w:type="dxa"/>
          </w:tcPr>
          <w:p w14:paraId="272963F5" w14:textId="2F474388" w:rsidR="001674CD" w:rsidRPr="00143D69" w:rsidRDefault="001674C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w:t>
            </w:r>
          </w:p>
        </w:tc>
        <w:tc>
          <w:tcPr>
            <w:tcW w:w="8422" w:type="dxa"/>
          </w:tcPr>
          <w:p w14:paraId="79EC7E40" w14:textId="2A0669E9" w:rsidR="001674CD" w:rsidRPr="00143D69" w:rsidRDefault="00482224"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who have taken out loans should see the deadline for the loan anytime.</w:t>
            </w:r>
          </w:p>
        </w:tc>
      </w:tr>
      <w:tr w:rsidR="001674CD" w:rsidRPr="00143D69" w14:paraId="17A23555" w14:textId="5D60091D" w:rsidTr="001674CD">
        <w:tc>
          <w:tcPr>
            <w:tcW w:w="929" w:type="dxa"/>
          </w:tcPr>
          <w:p w14:paraId="72D2489B" w14:textId="4AEB751C" w:rsidR="001674CD" w:rsidRPr="00143D69" w:rsidRDefault="001674C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R-3</w:t>
            </w:r>
          </w:p>
        </w:tc>
        <w:tc>
          <w:tcPr>
            <w:tcW w:w="8422" w:type="dxa"/>
          </w:tcPr>
          <w:p w14:paraId="08384E19" w14:textId="20F75010" w:rsidR="001674CD" w:rsidRPr="00143D69" w:rsidRDefault="00482224"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to request for loans; they should always see the status of the loans and get an email in a case where the loan is either approved or denied.</w:t>
            </w:r>
          </w:p>
        </w:tc>
      </w:tr>
      <w:tr w:rsidR="001674CD" w:rsidRPr="00143D69" w14:paraId="4470F14F" w14:textId="06F15A5D" w:rsidTr="001674CD">
        <w:trPr>
          <w:trHeight w:val="413"/>
        </w:trPr>
        <w:tc>
          <w:tcPr>
            <w:tcW w:w="929" w:type="dxa"/>
          </w:tcPr>
          <w:p w14:paraId="44E4BFBE" w14:textId="0966DDC1" w:rsidR="001674CD" w:rsidRPr="00143D69" w:rsidRDefault="001674C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R-4</w:t>
            </w:r>
          </w:p>
        </w:tc>
        <w:tc>
          <w:tcPr>
            <w:tcW w:w="8422" w:type="dxa"/>
          </w:tcPr>
          <w:p w14:paraId="169CA8E7" w14:textId="3D751C6F" w:rsidR="001674CD" w:rsidRPr="00143D69" w:rsidRDefault="00D85AB3"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allow users to</w:t>
            </w:r>
            <w:r w:rsidR="001674CD" w:rsidRPr="00143D69">
              <w:rPr>
                <w:rFonts w:ascii="Times New Roman" w:hAnsi="Times New Roman" w:cs="Times New Roman"/>
                <w:sz w:val="24"/>
                <w:szCs w:val="24"/>
              </w:rPr>
              <w:t xml:space="preserve"> log in/Sign out.</w:t>
            </w:r>
          </w:p>
        </w:tc>
      </w:tr>
      <w:tr w:rsidR="001674CD" w:rsidRPr="00143D69" w14:paraId="1FAF801C" w14:textId="1E264DB9" w:rsidTr="001674CD">
        <w:tc>
          <w:tcPr>
            <w:tcW w:w="929" w:type="dxa"/>
          </w:tcPr>
          <w:p w14:paraId="3BE63DD7" w14:textId="7BA6497D" w:rsidR="001674CD" w:rsidRPr="00143D69" w:rsidRDefault="001674C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R-5</w:t>
            </w:r>
          </w:p>
        </w:tc>
        <w:tc>
          <w:tcPr>
            <w:tcW w:w="8422" w:type="dxa"/>
          </w:tcPr>
          <w:p w14:paraId="0ADF284A" w14:textId="673F1153" w:rsidR="001674CD" w:rsidRPr="00143D69" w:rsidRDefault="00D85AB3"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allow users to</w:t>
            </w:r>
            <w:r w:rsidR="001674CD" w:rsidRPr="00143D69">
              <w:rPr>
                <w:rFonts w:ascii="Times New Roman" w:hAnsi="Times New Roman" w:cs="Times New Roman"/>
                <w:sz w:val="24"/>
                <w:szCs w:val="24"/>
              </w:rPr>
              <w:t xml:space="preserve"> register; giving only minimal information.</w:t>
            </w:r>
          </w:p>
        </w:tc>
      </w:tr>
      <w:tr w:rsidR="001674CD" w:rsidRPr="00143D69" w14:paraId="5C0F836B" w14:textId="1ED39345" w:rsidTr="001674CD">
        <w:tc>
          <w:tcPr>
            <w:tcW w:w="929" w:type="dxa"/>
          </w:tcPr>
          <w:p w14:paraId="2AD26FD7" w14:textId="35FFF212" w:rsidR="001674CD" w:rsidRPr="00143D69" w:rsidRDefault="001674C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R-6</w:t>
            </w:r>
          </w:p>
        </w:tc>
        <w:tc>
          <w:tcPr>
            <w:tcW w:w="8422" w:type="dxa"/>
          </w:tcPr>
          <w:p w14:paraId="66195163" w14:textId="7FFE8807" w:rsidR="001674CD" w:rsidRPr="00143D69" w:rsidRDefault="00D85AB3"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notify users</w:t>
            </w:r>
            <w:r w:rsidR="001674CD" w:rsidRPr="00143D69">
              <w:rPr>
                <w:rFonts w:ascii="Times New Roman" w:hAnsi="Times New Roman" w:cs="Times New Roman"/>
                <w:sz w:val="24"/>
                <w:szCs w:val="24"/>
              </w:rPr>
              <w:t xml:space="preserve"> when their request to join the co-operative (after registering) has been approved or denied.</w:t>
            </w:r>
          </w:p>
        </w:tc>
      </w:tr>
      <w:tr w:rsidR="001674CD" w:rsidRPr="00143D69" w14:paraId="1C5D15CC" w14:textId="75179BAE" w:rsidTr="001674CD">
        <w:trPr>
          <w:trHeight w:val="557"/>
        </w:trPr>
        <w:tc>
          <w:tcPr>
            <w:tcW w:w="929" w:type="dxa"/>
          </w:tcPr>
          <w:p w14:paraId="1062A0B0" w14:textId="6FF051DF" w:rsidR="001674CD" w:rsidRPr="00143D69" w:rsidRDefault="001674C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32452D">
              <w:rPr>
                <w:rFonts w:ascii="Times New Roman" w:hAnsi="Times New Roman" w:cs="Times New Roman"/>
                <w:b/>
                <w:bCs/>
                <w:sz w:val="24"/>
                <w:szCs w:val="24"/>
              </w:rPr>
              <w:t>7</w:t>
            </w:r>
          </w:p>
        </w:tc>
        <w:tc>
          <w:tcPr>
            <w:tcW w:w="8422" w:type="dxa"/>
          </w:tcPr>
          <w:p w14:paraId="32BB3DE8" w14:textId="5EB80C34" w:rsidR="001674CD" w:rsidRPr="00143D69" w:rsidRDefault="00BC4241"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notify users</w:t>
            </w:r>
            <w:r w:rsidR="001674CD" w:rsidRPr="00143D69">
              <w:rPr>
                <w:rFonts w:ascii="Times New Roman" w:hAnsi="Times New Roman" w:cs="Times New Roman"/>
                <w:sz w:val="24"/>
                <w:szCs w:val="24"/>
              </w:rPr>
              <w:t xml:space="preserve"> </w:t>
            </w:r>
            <w:r w:rsidR="00444155" w:rsidRPr="00143D69">
              <w:rPr>
                <w:rFonts w:ascii="Times New Roman" w:hAnsi="Times New Roman" w:cs="Times New Roman"/>
                <w:sz w:val="24"/>
                <w:szCs w:val="24"/>
              </w:rPr>
              <w:t>when</w:t>
            </w:r>
            <w:r w:rsidR="001674CD" w:rsidRPr="00143D69">
              <w:rPr>
                <w:rFonts w:ascii="Times New Roman" w:hAnsi="Times New Roman" w:cs="Times New Roman"/>
                <w:sz w:val="24"/>
                <w:szCs w:val="24"/>
              </w:rPr>
              <w:t xml:space="preserve"> a payment </w:t>
            </w:r>
            <w:r w:rsidR="00050791" w:rsidRPr="00143D69">
              <w:rPr>
                <w:rFonts w:ascii="Times New Roman" w:hAnsi="Times New Roman" w:cs="Times New Roman"/>
                <w:sz w:val="24"/>
                <w:szCs w:val="24"/>
              </w:rPr>
              <w:t>is</w:t>
            </w:r>
            <w:r w:rsidR="001674CD" w:rsidRPr="00143D69">
              <w:rPr>
                <w:rFonts w:ascii="Times New Roman" w:hAnsi="Times New Roman" w:cs="Times New Roman"/>
                <w:sz w:val="24"/>
                <w:szCs w:val="24"/>
              </w:rPr>
              <w:t xml:space="preserve"> verified or not.</w:t>
            </w:r>
          </w:p>
        </w:tc>
      </w:tr>
      <w:tr w:rsidR="001674CD" w:rsidRPr="00143D69" w14:paraId="05EF6DAF" w14:textId="5F53DE2A" w:rsidTr="001674CD">
        <w:trPr>
          <w:trHeight w:val="557"/>
        </w:trPr>
        <w:tc>
          <w:tcPr>
            <w:tcW w:w="929" w:type="dxa"/>
          </w:tcPr>
          <w:p w14:paraId="7F168E4E" w14:textId="1D4DA7EF" w:rsidR="001674CD" w:rsidRPr="00143D69" w:rsidRDefault="001674C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32452D">
              <w:rPr>
                <w:rFonts w:ascii="Times New Roman" w:hAnsi="Times New Roman" w:cs="Times New Roman"/>
                <w:b/>
                <w:bCs/>
                <w:sz w:val="24"/>
                <w:szCs w:val="24"/>
              </w:rPr>
              <w:t>8</w:t>
            </w:r>
          </w:p>
        </w:tc>
        <w:tc>
          <w:tcPr>
            <w:tcW w:w="8422" w:type="dxa"/>
          </w:tcPr>
          <w:p w14:paraId="1F5E3036" w14:textId="11B7B122" w:rsidR="001674CD" w:rsidRPr="00143D69" w:rsidRDefault="00804010"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to modify SOME details related to their account; like a password.</w:t>
            </w:r>
          </w:p>
        </w:tc>
      </w:tr>
      <w:tr w:rsidR="001674CD" w:rsidRPr="00143D69" w14:paraId="5ED521FB" w14:textId="56248CFD" w:rsidTr="006772F9">
        <w:trPr>
          <w:trHeight w:val="841"/>
        </w:trPr>
        <w:tc>
          <w:tcPr>
            <w:tcW w:w="929" w:type="dxa"/>
          </w:tcPr>
          <w:p w14:paraId="23E37D01" w14:textId="41F22787" w:rsidR="001674CD" w:rsidRPr="00143D69" w:rsidRDefault="001674C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32452D">
              <w:rPr>
                <w:rFonts w:ascii="Times New Roman" w:hAnsi="Times New Roman" w:cs="Times New Roman"/>
                <w:b/>
                <w:bCs/>
                <w:sz w:val="24"/>
                <w:szCs w:val="24"/>
              </w:rPr>
              <w:t>9</w:t>
            </w:r>
          </w:p>
        </w:tc>
        <w:tc>
          <w:tcPr>
            <w:tcW w:w="8422" w:type="dxa"/>
          </w:tcPr>
          <w:p w14:paraId="693F66F4" w14:textId="4D633319" w:rsidR="001674CD" w:rsidRPr="00143D69" w:rsidRDefault="00DD58EE"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system should allow users </w:t>
            </w:r>
            <w:r w:rsidR="001674CD" w:rsidRPr="00143D69">
              <w:rPr>
                <w:rFonts w:ascii="Times New Roman" w:hAnsi="Times New Roman" w:cs="Times New Roman"/>
                <w:sz w:val="24"/>
                <w:szCs w:val="24"/>
              </w:rPr>
              <w:t>to see all activities performed on their account</w:t>
            </w:r>
            <w:r w:rsidR="00FE0B6A">
              <w:rPr>
                <w:rFonts w:ascii="Times New Roman" w:hAnsi="Times New Roman" w:cs="Times New Roman"/>
                <w:sz w:val="24"/>
                <w:szCs w:val="24"/>
              </w:rPr>
              <w:t>.</w:t>
            </w:r>
          </w:p>
        </w:tc>
      </w:tr>
    </w:tbl>
    <w:p w14:paraId="208C0B61" w14:textId="77777777" w:rsidR="00A823A9" w:rsidRPr="00143D69" w:rsidRDefault="00A823A9" w:rsidP="00A867F6">
      <w:pPr>
        <w:spacing w:line="360" w:lineRule="auto"/>
        <w:rPr>
          <w:rFonts w:ascii="Times New Roman" w:hAnsi="Times New Roman" w:cs="Times New Roman"/>
          <w:sz w:val="24"/>
          <w:szCs w:val="24"/>
        </w:rPr>
      </w:pPr>
    </w:p>
    <w:p w14:paraId="07B57F17" w14:textId="77777777" w:rsidR="00410E50" w:rsidRPr="00143D69" w:rsidRDefault="00410E50" w:rsidP="00A867F6">
      <w:pPr>
        <w:spacing w:line="360" w:lineRule="auto"/>
        <w:jc w:val="center"/>
        <w:rPr>
          <w:rFonts w:ascii="Times New Roman" w:hAnsi="Times New Roman" w:cs="Times New Roman"/>
          <w:b/>
          <w:bCs/>
          <w:sz w:val="24"/>
          <w:szCs w:val="24"/>
        </w:rPr>
      </w:pPr>
    </w:p>
    <w:p w14:paraId="4E7468E5" w14:textId="3BCB7788" w:rsidR="00A823A9" w:rsidRPr="00143D69" w:rsidRDefault="0046074C" w:rsidP="00A867F6">
      <w:pPr>
        <w:spacing w:line="360" w:lineRule="auto"/>
        <w:jc w:val="center"/>
        <w:rPr>
          <w:rFonts w:ascii="Times New Roman" w:hAnsi="Times New Roman" w:cs="Times New Roman"/>
          <w:b/>
          <w:bCs/>
          <w:sz w:val="24"/>
          <w:szCs w:val="24"/>
        </w:rPr>
      </w:pPr>
      <w:r w:rsidRPr="00143D69">
        <w:rPr>
          <w:rFonts w:ascii="Times New Roman" w:hAnsi="Times New Roman" w:cs="Times New Roman"/>
          <w:b/>
          <w:bCs/>
          <w:sz w:val="24"/>
          <w:szCs w:val="24"/>
        </w:rPr>
        <w:lastRenderedPageBreak/>
        <w:t xml:space="preserve">Table 3.2 </w:t>
      </w:r>
      <w:r w:rsidRPr="00143D69">
        <w:rPr>
          <w:rFonts w:ascii="Times New Roman" w:hAnsi="Times New Roman" w:cs="Times New Roman"/>
          <w:sz w:val="24"/>
          <w:szCs w:val="24"/>
        </w:rPr>
        <w:t>functional requirements of the executives</w:t>
      </w:r>
    </w:p>
    <w:tbl>
      <w:tblPr>
        <w:tblStyle w:val="TableGrid"/>
        <w:tblW w:w="9351" w:type="dxa"/>
        <w:tblLook w:val="04A0" w:firstRow="1" w:lastRow="0" w:firstColumn="1" w:lastColumn="0" w:noHBand="0" w:noVBand="1"/>
      </w:tblPr>
      <w:tblGrid>
        <w:gridCol w:w="1107"/>
        <w:gridCol w:w="8244"/>
      </w:tblGrid>
      <w:tr w:rsidR="001C2468" w:rsidRPr="00143D69" w14:paraId="3CD1546A" w14:textId="77777777" w:rsidTr="001C2468">
        <w:tc>
          <w:tcPr>
            <w:tcW w:w="1107" w:type="dxa"/>
          </w:tcPr>
          <w:p w14:paraId="4B63A79F" w14:textId="14F40F29" w:rsidR="001C2468" w:rsidRPr="00143D69" w:rsidRDefault="001C2468"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8244" w:type="dxa"/>
          </w:tcPr>
          <w:p w14:paraId="4922639D" w14:textId="71F65389" w:rsidR="001C2468" w:rsidRPr="00143D69" w:rsidRDefault="001C2468"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r>
      <w:tr w:rsidR="001C2468" w:rsidRPr="00143D69" w14:paraId="5848618E" w14:textId="77777777" w:rsidTr="001C2468">
        <w:tc>
          <w:tcPr>
            <w:tcW w:w="1107" w:type="dxa"/>
          </w:tcPr>
          <w:p w14:paraId="45A045AB" w14:textId="259AA618" w:rsidR="001C2468" w:rsidRPr="00143D69" w:rsidRDefault="001C2468"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R-101</w:t>
            </w:r>
          </w:p>
        </w:tc>
        <w:tc>
          <w:tcPr>
            <w:tcW w:w="8244" w:type="dxa"/>
          </w:tcPr>
          <w:p w14:paraId="309D7ED3" w14:textId="08B773E3" w:rsidR="001C2468" w:rsidRPr="00143D69" w:rsidRDefault="001C2468"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Each executive should be given equal right to vote in cases like -approving loans, approving registration, exemption from a month’s contribution etc.</w:t>
            </w:r>
          </w:p>
        </w:tc>
      </w:tr>
      <w:tr w:rsidR="001C2468" w:rsidRPr="00143D69" w14:paraId="1D573A8F" w14:textId="77777777" w:rsidTr="001C2468">
        <w:tc>
          <w:tcPr>
            <w:tcW w:w="1107" w:type="dxa"/>
          </w:tcPr>
          <w:p w14:paraId="3B87D9C7" w14:textId="18FF9D09" w:rsidR="001C2468" w:rsidRPr="00143D69" w:rsidRDefault="001C2468"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R-10</w:t>
            </w:r>
            <w:r w:rsidR="00532FCE">
              <w:rPr>
                <w:rFonts w:ascii="Times New Roman" w:hAnsi="Times New Roman" w:cs="Times New Roman"/>
                <w:b/>
                <w:bCs/>
                <w:sz w:val="24"/>
                <w:szCs w:val="24"/>
              </w:rPr>
              <w:t>2</w:t>
            </w:r>
          </w:p>
        </w:tc>
        <w:tc>
          <w:tcPr>
            <w:tcW w:w="8244" w:type="dxa"/>
          </w:tcPr>
          <w:p w14:paraId="65BA78BD" w14:textId="42CC25E5" w:rsidR="001C2468" w:rsidRPr="00143D69" w:rsidRDefault="001C2468"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Executives should be notified immediately requests are made by other members.</w:t>
            </w:r>
          </w:p>
        </w:tc>
      </w:tr>
    </w:tbl>
    <w:p w14:paraId="5DC0B56D" w14:textId="77777777" w:rsidR="005B25BE" w:rsidRPr="00143D69" w:rsidRDefault="005B25BE" w:rsidP="00A867F6">
      <w:pPr>
        <w:spacing w:line="360" w:lineRule="auto"/>
        <w:rPr>
          <w:rFonts w:ascii="Times New Roman" w:hAnsi="Times New Roman" w:cs="Times New Roman"/>
          <w:b/>
          <w:bCs/>
          <w:sz w:val="24"/>
          <w:szCs w:val="24"/>
        </w:rPr>
      </w:pPr>
    </w:p>
    <w:p w14:paraId="0AE7F59E" w14:textId="37E24CD8" w:rsidR="00ED485F" w:rsidRPr="00143D69" w:rsidRDefault="005B25BE" w:rsidP="00A867F6">
      <w:pPr>
        <w:spacing w:line="360" w:lineRule="auto"/>
        <w:jc w:val="center"/>
        <w:rPr>
          <w:rFonts w:ascii="Times New Roman" w:hAnsi="Times New Roman" w:cs="Times New Roman"/>
          <w:sz w:val="24"/>
          <w:szCs w:val="24"/>
        </w:rPr>
      </w:pPr>
      <w:r w:rsidRPr="00143D69">
        <w:rPr>
          <w:rFonts w:ascii="Times New Roman" w:hAnsi="Times New Roman" w:cs="Times New Roman"/>
          <w:b/>
          <w:bCs/>
          <w:sz w:val="24"/>
          <w:szCs w:val="24"/>
        </w:rPr>
        <w:t>Table 3.</w:t>
      </w:r>
      <w:r w:rsidR="006C1035" w:rsidRPr="00143D69">
        <w:rPr>
          <w:rFonts w:ascii="Times New Roman" w:hAnsi="Times New Roman" w:cs="Times New Roman"/>
          <w:b/>
          <w:bCs/>
          <w:sz w:val="24"/>
          <w:szCs w:val="24"/>
        </w:rPr>
        <w:t>3</w:t>
      </w:r>
      <w:r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 xml:space="preserve">functional requirements of the </w:t>
      </w:r>
      <w:r w:rsidR="00635823" w:rsidRPr="00143D69">
        <w:rPr>
          <w:rFonts w:ascii="Times New Roman" w:hAnsi="Times New Roman" w:cs="Times New Roman"/>
          <w:sz w:val="24"/>
          <w:szCs w:val="24"/>
        </w:rPr>
        <w:t>admin</w:t>
      </w:r>
    </w:p>
    <w:tbl>
      <w:tblPr>
        <w:tblStyle w:val="TableGrid"/>
        <w:tblW w:w="9351" w:type="dxa"/>
        <w:tblLook w:val="04A0" w:firstRow="1" w:lastRow="0" w:firstColumn="1" w:lastColumn="0" w:noHBand="0" w:noVBand="1"/>
      </w:tblPr>
      <w:tblGrid>
        <w:gridCol w:w="966"/>
        <w:gridCol w:w="8385"/>
      </w:tblGrid>
      <w:tr w:rsidR="001C2468" w:rsidRPr="00143D69" w14:paraId="72764FEB" w14:textId="77777777" w:rsidTr="001C2468">
        <w:tc>
          <w:tcPr>
            <w:tcW w:w="966" w:type="dxa"/>
          </w:tcPr>
          <w:p w14:paraId="4177159A" w14:textId="03D16629" w:rsidR="001C2468" w:rsidRPr="00143D69" w:rsidRDefault="001C2468"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8385" w:type="dxa"/>
          </w:tcPr>
          <w:p w14:paraId="108483D9" w14:textId="30C0BC8A" w:rsidR="001C2468" w:rsidRPr="00143D69" w:rsidRDefault="001C2468"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r>
      <w:tr w:rsidR="001C2468" w:rsidRPr="00143D69" w14:paraId="43146A8E" w14:textId="77777777" w:rsidTr="001C2468">
        <w:tc>
          <w:tcPr>
            <w:tcW w:w="966" w:type="dxa"/>
          </w:tcPr>
          <w:p w14:paraId="3FE4EBEC" w14:textId="3464B372" w:rsidR="001C2468" w:rsidRPr="00143D69" w:rsidRDefault="001C2468"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R-201</w:t>
            </w:r>
          </w:p>
        </w:tc>
        <w:tc>
          <w:tcPr>
            <w:tcW w:w="8385" w:type="dxa"/>
          </w:tcPr>
          <w:p w14:paraId="4C3B98D2" w14:textId="06B96271" w:rsidR="001C2468" w:rsidRPr="00143D69" w:rsidRDefault="001C2468"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They should be able to see all members in the co-operative including active, suspended, and ex-members.</w:t>
            </w:r>
          </w:p>
        </w:tc>
      </w:tr>
      <w:tr w:rsidR="001C2468" w:rsidRPr="00143D69" w14:paraId="29463906" w14:textId="77777777" w:rsidTr="001C2468">
        <w:tc>
          <w:tcPr>
            <w:tcW w:w="966" w:type="dxa"/>
          </w:tcPr>
          <w:p w14:paraId="01489EC9" w14:textId="5D308262" w:rsidR="001C2468" w:rsidRPr="00143D69" w:rsidRDefault="001C2468"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R-202</w:t>
            </w:r>
          </w:p>
        </w:tc>
        <w:tc>
          <w:tcPr>
            <w:tcW w:w="8385" w:type="dxa"/>
          </w:tcPr>
          <w:p w14:paraId="5A002649" w14:textId="44CA790D" w:rsidR="001C2468" w:rsidRPr="00143D69" w:rsidRDefault="001C2468"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They should be able to suspend a members account</w:t>
            </w:r>
          </w:p>
        </w:tc>
      </w:tr>
      <w:tr w:rsidR="001C2468" w:rsidRPr="00143D69" w14:paraId="2C392B0E" w14:textId="77777777" w:rsidTr="001C2468">
        <w:tc>
          <w:tcPr>
            <w:tcW w:w="966" w:type="dxa"/>
          </w:tcPr>
          <w:p w14:paraId="060661FE" w14:textId="1C26C5FB" w:rsidR="001C2468" w:rsidRPr="00143D69" w:rsidRDefault="001C2468"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R-203</w:t>
            </w:r>
          </w:p>
        </w:tc>
        <w:tc>
          <w:tcPr>
            <w:tcW w:w="8385" w:type="dxa"/>
          </w:tcPr>
          <w:p w14:paraId="3DE9F356" w14:textId="461F20A2" w:rsidR="001C2468" w:rsidRPr="00143D69" w:rsidRDefault="001C2468"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They should be able to see the total amount contributed</w:t>
            </w:r>
          </w:p>
        </w:tc>
      </w:tr>
      <w:tr w:rsidR="00532FCE" w:rsidRPr="00143D69" w14:paraId="309A90F7" w14:textId="77777777" w:rsidTr="001C2468">
        <w:tc>
          <w:tcPr>
            <w:tcW w:w="966" w:type="dxa"/>
          </w:tcPr>
          <w:p w14:paraId="6CC6B31E" w14:textId="4652DF52" w:rsidR="00532FCE" w:rsidRPr="00143D69" w:rsidRDefault="00532FCE"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Pr>
                <w:rFonts w:ascii="Times New Roman" w:hAnsi="Times New Roman" w:cs="Times New Roman"/>
                <w:b/>
                <w:bCs/>
                <w:sz w:val="24"/>
                <w:szCs w:val="24"/>
              </w:rPr>
              <w:t>2</w:t>
            </w:r>
            <w:r w:rsidRPr="00143D69">
              <w:rPr>
                <w:rFonts w:ascii="Times New Roman" w:hAnsi="Times New Roman" w:cs="Times New Roman"/>
                <w:b/>
                <w:bCs/>
                <w:sz w:val="24"/>
                <w:szCs w:val="24"/>
              </w:rPr>
              <w:t>0</w:t>
            </w:r>
            <w:r>
              <w:rPr>
                <w:rFonts w:ascii="Times New Roman" w:hAnsi="Times New Roman" w:cs="Times New Roman"/>
                <w:b/>
                <w:bCs/>
                <w:sz w:val="24"/>
                <w:szCs w:val="24"/>
              </w:rPr>
              <w:t>4</w:t>
            </w:r>
          </w:p>
        </w:tc>
        <w:tc>
          <w:tcPr>
            <w:tcW w:w="8385" w:type="dxa"/>
          </w:tcPr>
          <w:p w14:paraId="1DD2873A" w14:textId="56EC8FED" w:rsidR="00532FCE" w:rsidRPr="00143D69" w:rsidRDefault="00532FCE" w:rsidP="00A867F6">
            <w:pPr>
              <w:spacing w:line="360" w:lineRule="auto"/>
              <w:rPr>
                <w:rFonts w:ascii="Times New Roman" w:hAnsi="Times New Roman" w:cs="Times New Roman"/>
                <w:sz w:val="24"/>
                <w:szCs w:val="24"/>
              </w:rPr>
            </w:pPr>
            <w:r>
              <w:rPr>
                <w:rFonts w:ascii="Times New Roman" w:hAnsi="Times New Roman" w:cs="Times New Roman"/>
                <w:sz w:val="24"/>
                <w:szCs w:val="24"/>
              </w:rPr>
              <w:t>The admin</w:t>
            </w:r>
            <w:r w:rsidRPr="00143D69">
              <w:rPr>
                <w:rFonts w:ascii="Times New Roman" w:hAnsi="Times New Roman" w:cs="Times New Roman"/>
                <w:sz w:val="24"/>
                <w:szCs w:val="24"/>
              </w:rPr>
              <w:t xml:space="preserve"> should be able to </w:t>
            </w:r>
            <w:r>
              <w:rPr>
                <w:rFonts w:ascii="Times New Roman" w:hAnsi="Times New Roman" w:cs="Times New Roman"/>
                <w:sz w:val="24"/>
                <w:szCs w:val="24"/>
              </w:rPr>
              <w:t>update</w:t>
            </w:r>
            <w:r w:rsidRPr="00143D69">
              <w:rPr>
                <w:rFonts w:ascii="Times New Roman" w:hAnsi="Times New Roman" w:cs="Times New Roman"/>
                <w:sz w:val="24"/>
                <w:szCs w:val="24"/>
              </w:rPr>
              <w:t xml:space="preserve"> payment made by members.</w:t>
            </w:r>
          </w:p>
        </w:tc>
      </w:tr>
    </w:tbl>
    <w:p w14:paraId="3821F908" w14:textId="77777777" w:rsidR="005B25BE" w:rsidRPr="00143D69" w:rsidRDefault="005B25BE" w:rsidP="00A867F6">
      <w:pPr>
        <w:spacing w:line="360" w:lineRule="auto"/>
        <w:rPr>
          <w:rFonts w:ascii="Times New Roman" w:hAnsi="Times New Roman" w:cs="Times New Roman"/>
          <w:b/>
          <w:bCs/>
          <w:sz w:val="24"/>
          <w:szCs w:val="24"/>
        </w:rPr>
      </w:pPr>
    </w:p>
    <w:p w14:paraId="26F72AE6" w14:textId="77777777" w:rsidR="003E45B9" w:rsidRPr="00ED485F" w:rsidRDefault="003E45B9" w:rsidP="00A867F6">
      <w:pPr>
        <w:pStyle w:val="Heading3"/>
        <w:spacing w:before="200" w:after="0" w:line="360" w:lineRule="auto"/>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3.7.2</w:t>
      </w:r>
      <w:r w:rsidRPr="00ED485F">
        <w:rPr>
          <w:rFonts w:ascii="Times New Roman" w:eastAsia="Times New Roman" w:hAnsi="Times New Roman" w:cs="Times New Roman"/>
          <w:b/>
          <w:color w:val="4F81BD"/>
          <w:sz w:val="32"/>
          <w:szCs w:val="32"/>
        </w:rPr>
        <w:tab/>
        <w:t>Non-Functional Requirement Specifications</w:t>
      </w:r>
    </w:p>
    <w:p w14:paraId="44A0CBCA" w14:textId="77777777" w:rsidR="00ED485F" w:rsidRDefault="00ED485F" w:rsidP="00A867F6">
      <w:pPr>
        <w:spacing w:line="360" w:lineRule="auto"/>
        <w:rPr>
          <w:rFonts w:ascii="Times New Roman" w:eastAsia="Times New Roman" w:hAnsi="Times New Roman" w:cs="Times New Roman"/>
          <w:sz w:val="24"/>
          <w:szCs w:val="24"/>
        </w:rPr>
      </w:pPr>
    </w:p>
    <w:p w14:paraId="6CDF4B2F" w14:textId="5602CDDF" w:rsidR="0013145D" w:rsidRPr="00143D69" w:rsidRDefault="0013145D" w:rsidP="00A867F6">
      <w:pPr>
        <w:spacing w:line="360" w:lineRule="auto"/>
        <w:rPr>
          <w:rFonts w:ascii="Times New Roman" w:eastAsia="Times New Roman" w:hAnsi="Times New Roman" w:cs="Times New Roman"/>
          <w:sz w:val="24"/>
          <w:szCs w:val="24"/>
        </w:rPr>
      </w:pPr>
      <w:r w:rsidRPr="00143D69">
        <w:rPr>
          <w:rFonts w:ascii="Times New Roman" w:eastAsia="Times New Roman" w:hAnsi="Times New Roman" w:cs="Times New Roman"/>
          <w:sz w:val="24"/>
          <w:szCs w:val="24"/>
        </w:rPr>
        <w:t>Non-functional requirements are those requirements that are necessary to be met to enhance the end-user’s experience. To do this, the following criteria will be met-</w:t>
      </w:r>
    </w:p>
    <w:p w14:paraId="2BAD8E03" w14:textId="77777777" w:rsidR="00340BE4" w:rsidRPr="00143D69" w:rsidRDefault="00340BE4" w:rsidP="00A867F6">
      <w:pPr>
        <w:spacing w:line="360" w:lineRule="auto"/>
        <w:rPr>
          <w:rFonts w:ascii="Times New Roman" w:eastAsia="Times New Roman" w:hAnsi="Times New Roman" w:cs="Times New Roman"/>
          <w:sz w:val="24"/>
          <w:szCs w:val="24"/>
        </w:rPr>
      </w:pPr>
    </w:p>
    <w:p w14:paraId="0B573B17" w14:textId="7A92076D" w:rsidR="0013145D" w:rsidRPr="00143D69" w:rsidRDefault="0013145D" w:rsidP="00A867F6">
      <w:pPr>
        <w:spacing w:line="360" w:lineRule="auto"/>
        <w:jc w:val="center"/>
        <w:rPr>
          <w:rFonts w:ascii="Times New Roman" w:hAnsi="Times New Roman" w:cs="Times New Roman"/>
          <w:i/>
          <w:iCs/>
          <w:sz w:val="24"/>
          <w:szCs w:val="24"/>
        </w:rPr>
      </w:pPr>
      <w:r w:rsidRPr="00143D69">
        <w:rPr>
          <w:rFonts w:ascii="Times New Roman" w:hAnsi="Times New Roman" w:cs="Times New Roman"/>
          <w:b/>
          <w:bCs/>
          <w:sz w:val="24"/>
          <w:szCs w:val="24"/>
        </w:rPr>
        <w:t>Table 3.</w:t>
      </w:r>
      <w:r w:rsidR="009A4D09">
        <w:rPr>
          <w:rFonts w:ascii="Times New Roman" w:hAnsi="Times New Roman" w:cs="Times New Roman"/>
          <w:b/>
          <w:bCs/>
          <w:sz w:val="24"/>
          <w:szCs w:val="24"/>
        </w:rPr>
        <w:t>4</w:t>
      </w:r>
      <w:r w:rsidRPr="00143D69">
        <w:rPr>
          <w:rFonts w:ascii="Times New Roman" w:hAnsi="Times New Roman" w:cs="Times New Roman"/>
          <w:b/>
          <w:bCs/>
          <w:sz w:val="24"/>
          <w:szCs w:val="24"/>
        </w:rPr>
        <w:t xml:space="preserve"> </w:t>
      </w:r>
      <w:r w:rsidRPr="00143D69">
        <w:rPr>
          <w:rFonts w:ascii="Times New Roman" w:hAnsi="Times New Roman" w:cs="Times New Roman"/>
          <w:i/>
          <w:iCs/>
          <w:sz w:val="24"/>
          <w:szCs w:val="24"/>
        </w:rPr>
        <w:t>Non-functional requirements</w:t>
      </w:r>
    </w:p>
    <w:tbl>
      <w:tblPr>
        <w:tblStyle w:val="TableGrid"/>
        <w:tblW w:w="0" w:type="auto"/>
        <w:tblLook w:val="04A0" w:firstRow="1" w:lastRow="0" w:firstColumn="1" w:lastColumn="0" w:noHBand="0" w:noVBand="1"/>
      </w:tblPr>
      <w:tblGrid>
        <w:gridCol w:w="956"/>
        <w:gridCol w:w="6814"/>
        <w:gridCol w:w="1550"/>
      </w:tblGrid>
      <w:tr w:rsidR="0013145D" w:rsidRPr="00143D69" w14:paraId="722253ED" w14:textId="77777777" w:rsidTr="00504AFA">
        <w:tc>
          <w:tcPr>
            <w:tcW w:w="956" w:type="dxa"/>
          </w:tcPr>
          <w:p w14:paraId="2C82A996" w14:textId="77777777" w:rsidR="0013145D" w:rsidRPr="00143D69" w:rsidRDefault="0013145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6814" w:type="dxa"/>
          </w:tcPr>
          <w:p w14:paraId="2BB0BD3B" w14:textId="77777777" w:rsidR="0013145D" w:rsidRPr="00143D69" w:rsidRDefault="0013145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c>
          <w:tcPr>
            <w:tcW w:w="1550" w:type="dxa"/>
          </w:tcPr>
          <w:p w14:paraId="36583CD4" w14:textId="77777777" w:rsidR="0013145D" w:rsidRPr="00143D69" w:rsidRDefault="0013145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Type</w:t>
            </w:r>
          </w:p>
        </w:tc>
      </w:tr>
      <w:tr w:rsidR="0013145D" w:rsidRPr="00143D69" w14:paraId="0C0A3995" w14:textId="77777777" w:rsidTr="00504AFA">
        <w:tc>
          <w:tcPr>
            <w:tcW w:w="956" w:type="dxa"/>
          </w:tcPr>
          <w:p w14:paraId="29FA8CCE" w14:textId="7278E541" w:rsidR="0013145D" w:rsidRPr="00143D69" w:rsidRDefault="0013145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01</w:t>
            </w:r>
          </w:p>
        </w:tc>
        <w:tc>
          <w:tcPr>
            <w:tcW w:w="6814" w:type="dxa"/>
          </w:tcPr>
          <w:p w14:paraId="0BF88F49" w14:textId="77777777" w:rsidR="0013145D" w:rsidRPr="00143D69" w:rsidRDefault="0013145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shouldn’t quit randomly after the user opens it and must stay active until closed or some hardware failure.</w:t>
            </w:r>
          </w:p>
        </w:tc>
        <w:tc>
          <w:tcPr>
            <w:tcW w:w="1550" w:type="dxa"/>
          </w:tcPr>
          <w:p w14:paraId="599D8BD4" w14:textId="77777777" w:rsidR="0013145D" w:rsidRPr="00143D69" w:rsidRDefault="0013145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performance</w:t>
            </w:r>
          </w:p>
        </w:tc>
      </w:tr>
      <w:tr w:rsidR="0013145D" w:rsidRPr="00143D69" w14:paraId="4BF3F1E4" w14:textId="77777777" w:rsidTr="00504AFA">
        <w:tc>
          <w:tcPr>
            <w:tcW w:w="956" w:type="dxa"/>
          </w:tcPr>
          <w:p w14:paraId="7F4FBC60" w14:textId="50654F11" w:rsidR="0013145D" w:rsidRPr="00143D69" w:rsidRDefault="0013145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02</w:t>
            </w:r>
          </w:p>
        </w:tc>
        <w:tc>
          <w:tcPr>
            <w:tcW w:w="6814" w:type="dxa"/>
          </w:tcPr>
          <w:p w14:paraId="30FAB85F" w14:textId="77777777" w:rsidR="0013145D" w:rsidRPr="00143D69" w:rsidRDefault="0013145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Users should be able to use the system at any time of the day if they have internet connectivity.</w:t>
            </w:r>
          </w:p>
        </w:tc>
        <w:tc>
          <w:tcPr>
            <w:tcW w:w="1550" w:type="dxa"/>
          </w:tcPr>
          <w:p w14:paraId="1D7FD3FA" w14:textId="77777777" w:rsidR="0013145D" w:rsidRPr="00143D69" w:rsidRDefault="0013145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Availability</w:t>
            </w:r>
          </w:p>
        </w:tc>
      </w:tr>
      <w:tr w:rsidR="0013145D" w:rsidRPr="00143D69" w14:paraId="6E65B755" w14:textId="77777777" w:rsidTr="00504AFA">
        <w:tc>
          <w:tcPr>
            <w:tcW w:w="956" w:type="dxa"/>
          </w:tcPr>
          <w:p w14:paraId="68938A06" w14:textId="16BB4834" w:rsidR="0013145D" w:rsidRPr="00143D69" w:rsidRDefault="0013145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03</w:t>
            </w:r>
          </w:p>
        </w:tc>
        <w:tc>
          <w:tcPr>
            <w:tcW w:w="6814" w:type="dxa"/>
          </w:tcPr>
          <w:p w14:paraId="7F22EBFB" w14:textId="77777777" w:rsidR="0013145D" w:rsidRPr="00143D69" w:rsidRDefault="0013145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give results quickly if the result doesn’t rely on user input.</w:t>
            </w:r>
          </w:p>
        </w:tc>
        <w:tc>
          <w:tcPr>
            <w:tcW w:w="1550" w:type="dxa"/>
          </w:tcPr>
          <w:p w14:paraId="79C3FA49" w14:textId="77777777" w:rsidR="0013145D" w:rsidRPr="00143D69" w:rsidRDefault="0013145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Performance</w:t>
            </w:r>
          </w:p>
        </w:tc>
      </w:tr>
      <w:tr w:rsidR="0013145D" w:rsidRPr="00143D69" w14:paraId="407390BD" w14:textId="77777777" w:rsidTr="00504AFA">
        <w:tc>
          <w:tcPr>
            <w:tcW w:w="956" w:type="dxa"/>
          </w:tcPr>
          <w:p w14:paraId="4F37189C" w14:textId="521DCE30" w:rsidR="0013145D" w:rsidRPr="00143D69" w:rsidRDefault="0013145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lastRenderedPageBreak/>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04</w:t>
            </w:r>
          </w:p>
        </w:tc>
        <w:tc>
          <w:tcPr>
            <w:tcW w:w="6814" w:type="dxa"/>
          </w:tcPr>
          <w:p w14:paraId="0FB805B2" w14:textId="5159E4CB" w:rsidR="0013145D" w:rsidRPr="00143D69" w:rsidRDefault="0013145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only provide data and prompts associated to an account to whoever has authorized access to the account.</w:t>
            </w:r>
          </w:p>
        </w:tc>
        <w:tc>
          <w:tcPr>
            <w:tcW w:w="1550" w:type="dxa"/>
          </w:tcPr>
          <w:p w14:paraId="21BF3C28" w14:textId="77777777" w:rsidR="0013145D" w:rsidRPr="00143D69" w:rsidRDefault="0013145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Authorization</w:t>
            </w:r>
          </w:p>
        </w:tc>
      </w:tr>
      <w:tr w:rsidR="0013145D" w:rsidRPr="00143D69" w14:paraId="20A34EBB" w14:textId="77777777" w:rsidTr="00504AFA">
        <w:tc>
          <w:tcPr>
            <w:tcW w:w="956" w:type="dxa"/>
          </w:tcPr>
          <w:p w14:paraId="2C848412" w14:textId="1B3B6767" w:rsidR="0013145D" w:rsidRPr="00143D69" w:rsidRDefault="0013145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05</w:t>
            </w:r>
          </w:p>
        </w:tc>
        <w:tc>
          <w:tcPr>
            <w:tcW w:w="6814" w:type="dxa"/>
          </w:tcPr>
          <w:p w14:paraId="72CB5F1B" w14:textId="77777777" w:rsidR="0013145D" w:rsidRPr="00143D69" w:rsidRDefault="0013145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be properly run across numerous smartphones (for the mobile app) and laptops/desktops (web application).</w:t>
            </w:r>
          </w:p>
        </w:tc>
        <w:tc>
          <w:tcPr>
            <w:tcW w:w="1550" w:type="dxa"/>
          </w:tcPr>
          <w:p w14:paraId="7F0C9454" w14:textId="77777777" w:rsidR="0013145D" w:rsidRPr="00143D69" w:rsidRDefault="0013145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Portability</w:t>
            </w:r>
          </w:p>
        </w:tc>
      </w:tr>
      <w:tr w:rsidR="0013145D" w:rsidRPr="00143D69" w14:paraId="50F71C27" w14:textId="77777777" w:rsidTr="00504AFA">
        <w:tc>
          <w:tcPr>
            <w:tcW w:w="956" w:type="dxa"/>
          </w:tcPr>
          <w:p w14:paraId="34102B49" w14:textId="38616D82" w:rsidR="0013145D" w:rsidRPr="00143D69" w:rsidRDefault="0013145D"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3</w:t>
            </w:r>
            <w:r w:rsidRPr="00143D69">
              <w:rPr>
                <w:rFonts w:ascii="Times New Roman" w:hAnsi="Times New Roman" w:cs="Times New Roman"/>
                <w:b/>
                <w:bCs/>
                <w:sz w:val="24"/>
                <w:szCs w:val="24"/>
              </w:rPr>
              <w:t>06</w:t>
            </w:r>
          </w:p>
        </w:tc>
        <w:tc>
          <w:tcPr>
            <w:tcW w:w="6814" w:type="dxa"/>
          </w:tcPr>
          <w:p w14:paraId="6B5950B4" w14:textId="77777777" w:rsidR="0013145D" w:rsidRPr="00143D69" w:rsidRDefault="0013145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CPU and memory resources in an effective manner.</w:t>
            </w:r>
          </w:p>
        </w:tc>
        <w:tc>
          <w:tcPr>
            <w:tcW w:w="1550" w:type="dxa"/>
          </w:tcPr>
          <w:p w14:paraId="5C7A0AA4" w14:textId="77777777" w:rsidR="0013145D" w:rsidRPr="00143D69" w:rsidRDefault="0013145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Efficiency</w:t>
            </w:r>
          </w:p>
        </w:tc>
      </w:tr>
    </w:tbl>
    <w:p w14:paraId="7B0A3D28" w14:textId="77777777" w:rsidR="0013145D" w:rsidRPr="00143D69" w:rsidRDefault="0013145D" w:rsidP="00A867F6">
      <w:pPr>
        <w:spacing w:line="360" w:lineRule="auto"/>
        <w:rPr>
          <w:rFonts w:ascii="Times New Roman" w:hAnsi="Times New Roman" w:cs="Times New Roman"/>
        </w:rPr>
      </w:pPr>
    </w:p>
    <w:p w14:paraId="2C6ABE86" w14:textId="77777777" w:rsidR="0046074C" w:rsidRPr="00143D69" w:rsidRDefault="0046074C" w:rsidP="00A867F6">
      <w:pPr>
        <w:spacing w:line="360" w:lineRule="auto"/>
        <w:rPr>
          <w:rFonts w:ascii="Times New Roman" w:hAnsi="Times New Roman" w:cs="Times New Roman"/>
          <w:sz w:val="24"/>
          <w:szCs w:val="24"/>
        </w:rPr>
      </w:pPr>
    </w:p>
    <w:p w14:paraId="0F388965" w14:textId="222C548D" w:rsidR="002E14D0" w:rsidRPr="00ED485F" w:rsidRDefault="002E14D0" w:rsidP="00A867F6">
      <w:pPr>
        <w:pStyle w:val="Heading3"/>
        <w:spacing w:line="360" w:lineRule="auto"/>
        <w:rPr>
          <w:rFonts w:ascii="Times New Roman" w:hAnsi="Times New Roman" w:cs="Times New Roman"/>
          <w:b/>
          <w:bCs/>
          <w:color w:val="4F81BD"/>
          <w:sz w:val="32"/>
          <w:szCs w:val="32"/>
        </w:rPr>
      </w:pPr>
      <w:r w:rsidRPr="00ED485F">
        <w:rPr>
          <w:rFonts w:ascii="Times New Roman" w:hAnsi="Times New Roman" w:cs="Times New Roman"/>
          <w:b/>
          <w:bCs/>
          <w:color w:val="4F81BD"/>
          <w:sz w:val="32"/>
          <w:szCs w:val="32"/>
        </w:rPr>
        <w:t>3.7.3</w:t>
      </w:r>
      <w:r w:rsidRPr="00ED485F">
        <w:rPr>
          <w:rFonts w:ascii="Times New Roman" w:hAnsi="Times New Roman" w:cs="Times New Roman"/>
          <w:b/>
          <w:bCs/>
          <w:color w:val="4F81BD"/>
          <w:sz w:val="32"/>
          <w:szCs w:val="32"/>
        </w:rPr>
        <w:tab/>
        <w:t>System Requirements Specifications</w:t>
      </w:r>
    </w:p>
    <w:p w14:paraId="4B6140CA" w14:textId="52BAB0FA" w:rsidR="008F528B" w:rsidRPr="00143D69" w:rsidRDefault="008F528B" w:rsidP="00A867F6">
      <w:pPr>
        <w:spacing w:line="360" w:lineRule="auto"/>
        <w:rPr>
          <w:rFonts w:ascii="Times New Roman" w:hAnsi="Times New Roman" w:cs="Times New Roman"/>
          <w:color w:val="4F81BD"/>
          <w:sz w:val="24"/>
          <w:szCs w:val="24"/>
        </w:rPr>
      </w:pPr>
    </w:p>
    <w:p w14:paraId="42C2B470" w14:textId="14D9637F" w:rsidR="00A442AD" w:rsidRPr="00143D69" w:rsidRDefault="00A442AD" w:rsidP="00A867F6">
      <w:pPr>
        <w:spacing w:line="360" w:lineRule="auto"/>
        <w:jc w:val="center"/>
        <w:rPr>
          <w:rFonts w:ascii="Times New Roman" w:hAnsi="Times New Roman" w:cs="Times New Roman"/>
          <w:sz w:val="24"/>
          <w:szCs w:val="24"/>
        </w:rPr>
      </w:pPr>
      <w:r w:rsidRPr="00143D69">
        <w:rPr>
          <w:rFonts w:ascii="Times New Roman" w:hAnsi="Times New Roman" w:cs="Times New Roman"/>
          <w:b/>
          <w:bCs/>
          <w:sz w:val="24"/>
          <w:szCs w:val="24"/>
        </w:rPr>
        <w:t>Table 3.</w:t>
      </w:r>
      <w:r w:rsidR="009A4D09">
        <w:rPr>
          <w:rFonts w:ascii="Times New Roman" w:hAnsi="Times New Roman" w:cs="Times New Roman"/>
          <w:b/>
          <w:bCs/>
          <w:sz w:val="24"/>
          <w:szCs w:val="24"/>
        </w:rPr>
        <w:t>5</w:t>
      </w:r>
      <w:r w:rsidRPr="00143D69">
        <w:rPr>
          <w:rFonts w:ascii="Times New Roman" w:hAnsi="Times New Roman" w:cs="Times New Roman"/>
          <w:b/>
          <w:bCs/>
          <w:sz w:val="24"/>
          <w:szCs w:val="24"/>
        </w:rPr>
        <w:t xml:space="preserve"> </w:t>
      </w:r>
      <w:r w:rsidRPr="00143D69">
        <w:rPr>
          <w:rFonts w:ascii="Times New Roman" w:hAnsi="Times New Roman" w:cs="Times New Roman"/>
          <w:sz w:val="24"/>
          <w:szCs w:val="24"/>
        </w:rPr>
        <w:t>system requirements</w:t>
      </w:r>
    </w:p>
    <w:tbl>
      <w:tblPr>
        <w:tblStyle w:val="TableGrid"/>
        <w:tblW w:w="10060" w:type="dxa"/>
        <w:tblLook w:val="04A0" w:firstRow="1" w:lastRow="0" w:firstColumn="1" w:lastColumn="0" w:noHBand="0" w:noVBand="1"/>
      </w:tblPr>
      <w:tblGrid>
        <w:gridCol w:w="953"/>
        <w:gridCol w:w="5911"/>
        <w:gridCol w:w="3196"/>
      </w:tblGrid>
      <w:tr w:rsidR="00E01711" w:rsidRPr="00143D69" w14:paraId="237F10E6" w14:textId="77777777" w:rsidTr="00E01711">
        <w:tc>
          <w:tcPr>
            <w:tcW w:w="953" w:type="dxa"/>
          </w:tcPr>
          <w:p w14:paraId="42910F71" w14:textId="77777777" w:rsidR="00E01711" w:rsidRPr="00143D69" w:rsidRDefault="00E01711"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Req. No</w:t>
            </w:r>
          </w:p>
        </w:tc>
        <w:tc>
          <w:tcPr>
            <w:tcW w:w="5911" w:type="dxa"/>
          </w:tcPr>
          <w:p w14:paraId="520A4B53" w14:textId="77777777" w:rsidR="00E01711" w:rsidRPr="00143D69" w:rsidRDefault="00E01711"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Description</w:t>
            </w:r>
          </w:p>
        </w:tc>
        <w:tc>
          <w:tcPr>
            <w:tcW w:w="3196" w:type="dxa"/>
          </w:tcPr>
          <w:p w14:paraId="6FF890DB" w14:textId="77777777" w:rsidR="00E01711" w:rsidRPr="00143D69" w:rsidRDefault="00E01711"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Type</w:t>
            </w:r>
          </w:p>
        </w:tc>
      </w:tr>
      <w:tr w:rsidR="00E01711" w:rsidRPr="00143D69" w14:paraId="538BC5CF" w14:textId="77777777" w:rsidTr="00E01711">
        <w:tc>
          <w:tcPr>
            <w:tcW w:w="953" w:type="dxa"/>
          </w:tcPr>
          <w:p w14:paraId="062A8BCC" w14:textId="47C2AF94" w:rsidR="00E01711" w:rsidRPr="00143D69" w:rsidRDefault="00E01711" w:rsidP="00A867F6">
            <w:p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w:t>
            </w:r>
            <w:r w:rsidR="00494745">
              <w:rPr>
                <w:rFonts w:ascii="Times New Roman" w:hAnsi="Times New Roman" w:cs="Times New Roman"/>
                <w:b/>
                <w:bCs/>
                <w:sz w:val="24"/>
                <w:szCs w:val="24"/>
              </w:rPr>
              <w:t>4</w:t>
            </w:r>
            <w:r w:rsidRPr="00143D69">
              <w:rPr>
                <w:rFonts w:ascii="Times New Roman" w:hAnsi="Times New Roman" w:cs="Times New Roman"/>
                <w:b/>
                <w:bCs/>
                <w:sz w:val="24"/>
                <w:szCs w:val="24"/>
              </w:rPr>
              <w:t>03</w:t>
            </w:r>
          </w:p>
        </w:tc>
        <w:tc>
          <w:tcPr>
            <w:tcW w:w="5911" w:type="dxa"/>
          </w:tcPr>
          <w:p w14:paraId="2941D1A0" w14:textId="249C7851" w:rsidR="00E01711" w:rsidRPr="00143D69" w:rsidRDefault="00E01711"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 system should safely store members data</w:t>
            </w:r>
          </w:p>
        </w:tc>
        <w:tc>
          <w:tcPr>
            <w:tcW w:w="3196" w:type="dxa"/>
          </w:tcPr>
          <w:p w14:paraId="3E96A87A" w14:textId="77777777" w:rsidR="00E01711" w:rsidRPr="00143D69" w:rsidRDefault="00E01711"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Security/data</w:t>
            </w:r>
          </w:p>
          <w:p w14:paraId="5D13A9A9" w14:textId="5C87F979" w:rsidR="00E01711" w:rsidRPr="00143D69" w:rsidRDefault="00E01711"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Encryption</w:t>
            </w:r>
          </w:p>
        </w:tc>
      </w:tr>
    </w:tbl>
    <w:p w14:paraId="4400607B" w14:textId="77777777" w:rsidR="00AD04E5" w:rsidRPr="00143D69" w:rsidRDefault="00AD04E5" w:rsidP="00A867F6">
      <w:pPr>
        <w:spacing w:line="360" w:lineRule="auto"/>
        <w:rPr>
          <w:rFonts w:ascii="Times New Roman" w:hAnsi="Times New Roman" w:cs="Times New Roman"/>
          <w:sz w:val="24"/>
          <w:szCs w:val="24"/>
        </w:rPr>
      </w:pPr>
    </w:p>
    <w:p w14:paraId="1B7AFAA2" w14:textId="77777777" w:rsidR="00C4497A" w:rsidRPr="00143D69" w:rsidRDefault="00C4497A" w:rsidP="00A867F6">
      <w:pPr>
        <w:spacing w:line="360" w:lineRule="auto"/>
        <w:rPr>
          <w:rFonts w:ascii="Times New Roman" w:hAnsi="Times New Roman" w:cs="Times New Roman"/>
          <w:sz w:val="24"/>
          <w:szCs w:val="24"/>
        </w:rPr>
      </w:pPr>
    </w:p>
    <w:p w14:paraId="44445BFB" w14:textId="4AE2FFF3" w:rsidR="00CD0766" w:rsidRPr="00ED485F" w:rsidRDefault="008A6AF3" w:rsidP="00A867F6">
      <w:pPr>
        <w:pStyle w:val="Heading2"/>
        <w:numPr>
          <w:ilvl w:val="1"/>
          <w:numId w:val="2"/>
        </w:numPr>
        <w:tabs>
          <w:tab w:val="num" w:pos="360"/>
        </w:tabs>
        <w:spacing w:before="200" w:after="240" w:line="360" w:lineRule="auto"/>
        <w:ind w:left="0" w:firstLine="0"/>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 xml:space="preserve"> </w:t>
      </w:r>
      <w:r w:rsidR="00CD0766" w:rsidRPr="00ED485F">
        <w:rPr>
          <w:rFonts w:ascii="Times New Roman" w:eastAsia="Times New Roman" w:hAnsi="Times New Roman" w:cs="Times New Roman"/>
          <w:b/>
          <w:color w:val="4F81BD"/>
        </w:rPr>
        <w:t>System Design</w:t>
      </w:r>
    </w:p>
    <w:p w14:paraId="64EA5F99" w14:textId="0A302200" w:rsidR="00C667C8" w:rsidRPr="00143D69" w:rsidRDefault="00C667C8"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 components of the system </w:t>
      </w:r>
      <w:r w:rsidR="006E56D5" w:rsidRPr="00143D69">
        <w:rPr>
          <w:rFonts w:ascii="Times New Roman" w:hAnsi="Times New Roman" w:cs="Times New Roman"/>
          <w:sz w:val="24"/>
          <w:szCs w:val="24"/>
        </w:rPr>
        <w:t>are:</w:t>
      </w:r>
    </w:p>
    <w:p w14:paraId="35FF6C57" w14:textId="43836632" w:rsidR="006E56D5" w:rsidRPr="00143D69" w:rsidRDefault="00F35E16" w:rsidP="00A867F6">
      <w:pPr>
        <w:pStyle w:val="ListParagraph"/>
        <w:numPr>
          <w:ilvl w:val="0"/>
          <w:numId w:val="41"/>
        </w:numPr>
        <w:spacing w:line="360" w:lineRule="auto"/>
        <w:rPr>
          <w:rFonts w:ascii="Times New Roman" w:hAnsi="Times New Roman" w:cs="Times New Roman"/>
          <w:sz w:val="24"/>
          <w:szCs w:val="24"/>
        </w:rPr>
      </w:pPr>
      <w:r w:rsidRPr="00143D69">
        <w:rPr>
          <w:rFonts w:ascii="Times New Roman" w:hAnsi="Times New Roman" w:cs="Times New Roman"/>
          <w:b/>
          <w:bCs/>
          <w:sz w:val="24"/>
          <w:szCs w:val="24"/>
        </w:rPr>
        <w:t>ADMIN:</w:t>
      </w:r>
      <w:r w:rsidRPr="00143D69">
        <w:rPr>
          <w:rFonts w:ascii="Times New Roman" w:hAnsi="Times New Roman" w:cs="Times New Roman"/>
          <w:sz w:val="24"/>
          <w:szCs w:val="24"/>
        </w:rPr>
        <w:t xml:space="preserve"> the </w:t>
      </w:r>
      <w:r w:rsidR="005E23FD" w:rsidRPr="00143D69">
        <w:rPr>
          <w:rFonts w:ascii="Times New Roman" w:hAnsi="Times New Roman" w:cs="Times New Roman"/>
          <w:sz w:val="24"/>
          <w:szCs w:val="24"/>
        </w:rPr>
        <w:t xml:space="preserve">admin is </w:t>
      </w:r>
      <w:r w:rsidR="007D7C1F" w:rsidRPr="00143D69">
        <w:rPr>
          <w:rFonts w:ascii="Times New Roman" w:hAnsi="Times New Roman" w:cs="Times New Roman"/>
          <w:sz w:val="24"/>
          <w:szCs w:val="24"/>
        </w:rPr>
        <w:t xml:space="preserve">a key player in this system. </w:t>
      </w:r>
      <w:r w:rsidR="00081F8C" w:rsidRPr="00143D69">
        <w:rPr>
          <w:rFonts w:ascii="Times New Roman" w:hAnsi="Times New Roman" w:cs="Times New Roman"/>
          <w:sz w:val="24"/>
          <w:szCs w:val="24"/>
        </w:rPr>
        <w:t xml:space="preserve">They oversee most of the activities </w:t>
      </w:r>
      <w:r w:rsidR="006A60AA" w:rsidRPr="00143D69">
        <w:rPr>
          <w:rFonts w:ascii="Times New Roman" w:hAnsi="Times New Roman" w:cs="Times New Roman"/>
          <w:sz w:val="24"/>
          <w:szCs w:val="24"/>
        </w:rPr>
        <w:t xml:space="preserve">performed by the members. </w:t>
      </w:r>
      <w:r w:rsidR="008633F5" w:rsidRPr="00143D69">
        <w:rPr>
          <w:rFonts w:ascii="Times New Roman" w:hAnsi="Times New Roman" w:cs="Times New Roman"/>
          <w:sz w:val="24"/>
          <w:szCs w:val="24"/>
        </w:rPr>
        <w:t>They can see the active members, ex-</w:t>
      </w:r>
      <w:r w:rsidR="009F2275" w:rsidRPr="00143D69">
        <w:rPr>
          <w:rFonts w:ascii="Times New Roman" w:hAnsi="Times New Roman" w:cs="Times New Roman"/>
          <w:sz w:val="24"/>
          <w:szCs w:val="24"/>
        </w:rPr>
        <w:t>members,</w:t>
      </w:r>
      <w:r w:rsidR="008633F5" w:rsidRPr="00143D69">
        <w:rPr>
          <w:rFonts w:ascii="Times New Roman" w:hAnsi="Times New Roman" w:cs="Times New Roman"/>
          <w:sz w:val="24"/>
          <w:szCs w:val="24"/>
        </w:rPr>
        <w:t xml:space="preserve"> and suspended members, </w:t>
      </w:r>
      <w:r w:rsidR="00A129E7" w:rsidRPr="00143D69">
        <w:rPr>
          <w:rFonts w:ascii="Times New Roman" w:hAnsi="Times New Roman" w:cs="Times New Roman"/>
          <w:sz w:val="24"/>
          <w:szCs w:val="24"/>
        </w:rPr>
        <w:t xml:space="preserve">and </w:t>
      </w:r>
      <w:r w:rsidR="00D83559">
        <w:rPr>
          <w:rFonts w:ascii="Times New Roman" w:hAnsi="Times New Roman" w:cs="Times New Roman"/>
          <w:sz w:val="24"/>
          <w:szCs w:val="24"/>
        </w:rPr>
        <w:t>payments under a members account</w:t>
      </w:r>
      <w:r w:rsidR="00A129E7" w:rsidRPr="00143D69">
        <w:rPr>
          <w:rFonts w:ascii="Times New Roman" w:hAnsi="Times New Roman" w:cs="Times New Roman"/>
          <w:sz w:val="24"/>
          <w:szCs w:val="24"/>
        </w:rPr>
        <w:t xml:space="preserve">, and they can suspend members </w:t>
      </w:r>
      <w:r w:rsidR="00D83559">
        <w:rPr>
          <w:rFonts w:ascii="Times New Roman" w:hAnsi="Times New Roman" w:cs="Times New Roman"/>
          <w:sz w:val="24"/>
          <w:szCs w:val="24"/>
        </w:rPr>
        <w:t>or even activate a suspended members account</w:t>
      </w:r>
      <w:r w:rsidR="00416520" w:rsidRPr="00143D69">
        <w:rPr>
          <w:rFonts w:ascii="Times New Roman" w:hAnsi="Times New Roman" w:cs="Times New Roman"/>
          <w:sz w:val="24"/>
          <w:szCs w:val="24"/>
        </w:rPr>
        <w:t>.</w:t>
      </w:r>
    </w:p>
    <w:p w14:paraId="33A43B1D" w14:textId="77777777" w:rsidR="006F2B48" w:rsidRPr="00143D69" w:rsidRDefault="006F2B48" w:rsidP="00A867F6">
      <w:pPr>
        <w:pStyle w:val="ListParagraph"/>
        <w:spacing w:line="360" w:lineRule="auto"/>
        <w:rPr>
          <w:rFonts w:ascii="Times New Roman" w:hAnsi="Times New Roman" w:cs="Times New Roman"/>
          <w:sz w:val="24"/>
          <w:szCs w:val="24"/>
        </w:rPr>
      </w:pPr>
    </w:p>
    <w:p w14:paraId="5931C145" w14:textId="491888BB" w:rsidR="00081F8C" w:rsidRPr="00143D69" w:rsidRDefault="001E20FB" w:rsidP="00A867F6">
      <w:pPr>
        <w:pStyle w:val="ListParagraph"/>
        <w:numPr>
          <w:ilvl w:val="0"/>
          <w:numId w:val="41"/>
        </w:num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REGISTER</w:t>
      </w:r>
      <w:r w:rsidR="00695670" w:rsidRPr="00143D69">
        <w:rPr>
          <w:rFonts w:ascii="Times New Roman" w:hAnsi="Times New Roman" w:cs="Times New Roman"/>
          <w:b/>
          <w:bCs/>
          <w:sz w:val="24"/>
          <w:szCs w:val="24"/>
        </w:rPr>
        <w:t xml:space="preserve">: </w:t>
      </w:r>
      <w:r w:rsidR="002A2780" w:rsidRPr="00143D69">
        <w:rPr>
          <w:rFonts w:ascii="Times New Roman" w:hAnsi="Times New Roman" w:cs="Times New Roman"/>
          <w:sz w:val="24"/>
          <w:szCs w:val="24"/>
        </w:rPr>
        <w:t xml:space="preserve">this page could be seen as a </w:t>
      </w:r>
      <w:r w:rsidR="00253136" w:rsidRPr="00143D69">
        <w:rPr>
          <w:rFonts w:ascii="Times New Roman" w:hAnsi="Times New Roman" w:cs="Times New Roman"/>
          <w:sz w:val="24"/>
          <w:szCs w:val="24"/>
        </w:rPr>
        <w:t>sign-up</w:t>
      </w:r>
      <w:r w:rsidR="002A2780" w:rsidRPr="00143D69">
        <w:rPr>
          <w:rFonts w:ascii="Times New Roman" w:hAnsi="Times New Roman" w:cs="Times New Roman"/>
          <w:sz w:val="24"/>
          <w:szCs w:val="24"/>
        </w:rPr>
        <w:t xml:space="preserve"> </w:t>
      </w:r>
      <w:r w:rsidR="00BC4234" w:rsidRPr="00143D69">
        <w:rPr>
          <w:rFonts w:ascii="Times New Roman" w:hAnsi="Times New Roman" w:cs="Times New Roman"/>
          <w:sz w:val="24"/>
          <w:szCs w:val="24"/>
        </w:rPr>
        <w:t>page,</w:t>
      </w:r>
      <w:r w:rsidR="002A2780" w:rsidRPr="00143D69">
        <w:rPr>
          <w:rFonts w:ascii="Times New Roman" w:hAnsi="Times New Roman" w:cs="Times New Roman"/>
          <w:sz w:val="24"/>
          <w:szCs w:val="24"/>
        </w:rPr>
        <w:t xml:space="preserve"> but the staff are really creating a whole new account; </w:t>
      </w:r>
      <w:r w:rsidR="00D37C52" w:rsidRPr="00143D69">
        <w:rPr>
          <w:rFonts w:ascii="Times New Roman" w:hAnsi="Times New Roman" w:cs="Times New Roman"/>
          <w:sz w:val="24"/>
          <w:szCs w:val="24"/>
        </w:rPr>
        <w:t>instead,</w:t>
      </w:r>
      <w:r w:rsidR="002A2780" w:rsidRPr="00143D69">
        <w:rPr>
          <w:rFonts w:ascii="Times New Roman" w:hAnsi="Times New Roman" w:cs="Times New Roman"/>
          <w:sz w:val="24"/>
          <w:szCs w:val="24"/>
        </w:rPr>
        <w:t xml:space="preserve"> they will provide minimum information that may be used to identify them including -</w:t>
      </w:r>
      <w:r w:rsidR="00E60664" w:rsidRPr="00143D69">
        <w:rPr>
          <w:rFonts w:ascii="Times New Roman" w:hAnsi="Times New Roman" w:cs="Times New Roman"/>
          <w:sz w:val="24"/>
          <w:szCs w:val="24"/>
        </w:rPr>
        <w:t xml:space="preserve"> the staff ID</w:t>
      </w:r>
      <w:r w:rsidR="00253136" w:rsidRPr="00143D69">
        <w:rPr>
          <w:rFonts w:ascii="Times New Roman" w:hAnsi="Times New Roman" w:cs="Times New Roman"/>
          <w:sz w:val="24"/>
          <w:szCs w:val="24"/>
        </w:rPr>
        <w:t>, first name and last name</w:t>
      </w:r>
      <w:r w:rsidR="006D7CBB">
        <w:rPr>
          <w:rFonts w:ascii="Times New Roman" w:hAnsi="Times New Roman" w:cs="Times New Roman"/>
          <w:sz w:val="24"/>
          <w:szCs w:val="24"/>
        </w:rPr>
        <w:t>, and their email address</w:t>
      </w:r>
      <w:r w:rsidR="00253136" w:rsidRPr="00143D69">
        <w:rPr>
          <w:rFonts w:ascii="Times New Roman" w:hAnsi="Times New Roman" w:cs="Times New Roman"/>
          <w:sz w:val="24"/>
          <w:szCs w:val="24"/>
        </w:rPr>
        <w:t xml:space="preserve">- </w:t>
      </w:r>
      <w:r w:rsidR="00097CF1" w:rsidRPr="00143D69">
        <w:rPr>
          <w:rFonts w:ascii="Times New Roman" w:hAnsi="Times New Roman" w:cs="Times New Roman"/>
          <w:sz w:val="24"/>
          <w:szCs w:val="24"/>
        </w:rPr>
        <w:t>and they would’ve successfully applied when this process is completed.</w:t>
      </w:r>
    </w:p>
    <w:p w14:paraId="27D09991" w14:textId="77777777" w:rsidR="00F1127E" w:rsidRPr="00143D69" w:rsidRDefault="00F1127E" w:rsidP="00A867F6">
      <w:pPr>
        <w:pStyle w:val="ListParagraph"/>
        <w:spacing w:line="360" w:lineRule="auto"/>
        <w:rPr>
          <w:rFonts w:ascii="Times New Roman" w:hAnsi="Times New Roman" w:cs="Times New Roman"/>
          <w:b/>
          <w:bCs/>
          <w:sz w:val="24"/>
          <w:szCs w:val="24"/>
        </w:rPr>
      </w:pPr>
    </w:p>
    <w:p w14:paraId="36DBC2E5" w14:textId="3E075920" w:rsidR="00F1127E" w:rsidRPr="00143D69" w:rsidRDefault="001E20FB" w:rsidP="00A867F6">
      <w:pPr>
        <w:pStyle w:val="ListParagraph"/>
        <w:numPr>
          <w:ilvl w:val="0"/>
          <w:numId w:val="41"/>
        </w:num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LOGIN</w:t>
      </w:r>
      <w:r w:rsidR="00F1127E" w:rsidRPr="00143D69">
        <w:rPr>
          <w:rFonts w:ascii="Times New Roman" w:hAnsi="Times New Roman" w:cs="Times New Roman"/>
          <w:sz w:val="24"/>
          <w:szCs w:val="24"/>
        </w:rPr>
        <w:t>: Existing members of the</w:t>
      </w:r>
      <w:r w:rsidR="00F1127E" w:rsidRPr="00143D69">
        <w:rPr>
          <w:rFonts w:ascii="Times New Roman" w:hAnsi="Times New Roman" w:cs="Times New Roman"/>
          <w:b/>
          <w:bCs/>
          <w:sz w:val="24"/>
          <w:szCs w:val="24"/>
        </w:rPr>
        <w:t xml:space="preserve"> </w:t>
      </w:r>
      <w:r w:rsidR="00F1127E" w:rsidRPr="00143D69">
        <w:rPr>
          <w:rFonts w:ascii="Times New Roman" w:hAnsi="Times New Roman" w:cs="Times New Roman"/>
          <w:sz w:val="24"/>
          <w:szCs w:val="24"/>
        </w:rPr>
        <w:t>co-operative will be able to login with their exis</w:t>
      </w:r>
      <w:r w:rsidR="00BC4234" w:rsidRPr="00143D69">
        <w:rPr>
          <w:rFonts w:ascii="Times New Roman" w:hAnsi="Times New Roman" w:cs="Times New Roman"/>
          <w:sz w:val="24"/>
          <w:szCs w:val="24"/>
        </w:rPr>
        <w:t>ting record if the data given exists.</w:t>
      </w:r>
    </w:p>
    <w:p w14:paraId="5B212E10" w14:textId="77777777" w:rsidR="00BB6A32" w:rsidRPr="00143D69" w:rsidRDefault="00BB6A32" w:rsidP="00A867F6">
      <w:pPr>
        <w:pStyle w:val="ListParagraph"/>
        <w:spacing w:line="360" w:lineRule="auto"/>
        <w:rPr>
          <w:rFonts w:ascii="Times New Roman" w:hAnsi="Times New Roman" w:cs="Times New Roman"/>
          <w:b/>
          <w:bCs/>
          <w:sz w:val="24"/>
          <w:szCs w:val="24"/>
        </w:rPr>
      </w:pPr>
    </w:p>
    <w:p w14:paraId="7327DB9E" w14:textId="628DBBAD" w:rsidR="00BB6A32" w:rsidRPr="00143D69" w:rsidRDefault="001E20FB" w:rsidP="00A867F6">
      <w:pPr>
        <w:pStyle w:val="ListParagraph"/>
        <w:numPr>
          <w:ilvl w:val="0"/>
          <w:numId w:val="41"/>
        </w:num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HOME PAGE</w:t>
      </w:r>
      <w:r w:rsidR="000224F6" w:rsidRPr="00143D69">
        <w:rPr>
          <w:rFonts w:ascii="Times New Roman" w:hAnsi="Times New Roman" w:cs="Times New Roman"/>
          <w:b/>
          <w:bCs/>
          <w:sz w:val="24"/>
          <w:szCs w:val="24"/>
        </w:rPr>
        <w:t xml:space="preserve">: </w:t>
      </w:r>
      <w:r w:rsidR="000224F6" w:rsidRPr="00143D69">
        <w:rPr>
          <w:rFonts w:ascii="Times New Roman" w:hAnsi="Times New Roman" w:cs="Times New Roman"/>
          <w:sz w:val="24"/>
          <w:szCs w:val="24"/>
        </w:rPr>
        <w:t>the home page will give a brief overview of any updates to the user. The user</w:t>
      </w:r>
      <w:r w:rsidR="00936AF1" w:rsidRPr="00143D69">
        <w:rPr>
          <w:rFonts w:ascii="Times New Roman" w:hAnsi="Times New Roman" w:cs="Times New Roman"/>
          <w:sz w:val="24"/>
          <w:szCs w:val="24"/>
        </w:rPr>
        <w:t xml:space="preserve">’s name will be displayed, the savings and loan balance will be </w:t>
      </w:r>
      <w:r w:rsidR="00D37C52" w:rsidRPr="00143D69">
        <w:rPr>
          <w:rFonts w:ascii="Times New Roman" w:hAnsi="Times New Roman" w:cs="Times New Roman"/>
          <w:sz w:val="24"/>
          <w:szCs w:val="24"/>
        </w:rPr>
        <w:t>showed</w:t>
      </w:r>
      <w:r w:rsidR="00FD7C07" w:rsidRPr="00143D69">
        <w:rPr>
          <w:rFonts w:ascii="Times New Roman" w:hAnsi="Times New Roman" w:cs="Times New Roman"/>
          <w:sz w:val="24"/>
          <w:szCs w:val="24"/>
        </w:rPr>
        <w:t xml:space="preserve"> in the same field</w:t>
      </w:r>
      <w:r w:rsidR="00D37C52" w:rsidRPr="00143D69">
        <w:rPr>
          <w:rFonts w:ascii="Times New Roman" w:hAnsi="Times New Roman" w:cs="Times New Roman"/>
          <w:sz w:val="24"/>
          <w:szCs w:val="24"/>
        </w:rPr>
        <w:t>.</w:t>
      </w:r>
      <w:r w:rsidR="00936AF1" w:rsidRPr="00143D69">
        <w:rPr>
          <w:rFonts w:ascii="Times New Roman" w:hAnsi="Times New Roman" w:cs="Times New Roman"/>
          <w:sz w:val="24"/>
          <w:szCs w:val="24"/>
        </w:rPr>
        <w:t xml:space="preserve"> </w:t>
      </w:r>
      <w:r w:rsidR="00FD7C07" w:rsidRPr="00143D69">
        <w:rPr>
          <w:rFonts w:ascii="Times New Roman" w:hAnsi="Times New Roman" w:cs="Times New Roman"/>
          <w:sz w:val="24"/>
          <w:szCs w:val="24"/>
        </w:rPr>
        <w:t xml:space="preserve">Information about any upcoming/on-going events or any </w:t>
      </w:r>
      <w:r w:rsidR="00F50217" w:rsidRPr="00143D69">
        <w:rPr>
          <w:rFonts w:ascii="Times New Roman" w:hAnsi="Times New Roman" w:cs="Times New Roman"/>
          <w:sz w:val="24"/>
          <w:szCs w:val="24"/>
        </w:rPr>
        <w:t>deadlines (</w:t>
      </w:r>
      <w:r w:rsidR="001C1471" w:rsidRPr="00143D69">
        <w:rPr>
          <w:rFonts w:ascii="Times New Roman" w:hAnsi="Times New Roman" w:cs="Times New Roman"/>
          <w:sz w:val="24"/>
          <w:szCs w:val="24"/>
        </w:rPr>
        <w:t>for loan applicants) will be shown below the user</w:t>
      </w:r>
      <w:r w:rsidR="00FD6AA7" w:rsidRPr="00143D69">
        <w:rPr>
          <w:rFonts w:ascii="Times New Roman" w:hAnsi="Times New Roman" w:cs="Times New Roman"/>
          <w:sz w:val="24"/>
          <w:szCs w:val="24"/>
        </w:rPr>
        <w:t>’</w:t>
      </w:r>
      <w:r w:rsidR="001C1471" w:rsidRPr="00143D69">
        <w:rPr>
          <w:rFonts w:ascii="Times New Roman" w:hAnsi="Times New Roman" w:cs="Times New Roman"/>
          <w:sz w:val="24"/>
          <w:szCs w:val="24"/>
        </w:rPr>
        <w:t>s balance. And finally,</w:t>
      </w:r>
      <w:r w:rsidR="00F50217" w:rsidRPr="00143D69">
        <w:rPr>
          <w:rFonts w:ascii="Times New Roman" w:hAnsi="Times New Roman" w:cs="Times New Roman"/>
          <w:sz w:val="24"/>
          <w:szCs w:val="24"/>
        </w:rPr>
        <w:t xml:space="preserve"> a summary of the last few activities will also be shown with the option to see the full list of activities.</w:t>
      </w:r>
    </w:p>
    <w:p w14:paraId="06730EF9" w14:textId="77777777" w:rsidR="009F1F86" w:rsidRPr="00143D69" w:rsidRDefault="009F1F86" w:rsidP="00A867F6">
      <w:pPr>
        <w:pStyle w:val="ListParagraph"/>
        <w:spacing w:line="360" w:lineRule="auto"/>
        <w:rPr>
          <w:rFonts w:ascii="Times New Roman" w:hAnsi="Times New Roman" w:cs="Times New Roman"/>
          <w:b/>
          <w:bCs/>
          <w:sz w:val="24"/>
          <w:szCs w:val="24"/>
        </w:rPr>
      </w:pPr>
    </w:p>
    <w:p w14:paraId="66B7B106" w14:textId="3A2AC29A" w:rsidR="00AF4C99" w:rsidRPr="001A5381" w:rsidRDefault="009F1F86" w:rsidP="00A867F6">
      <w:pPr>
        <w:pStyle w:val="ListParagraph"/>
        <w:numPr>
          <w:ilvl w:val="0"/>
          <w:numId w:val="41"/>
        </w:numPr>
        <w:spacing w:line="360" w:lineRule="auto"/>
        <w:rPr>
          <w:rFonts w:ascii="Times New Roman" w:hAnsi="Times New Roman" w:cs="Times New Roman"/>
          <w:b/>
          <w:bCs/>
          <w:sz w:val="24"/>
          <w:szCs w:val="24"/>
        </w:rPr>
      </w:pPr>
      <w:r w:rsidRPr="001A5381">
        <w:rPr>
          <w:rFonts w:ascii="Times New Roman" w:hAnsi="Times New Roman" w:cs="Times New Roman"/>
          <w:b/>
          <w:bCs/>
          <w:sz w:val="24"/>
          <w:szCs w:val="24"/>
        </w:rPr>
        <w:t xml:space="preserve">NAVIGATION BAR: </w:t>
      </w:r>
      <w:r w:rsidRPr="001A5381">
        <w:rPr>
          <w:rFonts w:ascii="Times New Roman" w:hAnsi="Times New Roman" w:cs="Times New Roman"/>
          <w:sz w:val="24"/>
          <w:szCs w:val="24"/>
        </w:rPr>
        <w:t xml:space="preserve">at the bottom of the screen there is a navigation bar that gives </w:t>
      </w:r>
      <w:r w:rsidR="00483A18" w:rsidRPr="001A5381">
        <w:rPr>
          <w:rFonts w:ascii="Times New Roman" w:hAnsi="Times New Roman" w:cs="Times New Roman"/>
          <w:sz w:val="24"/>
          <w:szCs w:val="24"/>
        </w:rPr>
        <w:t>quick access to key features of the app from almost every page</w:t>
      </w:r>
      <w:r w:rsidR="00555D87" w:rsidRPr="001A5381">
        <w:rPr>
          <w:rFonts w:ascii="Times New Roman" w:hAnsi="Times New Roman" w:cs="Times New Roman"/>
          <w:sz w:val="24"/>
          <w:szCs w:val="24"/>
        </w:rPr>
        <w:t xml:space="preserve">. There are </w:t>
      </w:r>
      <w:r w:rsidR="001A5381" w:rsidRPr="001A5381">
        <w:rPr>
          <w:rFonts w:ascii="Times New Roman" w:hAnsi="Times New Roman" w:cs="Times New Roman"/>
          <w:sz w:val="24"/>
          <w:szCs w:val="24"/>
        </w:rPr>
        <w:t>4</w:t>
      </w:r>
      <w:r w:rsidR="00555D87" w:rsidRPr="001A5381">
        <w:rPr>
          <w:rFonts w:ascii="Times New Roman" w:hAnsi="Times New Roman" w:cs="Times New Roman"/>
          <w:sz w:val="24"/>
          <w:szCs w:val="24"/>
        </w:rPr>
        <w:t xml:space="preserve"> quick links </w:t>
      </w:r>
      <w:r w:rsidR="00F12E43" w:rsidRPr="001A5381">
        <w:rPr>
          <w:rFonts w:ascii="Times New Roman" w:hAnsi="Times New Roman" w:cs="Times New Roman"/>
          <w:sz w:val="24"/>
          <w:szCs w:val="24"/>
        </w:rPr>
        <w:t>available,</w:t>
      </w:r>
      <w:r w:rsidR="00555D87" w:rsidRPr="001A5381">
        <w:rPr>
          <w:rFonts w:ascii="Times New Roman" w:hAnsi="Times New Roman" w:cs="Times New Roman"/>
          <w:sz w:val="24"/>
          <w:szCs w:val="24"/>
        </w:rPr>
        <w:t xml:space="preserve"> and they are- </w:t>
      </w:r>
      <w:r w:rsidR="00F12E43" w:rsidRPr="001A5381">
        <w:rPr>
          <w:rFonts w:ascii="Times New Roman" w:hAnsi="Times New Roman" w:cs="Times New Roman"/>
          <w:sz w:val="24"/>
          <w:szCs w:val="24"/>
        </w:rPr>
        <w:t>home, loan</w:t>
      </w:r>
      <w:r w:rsidR="001A5381" w:rsidRPr="001A5381">
        <w:rPr>
          <w:rFonts w:ascii="Times New Roman" w:hAnsi="Times New Roman" w:cs="Times New Roman"/>
          <w:sz w:val="24"/>
          <w:szCs w:val="24"/>
        </w:rPr>
        <w:t xml:space="preserve"> requests</w:t>
      </w:r>
      <w:r w:rsidR="00F12E43" w:rsidRPr="001A5381">
        <w:rPr>
          <w:rFonts w:ascii="Times New Roman" w:hAnsi="Times New Roman" w:cs="Times New Roman"/>
          <w:sz w:val="24"/>
          <w:szCs w:val="24"/>
        </w:rPr>
        <w:t xml:space="preserve">, </w:t>
      </w:r>
      <w:r w:rsidR="001A5381" w:rsidRPr="001A5381">
        <w:rPr>
          <w:rFonts w:ascii="Times New Roman" w:hAnsi="Times New Roman" w:cs="Times New Roman"/>
          <w:sz w:val="24"/>
          <w:szCs w:val="24"/>
        </w:rPr>
        <w:t>activities</w:t>
      </w:r>
      <w:r w:rsidR="00F12E43" w:rsidRPr="001A5381">
        <w:rPr>
          <w:rFonts w:ascii="Times New Roman" w:hAnsi="Times New Roman" w:cs="Times New Roman"/>
          <w:sz w:val="24"/>
          <w:szCs w:val="24"/>
        </w:rPr>
        <w:t>,</w:t>
      </w:r>
      <w:r w:rsidR="001A5381" w:rsidRPr="001A5381">
        <w:rPr>
          <w:rFonts w:ascii="Times New Roman" w:hAnsi="Times New Roman" w:cs="Times New Roman"/>
          <w:sz w:val="24"/>
          <w:szCs w:val="24"/>
        </w:rPr>
        <w:t xml:space="preserve"> and profile</w:t>
      </w:r>
      <w:r w:rsidR="001A5381">
        <w:rPr>
          <w:rFonts w:ascii="Times New Roman" w:hAnsi="Times New Roman" w:cs="Times New Roman"/>
          <w:sz w:val="24"/>
          <w:szCs w:val="24"/>
        </w:rPr>
        <w:t>.</w:t>
      </w:r>
    </w:p>
    <w:p w14:paraId="1AEC7488" w14:textId="77777777" w:rsidR="006C2051" w:rsidRPr="00143D69" w:rsidRDefault="006C2051" w:rsidP="00A867F6">
      <w:pPr>
        <w:pStyle w:val="ListParagraph"/>
        <w:spacing w:line="360" w:lineRule="auto"/>
        <w:rPr>
          <w:rFonts w:ascii="Times New Roman" w:hAnsi="Times New Roman" w:cs="Times New Roman"/>
          <w:b/>
          <w:bCs/>
          <w:sz w:val="24"/>
          <w:szCs w:val="24"/>
        </w:rPr>
      </w:pPr>
    </w:p>
    <w:p w14:paraId="52BD4233" w14:textId="79002733" w:rsidR="006E71FE" w:rsidRPr="00143D69" w:rsidRDefault="006E71FE" w:rsidP="00A867F6">
      <w:pPr>
        <w:pStyle w:val="ListParagraph"/>
        <w:numPr>
          <w:ilvl w:val="0"/>
          <w:numId w:val="41"/>
        </w:num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DROP</w:t>
      </w:r>
      <w:r w:rsidR="00C21F4A" w:rsidRPr="00143D69">
        <w:rPr>
          <w:rFonts w:ascii="Times New Roman" w:hAnsi="Times New Roman" w:cs="Times New Roman"/>
          <w:b/>
          <w:bCs/>
          <w:sz w:val="24"/>
          <w:szCs w:val="24"/>
        </w:rPr>
        <w:t>-</w:t>
      </w:r>
      <w:r w:rsidRPr="00143D69">
        <w:rPr>
          <w:rFonts w:ascii="Times New Roman" w:hAnsi="Times New Roman" w:cs="Times New Roman"/>
          <w:b/>
          <w:bCs/>
          <w:sz w:val="24"/>
          <w:szCs w:val="24"/>
        </w:rPr>
        <w:t xml:space="preserve">DOWN </w:t>
      </w:r>
      <w:r w:rsidR="00C21F4A" w:rsidRPr="00143D69">
        <w:rPr>
          <w:rFonts w:ascii="Times New Roman" w:hAnsi="Times New Roman" w:cs="Times New Roman"/>
          <w:b/>
          <w:bCs/>
          <w:sz w:val="24"/>
          <w:szCs w:val="24"/>
        </w:rPr>
        <w:t>MENU:</w:t>
      </w:r>
      <w:r w:rsidRPr="00143D69">
        <w:rPr>
          <w:rFonts w:ascii="Times New Roman" w:hAnsi="Times New Roman" w:cs="Times New Roman"/>
          <w:b/>
          <w:bCs/>
          <w:sz w:val="24"/>
          <w:szCs w:val="24"/>
        </w:rPr>
        <w:t xml:space="preserve"> </w:t>
      </w:r>
      <w:r w:rsidR="004A48E5" w:rsidRPr="00143D69">
        <w:rPr>
          <w:rFonts w:ascii="Times New Roman" w:hAnsi="Times New Roman" w:cs="Times New Roman"/>
          <w:sz w:val="24"/>
          <w:szCs w:val="24"/>
        </w:rPr>
        <w:t xml:space="preserve">the </w:t>
      </w:r>
      <w:r w:rsidR="00C21F4A" w:rsidRPr="00143D69">
        <w:rPr>
          <w:rFonts w:ascii="Times New Roman" w:hAnsi="Times New Roman" w:cs="Times New Roman"/>
          <w:sz w:val="24"/>
          <w:szCs w:val="24"/>
        </w:rPr>
        <w:t>drop-down</w:t>
      </w:r>
      <w:r w:rsidR="004A48E5" w:rsidRPr="00143D69">
        <w:rPr>
          <w:rFonts w:ascii="Times New Roman" w:hAnsi="Times New Roman" w:cs="Times New Roman"/>
          <w:sz w:val="24"/>
          <w:szCs w:val="24"/>
        </w:rPr>
        <w:t xml:space="preserve"> menu </w:t>
      </w:r>
      <w:r w:rsidR="00045765" w:rsidRPr="00143D69">
        <w:rPr>
          <w:rFonts w:ascii="Times New Roman" w:hAnsi="Times New Roman" w:cs="Times New Roman"/>
          <w:sz w:val="24"/>
          <w:szCs w:val="24"/>
        </w:rPr>
        <w:t>should</w:t>
      </w:r>
      <w:r w:rsidR="004A48E5" w:rsidRPr="00143D69">
        <w:rPr>
          <w:rFonts w:ascii="Times New Roman" w:hAnsi="Times New Roman" w:cs="Times New Roman"/>
          <w:sz w:val="24"/>
          <w:szCs w:val="24"/>
        </w:rPr>
        <w:t xml:space="preserve"> provide links to other pages that were not included in the navigation bar</w:t>
      </w:r>
      <w:r w:rsidR="005E18E9" w:rsidRPr="00143D69">
        <w:rPr>
          <w:rFonts w:ascii="Times New Roman" w:hAnsi="Times New Roman" w:cs="Times New Roman"/>
          <w:sz w:val="24"/>
          <w:szCs w:val="24"/>
        </w:rPr>
        <w:t>. Some of the</w:t>
      </w:r>
      <w:r w:rsidR="00C21F4A" w:rsidRPr="00143D69">
        <w:rPr>
          <w:rFonts w:ascii="Times New Roman" w:hAnsi="Times New Roman" w:cs="Times New Roman"/>
          <w:sz w:val="24"/>
          <w:szCs w:val="24"/>
        </w:rPr>
        <w:t xml:space="preserve"> l</w:t>
      </w:r>
      <w:r w:rsidR="005E18E9" w:rsidRPr="00143D69">
        <w:rPr>
          <w:rFonts w:ascii="Times New Roman" w:hAnsi="Times New Roman" w:cs="Times New Roman"/>
          <w:sz w:val="24"/>
          <w:szCs w:val="24"/>
        </w:rPr>
        <w:t xml:space="preserve">inks will be to </w:t>
      </w:r>
      <w:r w:rsidR="001A5381">
        <w:rPr>
          <w:rFonts w:ascii="Times New Roman" w:hAnsi="Times New Roman" w:cs="Times New Roman"/>
          <w:sz w:val="24"/>
          <w:szCs w:val="24"/>
        </w:rPr>
        <w:t>see your loan status, for the executives; they’ll be able to see loan and registration requests made by other members</w:t>
      </w:r>
      <w:r w:rsidR="00442368" w:rsidRPr="00143D69">
        <w:rPr>
          <w:rFonts w:ascii="Times New Roman" w:hAnsi="Times New Roman" w:cs="Times New Roman"/>
          <w:sz w:val="24"/>
          <w:szCs w:val="24"/>
        </w:rPr>
        <w:t xml:space="preserve">, logout </w:t>
      </w:r>
      <w:r w:rsidR="003A73F7" w:rsidRPr="00143D69">
        <w:rPr>
          <w:rFonts w:ascii="Times New Roman" w:hAnsi="Times New Roman" w:cs="Times New Roman"/>
          <w:sz w:val="24"/>
          <w:szCs w:val="24"/>
        </w:rPr>
        <w:t>etc.</w:t>
      </w:r>
    </w:p>
    <w:p w14:paraId="3BD7B225" w14:textId="77777777" w:rsidR="006E71FE" w:rsidRPr="00143D69" w:rsidRDefault="006E71FE" w:rsidP="00A867F6">
      <w:pPr>
        <w:pStyle w:val="ListParagraph"/>
        <w:spacing w:line="360" w:lineRule="auto"/>
        <w:rPr>
          <w:rFonts w:ascii="Times New Roman" w:hAnsi="Times New Roman" w:cs="Times New Roman"/>
          <w:b/>
          <w:bCs/>
          <w:sz w:val="24"/>
          <w:szCs w:val="24"/>
        </w:rPr>
      </w:pPr>
    </w:p>
    <w:p w14:paraId="4DC508B9" w14:textId="115C49AE" w:rsidR="006C2051" w:rsidRPr="00143D69" w:rsidRDefault="006E71FE" w:rsidP="00A867F6">
      <w:pPr>
        <w:pStyle w:val="ListParagraph"/>
        <w:numPr>
          <w:ilvl w:val="0"/>
          <w:numId w:val="41"/>
        </w:num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 xml:space="preserve">PROFILE PAGE: </w:t>
      </w:r>
      <w:r w:rsidRPr="00143D69">
        <w:rPr>
          <w:rFonts w:ascii="Times New Roman" w:hAnsi="Times New Roman" w:cs="Times New Roman"/>
          <w:sz w:val="24"/>
          <w:szCs w:val="24"/>
        </w:rPr>
        <w:t xml:space="preserve">members will be able to see an immutable list of details related to them. The only detail they’ll be able to change is their password which can be changed from </w:t>
      </w:r>
      <w:r w:rsidR="00534090" w:rsidRPr="00143D69">
        <w:rPr>
          <w:rFonts w:ascii="Times New Roman" w:hAnsi="Times New Roman" w:cs="Times New Roman"/>
          <w:sz w:val="24"/>
          <w:szCs w:val="24"/>
        </w:rPr>
        <w:t>setting</w:t>
      </w:r>
      <w:r w:rsidR="00E93424" w:rsidRPr="00143D69">
        <w:rPr>
          <w:rFonts w:ascii="Times New Roman" w:hAnsi="Times New Roman" w:cs="Times New Roman"/>
          <w:sz w:val="24"/>
          <w:szCs w:val="24"/>
        </w:rPr>
        <w:t>s</w:t>
      </w:r>
      <w:r w:rsidRPr="00143D69">
        <w:rPr>
          <w:rFonts w:ascii="Times New Roman" w:hAnsi="Times New Roman" w:cs="Times New Roman"/>
          <w:sz w:val="24"/>
          <w:szCs w:val="24"/>
        </w:rPr>
        <w:t>.</w:t>
      </w:r>
    </w:p>
    <w:p w14:paraId="62F0E55E" w14:textId="77777777" w:rsidR="00F0609D" w:rsidRPr="00143D69" w:rsidRDefault="00F0609D" w:rsidP="00A867F6">
      <w:pPr>
        <w:pStyle w:val="ListParagraph"/>
        <w:spacing w:line="360" w:lineRule="auto"/>
        <w:rPr>
          <w:rFonts w:ascii="Times New Roman" w:hAnsi="Times New Roman" w:cs="Times New Roman"/>
          <w:b/>
          <w:bCs/>
          <w:sz w:val="24"/>
          <w:szCs w:val="24"/>
        </w:rPr>
      </w:pPr>
    </w:p>
    <w:p w14:paraId="4DA30135" w14:textId="3E68892B" w:rsidR="00341DDC" w:rsidRPr="00143D69" w:rsidRDefault="002068DF" w:rsidP="00A867F6">
      <w:pPr>
        <w:pStyle w:val="ListParagraph"/>
        <w:numPr>
          <w:ilvl w:val="0"/>
          <w:numId w:val="41"/>
        </w:num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 xml:space="preserve">LOAN PAGE: </w:t>
      </w:r>
      <w:r w:rsidRPr="00143D69">
        <w:rPr>
          <w:rFonts w:ascii="Times New Roman" w:hAnsi="Times New Roman" w:cs="Times New Roman"/>
          <w:sz w:val="24"/>
          <w:szCs w:val="24"/>
        </w:rPr>
        <w:t xml:space="preserve">the results on this page will differ depending on </w:t>
      </w:r>
      <w:r w:rsidR="00E967DD" w:rsidRPr="00143D69">
        <w:rPr>
          <w:rFonts w:ascii="Times New Roman" w:hAnsi="Times New Roman" w:cs="Times New Roman"/>
          <w:sz w:val="24"/>
          <w:szCs w:val="24"/>
        </w:rPr>
        <w:t>if the</w:t>
      </w:r>
      <w:r w:rsidRPr="00143D69">
        <w:rPr>
          <w:rFonts w:ascii="Times New Roman" w:hAnsi="Times New Roman" w:cs="Times New Roman"/>
          <w:sz w:val="24"/>
          <w:szCs w:val="24"/>
        </w:rPr>
        <w:t xml:space="preserve"> user is a loan applicant or not. If </w:t>
      </w:r>
      <w:r w:rsidR="00E967DD" w:rsidRPr="00143D69">
        <w:rPr>
          <w:rFonts w:ascii="Times New Roman" w:hAnsi="Times New Roman" w:cs="Times New Roman"/>
          <w:sz w:val="24"/>
          <w:szCs w:val="24"/>
        </w:rPr>
        <w:t xml:space="preserve">the user has an active </w:t>
      </w:r>
      <w:r w:rsidR="007D4F32" w:rsidRPr="00143D69">
        <w:rPr>
          <w:rFonts w:ascii="Times New Roman" w:hAnsi="Times New Roman" w:cs="Times New Roman"/>
          <w:sz w:val="24"/>
          <w:szCs w:val="24"/>
        </w:rPr>
        <w:t>loan,</w:t>
      </w:r>
      <w:r w:rsidR="00E967DD" w:rsidRPr="00143D69">
        <w:rPr>
          <w:rFonts w:ascii="Times New Roman" w:hAnsi="Times New Roman" w:cs="Times New Roman"/>
          <w:sz w:val="24"/>
          <w:szCs w:val="24"/>
        </w:rPr>
        <w:t xml:space="preserve"> then they will see details on the current loan including the deadline, amount paid etc. but if </w:t>
      </w:r>
      <w:r w:rsidR="007D4F32" w:rsidRPr="00143D69">
        <w:rPr>
          <w:rFonts w:ascii="Times New Roman" w:hAnsi="Times New Roman" w:cs="Times New Roman"/>
          <w:sz w:val="24"/>
          <w:szCs w:val="24"/>
        </w:rPr>
        <w:t>not,</w:t>
      </w:r>
      <w:r w:rsidR="00E967DD" w:rsidRPr="00143D69">
        <w:rPr>
          <w:rFonts w:ascii="Times New Roman" w:hAnsi="Times New Roman" w:cs="Times New Roman"/>
          <w:sz w:val="24"/>
          <w:szCs w:val="24"/>
        </w:rPr>
        <w:t xml:space="preserve"> then the user is shown the page to request for a loan.</w:t>
      </w:r>
    </w:p>
    <w:p w14:paraId="7B293F7B" w14:textId="77777777" w:rsidR="0057116B" w:rsidRPr="00143D69" w:rsidRDefault="0057116B" w:rsidP="00A867F6">
      <w:pPr>
        <w:pStyle w:val="ListParagraph"/>
        <w:spacing w:line="360" w:lineRule="auto"/>
        <w:rPr>
          <w:rFonts w:ascii="Times New Roman" w:hAnsi="Times New Roman" w:cs="Times New Roman"/>
          <w:b/>
          <w:bCs/>
          <w:sz w:val="24"/>
          <w:szCs w:val="24"/>
        </w:rPr>
      </w:pPr>
    </w:p>
    <w:p w14:paraId="6918E580" w14:textId="4EB3F769" w:rsidR="0057116B" w:rsidRPr="00143D69" w:rsidRDefault="0057116B" w:rsidP="00A867F6">
      <w:pPr>
        <w:pStyle w:val="ListParagraph"/>
        <w:numPr>
          <w:ilvl w:val="0"/>
          <w:numId w:val="41"/>
        </w:num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 xml:space="preserve">SETTINGS: </w:t>
      </w:r>
      <w:r w:rsidRPr="00143D69">
        <w:rPr>
          <w:rFonts w:ascii="Times New Roman" w:hAnsi="Times New Roman" w:cs="Times New Roman"/>
          <w:sz w:val="24"/>
          <w:szCs w:val="24"/>
        </w:rPr>
        <w:t xml:space="preserve"> in </w:t>
      </w:r>
      <w:r w:rsidR="00195F93" w:rsidRPr="00143D69">
        <w:rPr>
          <w:rFonts w:ascii="Times New Roman" w:hAnsi="Times New Roman" w:cs="Times New Roman"/>
          <w:sz w:val="24"/>
          <w:szCs w:val="24"/>
        </w:rPr>
        <w:t xml:space="preserve">the settings, the user can change their password </w:t>
      </w:r>
      <w:r w:rsidR="00603FA3">
        <w:rPr>
          <w:rFonts w:ascii="Times New Roman" w:hAnsi="Times New Roman" w:cs="Times New Roman"/>
          <w:sz w:val="24"/>
          <w:szCs w:val="24"/>
        </w:rPr>
        <w:t xml:space="preserve">where they must provide their current password correctly and then confirm their new password before the change is effective. This </w:t>
      </w:r>
      <w:r w:rsidR="00AC0F83">
        <w:rPr>
          <w:rFonts w:ascii="Times New Roman" w:hAnsi="Times New Roman" w:cs="Times New Roman"/>
          <w:sz w:val="24"/>
          <w:szCs w:val="24"/>
        </w:rPr>
        <w:t xml:space="preserve">change will be reflected under the </w:t>
      </w:r>
      <w:r w:rsidR="007E04F5">
        <w:rPr>
          <w:rFonts w:ascii="Times New Roman" w:hAnsi="Times New Roman" w:cs="Times New Roman"/>
          <w:sz w:val="24"/>
          <w:szCs w:val="24"/>
        </w:rPr>
        <w:t>account’s</w:t>
      </w:r>
      <w:r w:rsidR="00AC0F83">
        <w:rPr>
          <w:rFonts w:ascii="Times New Roman" w:hAnsi="Times New Roman" w:cs="Times New Roman"/>
          <w:sz w:val="24"/>
          <w:szCs w:val="24"/>
        </w:rPr>
        <w:t xml:space="preserve"> activities.</w:t>
      </w:r>
    </w:p>
    <w:p w14:paraId="1FADF822" w14:textId="77777777" w:rsidR="00180BEA" w:rsidRPr="00143D69" w:rsidRDefault="00180BEA" w:rsidP="00A867F6">
      <w:pPr>
        <w:pStyle w:val="ListParagraph"/>
        <w:spacing w:line="360" w:lineRule="auto"/>
        <w:rPr>
          <w:rFonts w:ascii="Times New Roman" w:hAnsi="Times New Roman" w:cs="Times New Roman"/>
          <w:b/>
          <w:bCs/>
          <w:sz w:val="24"/>
          <w:szCs w:val="24"/>
        </w:rPr>
      </w:pPr>
    </w:p>
    <w:p w14:paraId="2BC78109" w14:textId="683D5F84" w:rsidR="00180BEA" w:rsidRPr="00143D69" w:rsidRDefault="00180BEA" w:rsidP="00A867F6">
      <w:pPr>
        <w:pStyle w:val="ListParagraph"/>
        <w:numPr>
          <w:ilvl w:val="0"/>
          <w:numId w:val="41"/>
        </w:numPr>
        <w:spacing w:line="360" w:lineRule="auto"/>
        <w:rPr>
          <w:rFonts w:ascii="Times New Roman" w:hAnsi="Times New Roman" w:cs="Times New Roman"/>
          <w:b/>
          <w:bCs/>
          <w:sz w:val="24"/>
          <w:szCs w:val="24"/>
        </w:rPr>
      </w:pPr>
      <w:r w:rsidRPr="00143D69">
        <w:rPr>
          <w:rFonts w:ascii="Times New Roman" w:hAnsi="Times New Roman" w:cs="Times New Roman"/>
          <w:b/>
          <w:bCs/>
          <w:sz w:val="24"/>
          <w:szCs w:val="24"/>
        </w:rPr>
        <w:t>ALL ACTIVITIES/TRANSACTIONS: t</w:t>
      </w:r>
      <w:r w:rsidRPr="00143D69">
        <w:rPr>
          <w:rFonts w:ascii="Times New Roman" w:hAnsi="Times New Roman" w:cs="Times New Roman"/>
          <w:sz w:val="24"/>
          <w:szCs w:val="24"/>
        </w:rPr>
        <w:t xml:space="preserve">hese pages </w:t>
      </w:r>
      <w:r w:rsidR="00C7122F" w:rsidRPr="00143D69">
        <w:rPr>
          <w:rFonts w:ascii="Times New Roman" w:hAnsi="Times New Roman" w:cs="Times New Roman"/>
          <w:sz w:val="24"/>
          <w:szCs w:val="24"/>
        </w:rPr>
        <w:t>should</w:t>
      </w:r>
      <w:r w:rsidRPr="00143D69">
        <w:rPr>
          <w:rFonts w:ascii="Times New Roman" w:hAnsi="Times New Roman" w:cs="Times New Roman"/>
          <w:sz w:val="24"/>
          <w:szCs w:val="24"/>
        </w:rPr>
        <w:t xml:space="preserve"> show details on all the verified activities and transactions carried out on the account</w:t>
      </w:r>
      <w:r w:rsidR="00290FA2" w:rsidRPr="00143D69">
        <w:rPr>
          <w:rFonts w:ascii="Times New Roman" w:hAnsi="Times New Roman" w:cs="Times New Roman"/>
          <w:sz w:val="24"/>
          <w:szCs w:val="24"/>
        </w:rPr>
        <w:t>.</w:t>
      </w:r>
    </w:p>
    <w:p w14:paraId="12D61EDD" w14:textId="77777777" w:rsidR="00D3526D" w:rsidRPr="00143D69" w:rsidRDefault="00D3526D" w:rsidP="00A867F6">
      <w:pPr>
        <w:spacing w:line="360" w:lineRule="auto"/>
        <w:rPr>
          <w:rFonts w:ascii="Times New Roman" w:hAnsi="Times New Roman" w:cs="Times New Roman"/>
        </w:rPr>
      </w:pPr>
    </w:p>
    <w:p w14:paraId="785A63A6" w14:textId="73833D24" w:rsidR="002513ED" w:rsidRPr="00ED485F" w:rsidRDefault="002513ED" w:rsidP="00A867F6">
      <w:pPr>
        <w:pStyle w:val="Heading2"/>
        <w:numPr>
          <w:ilvl w:val="2"/>
          <w:numId w:val="2"/>
        </w:numPr>
        <w:spacing w:before="200" w:after="240" w:line="360" w:lineRule="auto"/>
        <w:rPr>
          <w:rFonts w:ascii="Times New Roman" w:eastAsia="Times New Roman" w:hAnsi="Times New Roman" w:cs="Times New Roman"/>
          <w:b/>
          <w:color w:val="4F81BD"/>
        </w:rPr>
      </w:pPr>
      <w:r w:rsidRPr="00ED485F">
        <w:rPr>
          <w:rFonts w:ascii="Times New Roman" w:eastAsia="Times New Roman" w:hAnsi="Times New Roman" w:cs="Times New Roman"/>
          <w:b/>
          <w:color w:val="4F81BD"/>
        </w:rPr>
        <w:t>Application Diagram</w:t>
      </w:r>
    </w:p>
    <w:p w14:paraId="49CA5DF4" w14:textId="3B744FF4" w:rsidR="00470304" w:rsidRPr="00143D69" w:rsidRDefault="00751C7E"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An application architecture is a structural map of how a software application is assembled and how applications interact with each other to meet business or user </w:t>
      </w:r>
      <w:r w:rsidR="00403F7B" w:rsidRPr="00143D69">
        <w:rPr>
          <w:rFonts w:ascii="Times New Roman" w:hAnsi="Times New Roman" w:cs="Times New Roman"/>
          <w:sz w:val="24"/>
          <w:szCs w:val="24"/>
        </w:rPr>
        <w:t>requirements</w:t>
      </w:r>
      <w:r w:rsidR="00F3697A" w:rsidRPr="00143D69">
        <w:rPr>
          <w:rFonts w:ascii="Times New Roman" w:hAnsi="Times New Roman" w:cs="Times New Roman"/>
          <w:sz w:val="24"/>
          <w:szCs w:val="24"/>
        </w:rPr>
        <w:t xml:space="preserve"> </w:t>
      </w:r>
      <w:r w:rsidR="002F79AD" w:rsidRPr="00143D69">
        <w:rPr>
          <w:rFonts w:ascii="Times New Roman" w:hAnsi="Times New Roman" w:cs="Times New Roman"/>
          <w:sz w:val="24"/>
          <w:szCs w:val="24"/>
        </w:rPr>
        <w:t>(Gavin</w:t>
      </w:r>
      <w:r w:rsidR="00AA1367" w:rsidRPr="00143D69">
        <w:rPr>
          <w:rFonts w:ascii="Times New Roman" w:hAnsi="Times New Roman" w:cs="Times New Roman"/>
          <w:sz w:val="24"/>
          <w:szCs w:val="24"/>
        </w:rPr>
        <w:t xml:space="preserve"> &amp; Ferguson</w:t>
      </w:r>
      <w:r w:rsidR="002F79AD" w:rsidRPr="00143D69">
        <w:rPr>
          <w:rFonts w:ascii="Times New Roman" w:hAnsi="Times New Roman" w:cs="Times New Roman"/>
          <w:sz w:val="24"/>
          <w:szCs w:val="24"/>
        </w:rPr>
        <w:t>, 2024)</w:t>
      </w:r>
      <w:r w:rsidR="00403F7B" w:rsidRPr="00143D69">
        <w:rPr>
          <w:rFonts w:ascii="Times New Roman" w:hAnsi="Times New Roman" w:cs="Times New Roman"/>
          <w:sz w:val="24"/>
          <w:szCs w:val="24"/>
        </w:rPr>
        <w:t>.</w:t>
      </w:r>
      <w:r w:rsidR="002F13C1" w:rsidRPr="00143D69">
        <w:rPr>
          <w:rFonts w:ascii="Times New Roman" w:hAnsi="Times New Roman" w:cs="Times New Roman"/>
          <w:sz w:val="24"/>
          <w:szCs w:val="24"/>
        </w:rPr>
        <w:t xml:space="preserve"> Refer to figure 3.1</w:t>
      </w:r>
      <w:r w:rsidR="00B80227" w:rsidRPr="00143D69">
        <w:rPr>
          <w:rFonts w:ascii="Times New Roman" w:hAnsi="Times New Roman" w:cs="Times New Roman"/>
          <w:sz w:val="24"/>
          <w:szCs w:val="24"/>
        </w:rPr>
        <w:t xml:space="preserve"> to find the application diagram.</w:t>
      </w:r>
    </w:p>
    <w:p w14:paraId="3D4BD396" w14:textId="06B2DD78" w:rsidR="001E7A9B" w:rsidRPr="00143D69" w:rsidRDefault="001E7A9B" w:rsidP="00A867F6">
      <w:pPr>
        <w:spacing w:line="360" w:lineRule="auto"/>
        <w:rPr>
          <w:rFonts w:ascii="Times New Roman" w:hAnsi="Times New Roman" w:cs="Times New Roman"/>
          <w:sz w:val="24"/>
          <w:szCs w:val="24"/>
        </w:rPr>
      </w:pPr>
    </w:p>
    <w:p w14:paraId="445C0759" w14:textId="77777777" w:rsidR="00C63E49" w:rsidRDefault="00C63E49" w:rsidP="00A867F6">
      <w:pPr>
        <w:spacing w:line="360" w:lineRule="auto"/>
        <w:rPr>
          <w:rFonts w:ascii="Times New Roman" w:eastAsia="Times New Roman" w:hAnsi="Times New Roman" w:cs="Times New Roman"/>
          <w:b/>
          <w:color w:val="4F81BD"/>
        </w:rPr>
      </w:pPr>
    </w:p>
    <w:p w14:paraId="2C7E100E" w14:textId="422A834C" w:rsidR="00C63E49" w:rsidRDefault="00C63E49" w:rsidP="00A867F6">
      <w:pPr>
        <w:spacing w:line="360" w:lineRule="auto"/>
      </w:pPr>
      <w:r>
        <w:object w:dxaOrig="15885" w:dyaOrig="12285" w14:anchorId="337386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2.05pt" o:ole="">
            <v:imagedata r:id="rId12" o:title=""/>
          </v:shape>
          <o:OLEObject Type="Embed" ProgID="Visio.Drawing.15" ShapeID="_x0000_i1025" DrawAspect="Content" ObjectID="_1788766713" r:id="rId13"/>
        </w:object>
      </w:r>
    </w:p>
    <w:p w14:paraId="0BF838E6" w14:textId="0C93864D" w:rsidR="00D3526D" w:rsidRDefault="00ED0535" w:rsidP="00A867F6">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Pr>
          <w:rFonts w:ascii="Times New Roman" w:eastAsia="Times New Roman" w:hAnsi="Times New Roman" w:cs="Times New Roman"/>
          <w:b/>
          <w:color w:val="4F81BD"/>
        </w:rPr>
        <w:t>1</w:t>
      </w:r>
      <w:r w:rsidRPr="00143D69">
        <w:rPr>
          <w:rFonts w:ascii="Times New Roman" w:eastAsia="Times New Roman" w:hAnsi="Times New Roman" w:cs="Times New Roman"/>
          <w:b/>
          <w:color w:val="4F81BD"/>
        </w:rPr>
        <w:t>- Application Diagram</w:t>
      </w:r>
      <w:r w:rsidR="00A73B54">
        <w:rPr>
          <w:rFonts w:ascii="Times New Roman" w:eastAsia="Times New Roman" w:hAnsi="Times New Roman" w:cs="Times New Roman"/>
          <w:b/>
          <w:color w:val="4F81BD"/>
        </w:rPr>
        <w:t xml:space="preserve"> for mobile appl</w:t>
      </w:r>
      <w:r w:rsidR="00FA16E8">
        <w:rPr>
          <w:rFonts w:ascii="Times New Roman" w:eastAsia="Times New Roman" w:hAnsi="Times New Roman" w:cs="Times New Roman"/>
          <w:b/>
          <w:color w:val="4F81BD"/>
        </w:rPr>
        <w:t>i</w:t>
      </w:r>
      <w:r w:rsidR="00A73B54">
        <w:rPr>
          <w:rFonts w:ascii="Times New Roman" w:eastAsia="Times New Roman" w:hAnsi="Times New Roman" w:cs="Times New Roman"/>
          <w:b/>
          <w:color w:val="4F81BD"/>
        </w:rPr>
        <w:t>cation</w:t>
      </w:r>
    </w:p>
    <w:p w14:paraId="2A48F8C6" w14:textId="77777777" w:rsidR="00FA16E8" w:rsidRDefault="00FA16E8" w:rsidP="00A867F6">
      <w:pPr>
        <w:spacing w:line="360" w:lineRule="auto"/>
        <w:jc w:val="center"/>
        <w:rPr>
          <w:rFonts w:ascii="Times New Roman" w:eastAsia="Times New Roman" w:hAnsi="Times New Roman" w:cs="Times New Roman"/>
          <w:b/>
          <w:color w:val="4F81BD"/>
        </w:rPr>
      </w:pPr>
    </w:p>
    <w:p w14:paraId="62F4294A" w14:textId="476CEEB8" w:rsidR="00FA16E8" w:rsidRDefault="00FA16E8" w:rsidP="00A867F6">
      <w:pPr>
        <w:spacing w:line="360" w:lineRule="auto"/>
        <w:jc w:val="center"/>
      </w:pPr>
      <w:r>
        <w:object w:dxaOrig="10260" w:dyaOrig="8265" w14:anchorId="3E019D81">
          <v:shape id="_x0000_i1026" type="#_x0000_t75" style="width:468pt;height:377.65pt" o:ole="">
            <v:imagedata r:id="rId14" o:title=""/>
          </v:shape>
          <o:OLEObject Type="Embed" ProgID="Visio.Drawing.15" ShapeID="_x0000_i1026" DrawAspect="Content" ObjectID="_1788766714" r:id="rId15"/>
        </w:object>
      </w:r>
    </w:p>
    <w:p w14:paraId="471E0532" w14:textId="26EC4240" w:rsidR="00FA16E8" w:rsidRPr="00ED0535" w:rsidRDefault="00FA16E8" w:rsidP="00A867F6">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Pr>
          <w:rFonts w:ascii="Times New Roman" w:eastAsia="Times New Roman" w:hAnsi="Times New Roman" w:cs="Times New Roman"/>
          <w:b/>
          <w:color w:val="4F81BD"/>
        </w:rPr>
        <w:t>2</w:t>
      </w:r>
      <w:r w:rsidRPr="00143D69">
        <w:rPr>
          <w:rFonts w:ascii="Times New Roman" w:eastAsia="Times New Roman" w:hAnsi="Times New Roman" w:cs="Times New Roman"/>
          <w:b/>
          <w:color w:val="4F81BD"/>
        </w:rPr>
        <w:t>- Application Diagram</w:t>
      </w:r>
      <w:r>
        <w:rPr>
          <w:rFonts w:ascii="Times New Roman" w:eastAsia="Times New Roman" w:hAnsi="Times New Roman" w:cs="Times New Roman"/>
          <w:b/>
          <w:color w:val="4F81BD"/>
        </w:rPr>
        <w:t xml:space="preserve"> for web application</w:t>
      </w:r>
    </w:p>
    <w:p w14:paraId="7AA08EBB" w14:textId="06890074" w:rsidR="00CD0766" w:rsidRPr="00D638EA" w:rsidRDefault="00CD0766" w:rsidP="00A867F6">
      <w:pPr>
        <w:pStyle w:val="Heading2"/>
        <w:spacing w:before="200" w:after="240" w:line="360" w:lineRule="auto"/>
        <w:rPr>
          <w:rFonts w:ascii="Times New Roman" w:eastAsia="Times New Roman" w:hAnsi="Times New Roman" w:cs="Times New Roman"/>
          <w:b/>
          <w:color w:val="4F81BD"/>
        </w:rPr>
      </w:pPr>
      <w:r w:rsidRPr="00D638EA">
        <w:rPr>
          <w:rFonts w:ascii="Times New Roman" w:eastAsia="Times New Roman" w:hAnsi="Times New Roman" w:cs="Times New Roman"/>
          <w:b/>
          <w:color w:val="4F81BD"/>
        </w:rPr>
        <w:t>3.8.2 Use case diagram</w:t>
      </w:r>
    </w:p>
    <w:p w14:paraId="41A5CCFB" w14:textId="3D523490" w:rsidR="005B5833" w:rsidRPr="00143D69" w:rsidRDefault="007A0605"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A use case diagra</w:t>
      </w:r>
      <w:r w:rsidR="00536416" w:rsidRPr="00143D69">
        <w:rPr>
          <w:rFonts w:ascii="Times New Roman" w:hAnsi="Times New Roman" w:cs="Times New Roman"/>
          <w:sz w:val="24"/>
          <w:szCs w:val="24"/>
        </w:rPr>
        <w:t xml:space="preserve">m captures the possible actions performable by </w:t>
      </w:r>
      <w:r w:rsidR="003F53CB" w:rsidRPr="00143D69">
        <w:rPr>
          <w:rFonts w:ascii="Times New Roman" w:hAnsi="Times New Roman" w:cs="Times New Roman"/>
          <w:sz w:val="24"/>
          <w:szCs w:val="24"/>
        </w:rPr>
        <w:t xml:space="preserve">the end-users of a system. Below I </w:t>
      </w:r>
      <w:r w:rsidR="001F4E8D" w:rsidRPr="00143D69">
        <w:rPr>
          <w:rFonts w:ascii="Times New Roman" w:hAnsi="Times New Roman" w:cs="Times New Roman"/>
          <w:sz w:val="24"/>
          <w:szCs w:val="24"/>
        </w:rPr>
        <w:t xml:space="preserve">have specified the actions that the members admin and executives can </w:t>
      </w:r>
      <w:r w:rsidR="008F2322" w:rsidRPr="00143D69">
        <w:rPr>
          <w:rFonts w:ascii="Times New Roman" w:hAnsi="Times New Roman" w:cs="Times New Roman"/>
          <w:sz w:val="24"/>
          <w:szCs w:val="24"/>
        </w:rPr>
        <w:t>perform on the system.</w:t>
      </w:r>
    </w:p>
    <w:p w14:paraId="1BA1BD00" w14:textId="55CE6893" w:rsidR="001C79E4" w:rsidRDefault="001C79E4"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It is also worth noting that the actor labeled ‘executive’ is also a member </w:t>
      </w:r>
      <w:r w:rsidR="003D6C59" w:rsidRPr="00143D69">
        <w:rPr>
          <w:rFonts w:ascii="Times New Roman" w:hAnsi="Times New Roman" w:cs="Times New Roman"/>
          <w:sz w:val="24"/>
          <w:szCs w:val="24"/>
        </w:rPr>
        <w:t>but can perform an extra set of functions that other members can’t.</w:t>
      </w:r>
    </w:p>
    <w:p w14:paraId="3D1A5DC9" w14:textId="2BD87C10" w:rsidR="001E4B17" w:rsidRPr="00143D69" w:rsidRDefault="001E4B17" w:rsidP="00A867F6">
      <w:pPr>
        <w:spacing w:line="360" w:lineRule="auto"/>
        <w:rPr>
          <w:rFonts w:ascii="Times New Roman" w:hAnsi="Times New Roman" w:cs="Times New Roman"/>
          <w:sz w:val="24"/>
          <w:szCs w:val="24"/>
        </w:rPr>
      </w:pPr>
    </w:p>
    <w:p w14:paraId="6AD3DADB" w14:textId="77777777" w:rsidR="00A21187" w:rsidRPr="00143D69" w:rsidRDefault="00A21187" w:rsidP="00A867F6">
      <w:pPr>
        <w:spacing w:line="360" w:lineRule="auto"/>
        <w:rPr>
          <w:rFonts w:ascii="Times New Roman" w:hAnsi="Times New Roman" w:cs="Times New Roman"/>
          <w:sz w:val="24"/>
          <w:szCs w:val="24"/>
        </w:rPr>
      </w:pPr>
    </w:p>
    <w:p w14:paraId="33C3D46F" w14:textId="46AC34FA" w:rsidR="00CD0766" w:rsidRPr="00143D69" w:rsidRDefault="002A4683" w:rsidP="00A867F6">
      <w:pPr>
        <w:spacing w:line="360" w:lineRule="auto"/>
        <w:ind w:left="-1418"/>
        <w:rPr>
          <w:rFonts w:ascii="Times New Roman" w:hAnsi="Times New Roman" w:cs="Times New Roman"/>
        </w:rPr>
      </w:pPr>
      <w:r>
        <w:object w:dxaOrig="26731" w:dyaOrig="11295" w14:anchorId="54411B5E">
          <v:shape id="_x0000_i1027" type="#_x0000_t75" style="width:592.3pt;height:364.1pt" o:ole="">
            <v:imagedata r:id="rId16" o:title=""/>
          </v:shape>
          <o:OLEObject Type="Embed" ProgID="Visio.Drawing.15" ShapeID="_x0000_i1027" DrawAspect="Content" ObjectID="_1788766715" r:id="rId17"/>
        </w:object>
      </w:r>
    </w:p>
    <w:p w14:paraId="36A2D9A0" w14:textId="7D041364" w:rsidR="0005639D" w:rsidRDefault="0005639D" w:rsidP="00A867F6">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3</w:t>
      </w:r>
      <w:r w:rsidRPr="00143D69">
        <w:rPr>
          <w:rFonts w:ascii="Times New Roman" w:eastAsia="Times New Roman" w:hAnsi="Times New Roman" w:cs="Times New Roman"/>
          <w:b/>
          <w:color w:val="4F81BD"/>
        </w:rPr>
        <w:t>- Use case diagram for members and admin</w:t>
      </w:r>
    </w:p>
    <w:p w14:paraId="317BF4DC" w14:textId="77777777" w:rsidR="006F26DA" w:rsidRDefault="006F26DA" w:rsidP="00A867F6">
      <w:pPr>
        <w:spacing w:line="360" w:lineRule="auto"/>
        <w:jc w:val="center"/>
        <w:rPr>
          <w:rFonts w:ascii="Times New Roman" w:eastAsia="Times New Roman" w:hAnsi="Times New Roman" w:cs="Times New Roman"/>
          <w:b/>
          <w:color w:val="4F81BD"/>
        </w:rPr>
      </w:pPr>
    </w:p>
    <w:p w14:paraId="7A8C39F4" w14:textId="5BE7E3CA" w:rsidR="006F26DA" w:rsidRDefault="006F26DA" w:rsidP="00A867F6">
      <w:pPr>
        <w:spacing w:line="360" w:lineRule="auto"/>
        <w:rPr>
          <w:rFonts w:ascii="Times New Roman" w:eastAsia="Times New Roman" w:hAnsi="Times New Roman" w:cs="Times New Roman"/>
          <w:b/>
          <w:color w:val="4F81BD"/>
        </w:rPr>
      </w:pPr>
      <w:r>
        <w:rPr>
          <w:rFonts w:ascii="Times New Roman" w:eastAsia="Times New Roman" w:hAnsi="Times New Roman" w:cs="Times New Roman"/>
          <w:b/>
          <w:color w:val="4F81BD"/>
        </w:rPr>
        <w:t>Table</w:t>
      </w:r>
      <w:r w:rsidRPr="00143D69">
        <w:rPr>
          <w:rFonts w:ascii="Times New Roman" w:eastAsia="Times New Roman" w:hAnsi="Times New Roman" w:cs="Times New Roman"/>
          <w:b/>
          <w:color w:val="4F81BD"/>
        </w:rPr>
        <w:t xml:space="preserve"> 3.</w:t>
      </w:r>
      <w:r w:rsidR="00DB36B7">
        <w:rPr>
          <w:rFonts w:ascii="Times New Roman" w:eastAsia="Times New Roman" w:hAnsi="Times New Roman" w:cs="Times New Roman"/>
          <w:b/>
          <w:color w:val="4F81BD"/>
        </w:rPr>
        <w:t>8</w:t>
      </w:r>
      <w:r w:rsidR="0059361B">
        <w:rPr>
          <w:rFonts w:ascii="Times New Roman" w:eastAsia="Times New Roman" w:hAnsi="Times New Roman" w:cs="Times New Roman"/>
          <w:b/>
          <w:color w:val="4F81BD"/>
        </w:rPr>
        <w:t xml:space="preserve">.1 </w:t>
      </w:r>
      <w:r w:rsidRPr="00143D69">
        <w:rPr>
          <w:rFonts w:ascii="Times New Roman" w:eastAsia="Times New Roman" w:hAnsi="Times New Roman" w:cs="Times New Roman"/>
          <w:b/>
          <w:color w:val="4F81BD"/>
        </w:rPr>
        <w:t xml:space="preserve">- Use case </w:t>
      </w:r>
      <w:r w:rsidR="0059361B">
        <w:rPr>
          <w:rFonts w:ascii="Times New Roman" w:eastAsia="Times New Roman" w:hAnsi="Times New Roman" w:cs="Times New Roman"/>
          <w:b/>
          <w:color w:val="4F81BD"/>
        </w:rPr>
        <w:t xml:space="preserve">description for </w:t>
      </w:r>
      <w:r w:rsidR="00486A0C">
        <w:rPr>
          <w:rFonts w:ascii="Times New Roman" w:eastAsia="Times New Roman" w:hAnsi="Times New Roman" w:cs="Times New Roman"/>
          <w:b/>
          <w:color w:val="4F81BD"/>
        </w:rPr>
        <w:t>loan Request</w:t>
      </w:r>
    </w:p>
    <w:p w14:paraId="38345311" w14:textId="77777777" w:rsidR="0031363B" w:rsidRDefault="0031363B" w:rsidP="00A867F6">
      <w:pPr>
        <w:spacing w:line="360" w:lineRule="auto"/>
        <w:rPr>
          <w:rFonts w:ascii="Times New Roman" w:eastAsia="Times New Roman" w:hAnsi="Times New Roman" w:cs="Times New Roman"/>
          <w:b/>
          <w:color w:val="4F81BD"/>
        </w:rPr>
      </w:pPr>
    </w:p>
    <w:tbl>
      <w:tblPr>
        <w:tblStyle w:val="TableGrid"/>
        <w:tblW w:w="0" w:type="auto"/>
        <w:tblLook w:val="04A0" w:firstRow="1" w:lastRow="0" w:firstColumn="1" w:lastColumn="0" w:noHBand="0" w:noVBand="1"/>
      </w:tblPr>
      <w:tblGrid>
        <w:gridCol w:w="2689"/>
        <w:gridCol w:w="3330"/>
        <w:gridCol w:w="3331"/>
      </w:tblGrid>
      <w:tr w:rsidR="00486A0C" w14:paraId="6C654F02" w14:textId="77777777" w:rsidTr="0031363B">
        <w:trPr>
          <w:trHeight w:val="423"/>
        </w:trPr>
        <w:tc>
          <w:tcPr>
            <w:tcW w:w="2689" w:type="dxa"/>
          </w:tcPr>
          <w:p w14:paraId="7ED7ADFC" w14:textId="1324E48C" w:rsidR="00486A0C" w:rsidRPr="0031363B" w:rsidRDefault="00486A0C"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Use case</w:t>
            </w:r>
          </w:p>
        </w:tc>
        <w:tc>
          <w:tcPr>
            <w:tcW w:w="6661" w:type="dxa"/>
            <w:gridSpan w:val="2"/>
          </w:tcPr>
          <w:p w14:paraId="333AA8AA" w14:textId="2E20DEF3" w:rsidR="00486A0C" w:rsidRPr="0031363B" w:rsidRDefault="00486A0C"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Request loan</w:t>
            </w:r>
          </w:p>
        </w:tc>
      </w:tr>
      <w:tr w:rsidR="00486A0C" w14:paraId="24C3AB44" w14:textId="77777777" w:rsidTr="0031363B">
        <w:trPr>
          <w:trHeight w:val="968"/>
        </w:trPr>
        <w:tc>
          <w:tcPr>
            <w:tcW w:w="2689" w:type="dxa"/>
          </w:tcPr>
          <w:p w14:paraId="0594E3FC" w14:textId="2A20A259" w:rsidR="00486A0C" w:rsidRPr="0031363B" w:rsidRDefault="00486A0C"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Description:</w:t>
            </w:r>
          </w:p>
        </w:tc>
        <w:tc>
          <w:tcPr>
            <w:tcW w:w="6661" w:type="dxa"/>
            <w:gridSpan w:val="2"/>
          </w:tcPr>
          <w:p w14:paraId="3BFAEF86" w14:textId="7E88F1EF" w:rsidR="00486A0C" w:rsidRPr="0031363B" w:rsidRDefault="00486A0C"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 xml:space="preserve">This use case describes the process of a member </w:t>
            </w:r>
            <w:r w:rsidR="002D5297" w:rsidRPr="0031363B">
              <w:rPr>
                <w:rFonts w:ascii="Times New Roman" w:eastAsia="Times New Roman" w:hAnsi="Times New Roman" w:cs="Times New Roman"/>
                <w:bCs/>
                <w:sz w:val="24"/>
                <w:szCs w:val="24"/>
              </w:rPr>
              <w:t>requesting for a loan.</w:t>
            </w:r>
          </w:p>
        </w:tc>
      </w:tr>
      <w:tr w:rsidR="00486A0C" w14:paraId="6645DEFA" w14:textId="77777777" w:rsidTr="0031363B">
        <w:trPr>
          <w:trHeight w:val="556"/>
        </w:trPr>
        <w:tc>
          <w:tcPr>
            <w:tcW w:w="2689" w:type="dxa"/>
          </w:tcPr>
          <w:p w14:paraId="018E2367" w14:textId="3B42F722" w:rsidR="00486A0C" w:rsidRPr="0031363B" w:rsidRDefault="002D5297"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Actor</w:t>
            </w:r>
          </w:p>
        </w:tc>
        <w:tc>
          <w:tcPr>
            <w:tcW w:w="6661" w:type="dxa"/>
            <w:gridSpan w:val="2"/>
          </w:tcPr>
          <w:p w14:paraId="44F0D5C6" w14:textId="3ED2A531" w:rsidR="00486A0C" w:rsidRPr="0031363B" w:rsidRDefault="002D5297"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w:t>
            </w:r>
          </w:p>
        </w:tc>
      </w:tr>
      <w:tr w:rsidR="00486A0C" w14:paraId="734859A1" w14:textId="77777777" w:rsidTr="0031363B">
        <w:trPr>
          <w:trHeight w:val="1131"/>
        </w:trPr>
        <w:tc>
          <w:tcPr>
            <w:tcW w:w="2689" w:type="dxa"/>
          </w:tcPr>
          <w:p w14:paraId="2187FE28" w14:textId="57617FC4" w:rsidR="00486A0C" w:rsidRPr="0031363B" w:rsidRDefault="002D5297"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Preconditions</w:t>
            </w:r>
          </w:p>
        </w:tc>
        <w:tc>
          <w:tcPr>
            <w:tcW w:w="6661" w:type="dxa"/>
            <w:gridSpan w:val="2"/>
          </w:tcPr>
          <w:p w14:paraId="11101CA2" w14:textId="07A1F4FA" w:rsidR="00486A0C" w:rsidRPr="0031363B" w:rsidRDefault="002D5297"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 is logg</w:t>
            </w:r>
            <w:r w:rsidR="00B04686" w:rsidRPr="0031363B">
              <w:rPr>
                <w:rFonts w:ascii="Times New Roman" w:eastAsia="Times New Roman" w:hAnsi="Times New Roman" w:cs="Times New Roman"/>
                <w:bCs/>
                <w:sz w:val="24"/>
                <w:szCs w:val="24"/>
              </w:rPr>
              <w:t>e</w:t>
            </w:r>
            <w:r w:rsidRPr="0031363B">
              <w:rPr>
                <w:rFonts w:ascii="Times New Roman" w:eastAsia="Times New Roman" w:hAnsi="Times New Roman" w:cs="Times New Roman"/>
                <w:bCs/>
                <w:sz w:val="24"/>
                <w:szCs w:val="24"/>
              </w:rPr>
              <w:t>d in</w:t>
            </w:r>
          </w:p>
          <w:p w14:paraId="77615FED" w14:textId="77777777" w:rsidR="002D5297" w:rsidRPr="0031363B" w:rsidRDefault="00B04686"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 has at least 5000 in savings</w:t>
            </w:r>
          </w:p>
          <w:p w14:paraId="792DF621" w14:textId="61279689" w:rsidR="00B04686" w:rsidRPr="0031363B" w:rsidRDefault="00B04686"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 has paid part of their active loan</w:t>
            </w:r>
          </w:p>
        </w:tc>
      </w:tr>
      <w:tr w:rsidR="00486A0C" w14:paraId="0778D7DF" w14:textId="77777777" w:rsidTr="0031363B">
        <w:trPr>
          <w:trHeight w:val="576"/>
        </w:trPr>
        <w:tc>
          <w:tcPr>
            <w:tcW w:w="2689" w:type="dxa"/>
          </w:tcPr>
          <w:p w14:paraId="39A36941" w14:textId="04083B50" w:rsidR="00486A0C" w:rsidRPr="0031363B" w:rsidRDefault="00FE2616"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Post Conditions</w:t>
            </w:r>
          </w:p>
        </w:tc>
        <w:tc>
          <w:tcPr>
            <w:tcW w:w="6661" w:type="dxa"/>
            <w:gridSpan w:val="2"/>
          </w:tcPr>
          <w:p w14:paraId="4D09AE84" w14:textId="22BB5BEF" w:rsidR="00486A0C" w:rsidRPr="0031363B" w:rsidRDefault="0031363B"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Confirmation message or failure message is displayed</w:t>
            </w:r>
          </w:p>
        </w:tc>
      </w:tr>
      <w:tr w:rsidR="00973716" w14:paraId="47BD5AC5" w14:textId="77777777" w:rsidTr="007827B5">
        <w:trPr>
          <w:trHeight w:val="3960"/>
        </w:trPr>
        <w:tc>
          <w:tcPr>
            <w:tcW w:w="2689" w:type="dxa"/>
          </w:tcPr>
          <w:p w14:paraId="41FE384A" w14:textId="3F444E1F" w:rsidR="00973716" w:rsidRPr="0031363B" w:rsidRDefault="00973716"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Main flow </w:t>
            </w:r>
          </w:p>
        </w:tc>
        <w:tc>
          <w:tcPr>
            <w:tcW w:w="3330" w:type="dxa"/>
          </w:tcPr>
          <w:p w14:paraId="736142D9" w14:textId="77777777" w:rsidR="00973716" w:rsidRPr="00CF63BC" w:rsidRDefault="00973716" w:rsidP="00A867F6">
            <w:pPr>
              <w:spacing w:line="360" w:lineRule="auto"/>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User</w:t>
            </w:r>
          </w:p>
          <w:p w14:paraId="04588E22" w14:textId="77777777" w:rsidR="007827B5" w:rsidRDefault="007827B5" w:rsidP="00A867F6">
            <w:pPr>
              <w:spacing w:line="360" w:lineRule="auto"/>
              <w:rPr>
                <w:rFonts w:ascii="Times New Roman" w:eastAsia="Times New Roman" w:hAnsi="Times New Roman" w:cs="Times New Roman"/>
                <w:bCs/>
                <w:sz w:val="24"/>
                <w:szCs w:val="24"/>
              </w:rPr>
            </w:pPr>
          </w:p>
          <w:p w14:paraId="581CCF1E" w14:textId="45CBA7E9" w:rsidR="00973716" w:rsidRDefault="00973716"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 user selects loan requests</w:t>
            </w:r>
          </w:p>
          <w:p w14:paraId="30F75205" w14:textId="67E9F186" w:rsidR="00973716" w:rsidRDefault="00973716"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 user enters loan details</w:t>
            </w:r>
          </w:p>
          <w:p w14:paraId="0810B7F1" w14:textId="22B98354" w:rsidR="00973716" w:rsidRPr="0031363B" w:rsidRDefault="00973716"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 user submits form</w:t>
            </w:r>
          </w:p>
        </w:tc>
        <w:tc>
          <w:tcPr>
            <w:tcW w:w="3331" w:type="dxa"/>
          </w:tcPr>
          <w:p w14:paraId="1B264618" w14:textId="77777777" w:rsidR="00973716" w:rsidRPr="00CF63BC" w:rsidRDefault="00973716" w:rsidP="00A867F6">
            <w:pPr>
              <w:spacing w:line="360" w:lineRule="auto"/>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System</w:t>
            </w:r>
          </w:p>
          <w:p w14:paraId="425162DB" w14:textId="77777777" w:rsidR="007827B5" w:rsidRDefault="007827B5" w:rsidP="00A867F6">
            <w:pPr>
              <w:spacing w:line="360" w:lineRule="auto"/>
              <w:rPr>
                <w:rFonts w:ascii="Times New Roman" w:eastAsia="Times New Roman" w:hAnsi="Times New Roman" w:cs="Times New Roman"/>
                <w:bCs/>
                <w:sz w:val="24"/>
                <w:szCs w:val="24"/>
              </w:rPr>
            </w:pPr>
          </w:p>
          <w:p w14:paraId="49625A51" w14:textId="1EB33E59" w:rsidR="00973716" w:rsidRDefault="007827B5"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r w:rsidR="00973716">
              <w:rPr>
                <w:rFonts w:ascii="Times New Roman" w:eastAsia="Times New Roman" w:hAnsi="Times New Roman" w:cs="Times New Roman"/>
                <w:bCs/>
                <w:sz w:val="24"/>
                <w:szCs w:val="24"/>
              </w:rPr>
              <w:t>) system checks if the user balance is above 5000</w:t>
            </w:r>
            <w:r>
              <w:rPr>
                <w:rFonts w:ascii="Times New Roman" w:eastAsia="Times New Roman" w:hAnsi="Times New Roman" w:cs="Times New Roman"/>
                <w:bCs/>
                <w:sz w:val="24"/>
                <w:szCs w:val="24"/>
              </w:rPr>
              <w:t>.</w:t>
            </w:r>
          </w:p>
          <w:p w14:paraId="4E38AB52" w14:textId="77777777" w:rsidR="007827B5" w:rsidRDefault="007827B5" w:rsidP="00A867F6">
            <w:pPr>
              <w:spacing w:line="360" w:lineRule="auto"/>
              <w:rPr>
                <w:rFonts w:ascii="Times New Roman" w:eastAsia="Times New Roman" w:hAnsi="Times New Roman" w:cs="Times New Roman"/>
                <w:bCs/>
                <w:sz w:val="24"/>
                <w:szCs w:val="24"/>
              </w:rPr>
            </w:pPr>
          </w:p>
          <w:p w14:paraId="361708FA" w14:textId="5325079A" w:rsidR="00973716" w:rsidRDefault="007827B5"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r w:rsidR="00973716">
              <w:rPr>
                <w:rFonts w:ascii="Times New Roman" w:eastAsia="Times New Roman" w:hAnsi="Times New Roman" w:cs="Times New Roman"/>
                <w:bCs/>
                <w:sz w:val="24"/>
                <w:szCs w:val="24"/>
              </w:rPr>
              <w:t>)system checks if other conditions are met to request for a loan</w:t>
            </w:r>
            <w:r>
              <w:rPr>
                <w:rFonts w:ascii="Times New Roman" w:eastAsia="Times New Roman" w:hAnsi="Times New Roman" w:cs="Times New Roman"/>
                <w:bCs/>
                <w:sz w:val="24"/>
                <w:szCs w:val="24"/>
              </w:rPr>
              <w:t>.</w:t>
            </w:r>
          </w:p>
          <w:p w14:paraId="3C30AD51" w14:textId="77777777" w:rsidR="007827B5" w:rsidRDefault="007827B5" w:rsidP="00A867F6">
            <w:pPr>
              <w:spacing w:line="360" w:lineRule="auto"/>
              <w:rPr>
                <w:rFonts w:ascii="Times New Roman" w:eastAsia="Times New Roman" w:hAnsi="Times New Roman" w:cs="Times New Roman"/>
                <w:bCs/>
                <w:sz w:val="24"/>
                <w:szCs w:val="24"/>
              </w:rPr>
            </w:pPr>
          </w:p>
          <w:p w14:paraId="50C24427" w14:textId="2198315F" w:rsidR="00973716" w:rsidRPr="0031363B" w:rsidRDefault="007827B5"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r w:rsidR="00973716">
              <w:rPr>
                <w:rFonts w:ascii="Times New Roman" w:eastAsia="Times New Roman" w:hAnsi="Times New Roman" w:cs="Times New Roman"/>
                <w:bCs/>
                <w:sz w:val="24"/>
                <w:szCs w:val="24"/>
              </w:rPr>
              <w:t xml:space="preserve">)system either </w:t>
            </w:r>
            <w:r>
              <w:rPr>
                <w:rFonts w:ascii="Times New Roman" w:eastAsia="Times New Roman" w:hAnsi="Times New Roman" w:cs="Times New Roman"/>
                <w:bCs/>
                <w:sz w:val="24"/>
                <w:szCs w:val="24"/>
              </w:rPr>
              <w:t>displays confirmation message and sends a request to the executive, or it displays a failure message.</w:t>
            </w:r>
          </w:p>
        </w:tc>
      </w:tr>
      <w:tr w:rsidR="00486A0C" w14:paraId="7180CB39" w14:textId="77777777" w:rsidTr="007827B5">
        <w:trPr>
          <w:trHeight w:val="557"/>
        </w:trPr>
        <w:tc>
          <w:tcPr>
            <w:tcW w:w="2689" w:type="dxa"/>
          </w:tcPr>
          <w:p w14:paraId="464FFFCC" w14:textId="3514EFC6" w:rsidR="00486A0C" w:rsidRPr="0031363B" w:rsidRDefault="007827B5"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Exception condition</w:t>
            </w:r>
          </w:p>
        </w:tc>
        <w:tc>
          <w:tcPr>
            <w:tcW w:w="6661" w:type="dxa"/>
            <w:gridSpan w:val="2"/>
          </w:tcPr>
          <w:p w14:paraId="061512D9" w14:textId="6D3C891A" w:rsidR="00486A0C" w:rsidRPr="0031363B" w:rsidRDefault="007827B5"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 details entered in the form or invalid characters entered.</w:t>
            </w:r>
          </w:p>
        </w:tc>
      </w:tr>
    </w:tbl>
    <w:p w14:paraId="48BD639B" w14:textId="77777777" w:rsidR="0059361B" w:rsidRDefault="0059361B" w:rsidP="00A867F6">
      <w:pPr>
        <w:spacing w:line="360" w:lineRule="auto"/>
        <w:rPr>
          <w:rFonts w:ascii="Times New Roman" w:eastAsia="Times New Roman" w:hAnsi="Times New Roman" w:cs="Times New Roman"/>
          <w:b/>
          <w:color w:val="4F81BD"/>
        </w:rPr>
      </w:pPr>
    </w:p>
    <w:p w14:paraId="59A3C367" w14:textId="77777777" w:rsidR="006F26DA" w:rsidRDefault="006F26DA" w:rsidP="00A867F6">
      <w:pPr>
        <w:spacing w:line="360" w:lineRule="auto"/>
        <w:rPr>
          <w:rFonts w:ascii="Times New Roman" w:eastAsia="Times New Roman" w:hAnsi="Times New Roman" w:cs="Times New Roman"/>
          <w:b/>
          <w:color w:val="4F81BD"/>
        </w:rPr>
      </w:pPr>
    </w:p>
    <w:p w14:paraId="6973F726" w14:textId="183003D3" w:rsidR="00CC4A1E" w:rsidRDefault="00CC4A1E" w:rsidP="00A867F6">
      <w:pPr>
        <w:spacing w:line="360" w:lineRule="auto"/>
        <w:rPr>
          <w:rFonts w:ascii="Times New Roman" w:eastAsia="Times New Roman" w:hAnsi="Times New Roman" w:cs="Times New Roman"/>
          <w:b/>
          <w:color w:val="4F81BD"/>
        </w:rPr>
      </w:pPr>
      <w:r>
        <w:rPr>
          <w:rFonts w:ascii="Times New Roman" w:eastAsia="Times New Roman" w:hAnsi="Times New Roman" w:cs="Times New Roman"/>
          <w:b/>
          <w:color w:val="4F81BD"/>
        </w:rPr>
        <w:t>Table</w:t>
      </w:r>
      <w:r w:rsidRPr="00143D69">
        <w:rPr>
          <w:rFonts w:ascii="Times New Roman" w:eastAsia="Times New Roman" w:hAnsi="Times New Roman" w:cs="Times New Roman"/>
          <w:b/>
          <w:color w:val="4F81BD"/>
        </w:rPr>
        <w:t xml:space="preserve"> 3.</w:t>
      </w:r>
      <w:r w:rsidR="00DB36B7">
        <w:rPr>
          <w:rFonts w:ascii="Times New Roman" w:eastAsia="Times New Roman" w:hAnsi="Times New Roman" w:cs="Times New Roman"/>
          <w:b/>
          <w:color w:val="4F81BD"/>
        </w:rPr>
        <w:t>8</w:t>
      </w:r>
      <w:r>
        <w:rPr>
          <w:rFonts w:ascii="Times New Roman" w:eastAsia="Times New Roman" w:hAnsi="Times New Roman" w:cs="Times New Roman"/>
          <w:b/>
          <w:color w:val="4F81BD"/>
        </w:rPr>
        <w:t>.</w:t>
      </w:r>
      <w:r w:rsidR="00DB36B7">
        <w:rPr>
          <w:rFonts w:ascii="Times New Roman" w:eastAsia="Times New Roman" w:hAnsi="Times New Roman" w:cs="Times New Roman"/>
          <w:b/>
          <w:color w:val="4F81BD"/>
        </w:rPr>
        <w:t>2</w:t>
      </w:r>
      <w:r>
        <w:rPr>
          <w:rFonts w:ascii="Times New Roman" w:eastAsia="Times New Roman" w:hAnsi="Times New Roman" w:cs="Times New Roman"/>
          <w:b/>
          <w:color w:val="4F81BD"/>
        </w:rPr>
        <w:t xml:space="preserve"> </w:t>
      </w:r>
      <w:r w:rsidRPr="00143D69">
        <w:rPr>
          <w:rFonts w:ascii="Times New Roman" w:eastAsia="Times New Roman" w:hAnsi="Times New Roman" w:cs="Times New Roman"/>
          <w:b/>
          <w:color w:val="4F81BD"/>
        </w:rPr>
        <w:t xml:space="preserve">- Use case </w:t>
      </w:r>
      <w:r>
        <w:rPr>
          <w:rFonts w:ascii="Times New Roman" w:eastAsia="Times New Roman" w:hAnsi="Times New Roman" w:cs="Times New Roman"/>
          <w:b/>
          <w:color w:val="4F81BD"/>
        </w:rPr>
        <w:t xml:space="preserve">description for </w:t>
      </w:r>
      <w:r w:rsidR="009F3A16">
        <w:rPr>
          <w:rFonts w:ascii="Times New Roman" w:eastAsia="Times New Roman" w:hAnsi="Times New Roman" w:cs="Times New Roman"/>
          <w:b/>
          <w:color w:val="4F81BD"/>
        </w:rPr>
        <w:t>View Loan Status</w:t>
      </w:r>
    </w:p>
    <w:p w14:paraId="20DD6045" w14:textId="77777777" w:rsidR="00CC4A1E" w:rsidRDefault="00CC4A1E" w:rsidP="00A867F6">
      <w:pPr>
        <w:spacing w:line="360" w:lineRule="auto"/>
        <w:rPr>
          <w:rFonts w:ascii="Times New Roman" w:eastAsia="Times New Roman" w:hAnsi="Times New Roman" w:cs="Times New Roman"/>
          <w:b/>
          <w:color w:val="4F81BD"/>
        </w:rPr>
      </w:pPr>
    </w:p>
    <w:tbl>
      <w:tblPr>
        <w:tblStyle w:val="TableGrid"/>
        <w:tblW w:w="0" w:type="auto"/>
        <w:tblLook w:val="04A0" w:firstRow="1" w:lastRow="0" w:firstColumn="1" w:lastColumn="0" w:noHBand="0" w:noVBand="1"/>
      </w:tblPr>
      <w:tblGrid>
        <w:gridCol w:w="2689"/>
        <w:gridCol w:w="3330"/>
        <w:gridCol w:w="3331"/>
      </w:tblGrid>
      <w:tr w:rsidR="00CC4A1E" w14:paraId="37A2AA2B" w14:textId="77777777" w:rsidTr="003918C1">
        <w:trPr>
          <w:trHeight w:val="423"/>
        </w:trPr>
        <w:tc>
          <w:tcPr>
            <w:tcW w:w="2689" w:type="dxa"/>
          </w:tcPr>
          <w:p w14:paraId="67C30D62" w14:textId="77777777" w:rsidR="00CC4A1E" w:rsidRPr="0031363B" w:rsidRDefault="00CC4A1E"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Use case</w:t>
            </w:r>
          </w:p>
        </w:tc>
        <w:tc>
          <w:tcPr>
            <w:tcW w:w="6661" w:type="dxa"/>
            <w:gridSpan w:val="2"/>
          </w:tcPr>
          <w:p w14:paraId="40E54C08" w14:textId="1743AA25" w:rsidR="00CC4A1E" w:rsidRPr="0031363B" w:rsidRDefault="009F3A16"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View loan status</w:t>
            </w:r>
          </w:p>
        </w:tc>
      </w:tr>
      <w:tr w:rsidR="00CC4A1E" w14:paraId="4846B32F" w14:textId="77777777" w:rsidTr="00CF63BC">
        <w:trPr>
          <w:trHeight w:val="644"/>
        </w:trPr>
        <w:tc>
          <w:tcPr>
            <w:tcW w:w="2689" w:type="dxa"/>
          </w:tcPr>
          <w:p w14:paraId="76671699" w14:textId="77777777" w:rsidR="00CC4A1E" w:rsidRPr="0031363B" w:rsidRDefault="00CC4A1E"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Description:</w:t>
            </w:r>
          </w:p>
        </w:tc>
        <w:tc>
          <w:tcPr>
            <w:tcW w:w="6661" w:type="dxa"/>
            <w:gridSpan w:val="2"/>
          </w:tcPr>
          <w:p w14:paraId="6BDAE9C2" w14:textId="3FA9DBEB" w:rsidR="00CC4A1E" w:rsidRPr="0031363B" w:rsidRDefault="00CC4A1E"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 xml:space="preserve">This use case describes the process of a member </w:t>
            </w:r>
            <w:r w:rsidR="009F3A16">
              <w:rPr>
                <w:rFonts w:ascii="Times New Roman" w:eastAsia="Times New Roman" w:hAnsi="Times New Roman" w:cs="Times New Roman"/>
                <w:bCs/>
                <w:sz w:val="24"/>
                <w:szCs w:val="24"/>
              </w:rPr>
              <w:t>viewing their loan status</w:t>
            </w:r>
          </w:p>
        </w:tc>
      </w:tr>
      <w:tr w:rsidR="00CC4A1E" w14:paraId="33DC5FB9" w14:textId="77777777" w:rsidTr="003918C1">
        <w:trPr>
          <w:trHeight w:val="556"/>
        </w:trPr>
        <w:tc>
          <w:tcPr>
            <w:tcW w:w="2689" w:type="dxa"/>
          </w:tcPr>
          <w:p w14:paraId="5B54E7B7" w14:textId="77777777" w:rsidR="00CC4A1E" w:rsidRPr="0031363B" w:rsidRDefault="00CC4A1E"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Actor</w:t>
            </w:r>
          </w:p>
        </w:tc>
        <w:tc>
          <w:tcPr>
            <w:tcW w:w="6661" w:type="dxa"/>
            <w:gridSpan w:val="2"/>
          </w:tcPr>
          <w:p w14:paraId="634A48EC" w14:textId="77777777" w:rsidR="00CC4A1E" w:rsidRPr="0031363B" w:rsidRDefault="00CC4A1E"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w:t>
            </w:r>
          </w:p>
        </w:tc>
      </w:tr>
      <w:tr w:rsidR="00CC4A1E" w14:paraId="1046E9E9" w14:textId="77777777" w:rsidTr="009F3A16">
        <w:trPr>
          <w:trHeight w:val="653"/>
        </w:trPr>
        <w:tc>
          <w:tcPr>
            <w:tcW w:w="2689" w:type="dxa"/>
          </w:tcPr>
          <w:p w14:paraId="28511BD1" w14:textId="77777777" w:rsidR="00CC4A1E" w:rsidRPr="0031363B" w:rsidRDefault="00CC4A1E"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Preconditions</w:t>
            </w:r>
          </w:p>
        </w:tc>
        <w:tc>
          <w:tcPr>
            <w:tcW w:w="6661" w:type="dxa"/>
            <w:gridSpan w:val="2"/>
          </w:tcPr>
          <w:p w14:paraId="32D42973" w14:textId="1BB1322A" w:rsidR="00CC4A1E" w:rsidRPr="0031363B" w:rsidRDefault="00CC4A1E"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Member is logged in</w:t>
            </w:r>
          </w:p>
        </w:tc>
      </w:tr>
      <w:tr w:rsidR="00CC4A1E" w14:paraId="341BB378" w14:textId="77777777" w:rsidTr="00CF63BC">
        <w:trPr>
          <w:trHeight w:val="331"/>
        </w:trPr>
        <w:tc>
          <w:tcPr>
            <w:tcW w:w="2689" w:type="dxa"/>
          </w:tcPr>
          <w:p w14:paraId="0B884DEA" w14:textId="77777777" w:rsidR="00CC4A1E" w:rsidRPr="0031363B" w:rsidRDefault="00CC4A1E"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Post Conditions</w:t>
            </w:r>
          </w:p>
        </w:tc>
        <w:tc>
          <w:tcPr>
            <w:tcW w:w="6661" w:type="dxa"/>
            <w:gridSpan w:val="2"/>
          </w:tcPr>
          <w:p w14:paraId="0721BB50" w14:textId="180B1B2F" w:rsidR="00CC4A1E" w:rsidRPr="0031363B" w:rsidRDefault="003F4559"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Details of active loan displayed</w:t>
            </w:r>
          </w:p>
        </w:tc>
      </w:tr>
      <w:tr w:rsidR="00CC4A1E" w14:paraId="0AD8BE3D" w14:textId="77777777" w:rsidTr="00CF63BC">
        <w:trPr>
          <w:trHeight w:val="2250"/>
        </w:trPr>
        <w:tc>
          <w:tcPr>
            <w:tcW w:w="2689" w:type="dxa"/>
          </w:tcPr>
          <w:p w14:paraId="25C0E068" w14:textId="77777777" w:rsidR="00CC4A1E" w:rsidRPr="0031363B" w:rsidRDefault="00CC4A1E"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Main flow </w:t>
            </w:r>
          </w:p>
        </w:tc>
        <w:tc>
          <w:tcPr>
            <w:tcW w:w="3330" w:type="dxa"/>
          </w:tcPr>
          <w:p w14:paraId="736DB924" w14:textId="77777777" w:rsidR="00CC4A1E" w:rsidRPr="00CF63BC" w:rsidRDefault="00CC4A1E" w:rsidP="00A867F6">
            <w:pPr>
              <w:spacing w:line="360" w:lineRule="auto"/>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User</w:t>
            </w:r>
          </w:p>
          <w:p w14:paraId="53647F3B" w14:textId="77777777" w:rsidR="00CC4A1E" w:rsidRDefault="00CC4A1E" w:rsidP="00A867F6">
            <w:pPr>
              <w:spacing w:line="360" w:lineRule="auto"/>
              <w:rPr>
                <w:rFonts w:ascii="Times New Roman" w:eastAsia="Times New Roman" w:hAnsi="Times New Roman" w:cs="Times New Roman"/>
                <w:bCs/>
                <w:sz w:val="24"/>
                <w:szCs w:val="24"/>
              </w:rPr>
            </w:pPr>
          </w:p>
          <w:p w14:paraId="5171DCAA" w14:textId="24B5DB8B" w:rsidR="00CC4A1E" w:rsidRDefault="00CC4A1E"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user selects loan </w:t>
            </w:r>
            <w:r w:rsidR="002676C4">
              <w:rPr>
                <w:rFonts w:ascii="Times New Roman" w:eastAsia="Times New Roman" w:hAnsi="Times New Roman" w:cs="Times New Roman"/>
                <w:bCs/>
                <w:sz w:val="24"/>
                <w:szCs w:val="24"/>
              </w:rPr>
              <w:t>status</w:t>
            </w:r>
          </w:p>
          <w:p w14:paraId="4EF43997" w14:textId="4E6AC960" w:rsidR="00CC4A1E" w:rsidRPr="0031363B" w:rsidRDefault="00CC4A1E" w:rsidP="00A867F6">
            <w:pPr>
              <w:spacing w:line="360" w:lineRule="auto"/>
              <w:rPr>
                <w:rFonts w:ascii="Times New Roman" w:eastAsia="Times New Roman" w:hAnsi="Times New Roman" w:cs="Times New Roman"/>
                <w:bCs/>
                <w:sz w:val="24"/>
                <w:szCs w:val="24"/>
              </w:rPr>
            </w:pPr>
          </w:p>
        </w:tc>
        <w:tc>
          <w:tcPr>
            <w:tcW w:w="3331" w:type="dxa"/>
          </w:tcPr>
          <w:p w14:paraId="0A5227AE" w14:textId="77777777" w:rsidR="00CC4A1E" w:rsidRPr="00CF63BC" w:rsidRDefault="00CC4A1E" w:rsidP="00A867F6">
            <w:pPr>
              <w:spacing w:line="360" w:lineRule="auto"/>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System</w:t>
            </w:r>
          </w:p>
          <w:p w14:paraId="0CC8FF2D" w14:textId="77777777" w:rsidR="00CC4A1E" w:rsidRDefault="00CC4A1E" w:rsidP="00A867F6">
            <w:pPr>
              <w:spacing w:line="360" w:lineRule="auto"/>
              <w:rPr>
                <w:rFonts w:ascii="Times New Roman" w:eastAsia="Times New Roman" w:hAnsi="Times New Roman" w:cs="Times New Roman"/>
                <w:bCs/>
                <w:sz w:val="24"/>
                <w:szCs w:val="24"/>
              </w:rPr>
            </w:pPr>
          </w:p>
          <w:p w14:paraId="15F22755" w14:textId="7275AB21" w:rsidR="00CC4A1E" w:rsidRDefault="00CF63BC"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CC4A1E">
              <w:rPr>
                <w:rFonts w:ascii="Times New Roman" w:eastAsia="Times New Roman" w:hAnsi="Times New Roman" w:cs="Times New Roman"/>
                <w:bCs/>
                <w:sz w:val="24"/>
                <w:szCs w:val="24"/>
              </w:rPr>
              <w:t xml:space="preserve">) </w:t>
            </w:r>
            <w:r w:rsidR="002676C4">
              <w:rPr>
                <w:rFonts w:ascii="Times New Roman" w:eastAsia="Times New Roman" w:hAnsi="Times New Roman" w:cs="Times New Roman"/>
                <w:bCs/>
                <w:sz w:val="24"/>
                <w:szCs w:val="24"/>
              </w:rPr>
              <w:t xml:space="preserve">system searches the </w:t>
            </w:r>
            <w:r w:rsidR="0049772B">
              <w:rPr>
                <w:rFonts w:ascii="Times New Roman" w:eastAsia="Times New Roman" w:hAnsi="Times New Roman" w:cs="Times New Roman"/>
                <w:bCs/>
                <w:sz w:val="24"/>
                <w:szCs w:val="24"/>
              </w:rPr>
              <w:t>active loans collection for loans with the staff</w:t>
            </w:r>
            <w:r>
              <w:rPr>
                <w:rFonts w:ascii="Times New Roman" w:eastAsia="Times New Roman" w:hAnsi="Times New Roman" w:cs="Times New Roman"/>
                <w:bCs/>
                <w:sz w:val="24"/>
                <w:szCs w:val="24"/>
              </w:rPr>
              <w:t>-id</w:t>
            </w:r>
          </w:p>
          <w:p w14:paraId="05DBB462" w14:textId="77777777" w:rsidR="00CC4A1E" w:rsidRDefault="00CC4A1E" w:rsidP="00A867F6">
            <w:pPr>
              <w:spacing w:line="360" w:lineRule="auto"/>
              <w:rPr>
                <w:rFonts w:ascii="Times New Roman" w:eastAsia="Times New Roman" w:hAnsi="Times New Roman" w:cs="Times New Roman"/>
                <w:bCs/>
                <w:sz w:val="24"/>
                <w:szCs w:val="24"/>
              </w:rPr>
            </w:pPr>
          </w:p>
          <w:p w14:paraId="58A3D889" w14:textId="09BABE7F" w:rsidR="00CC4A1E" w:rsidRDefault="00CF63BC"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3</w:t>
            </w:r>
            <w:r w:rsidR="00CC4A1E">
              <w:rPr>
                <w:rFonts w:ascii="Times New Roman" w:eastAsia="Times New Roman" w:hAnsi="Times New Roman" w:cs="Times New Roman"/>
                <w:bCs/>
                <w:sz w:val="24"/>
                <w:szCs w:val="24"/>
              </w:rPr>
              <w:t>)</w:t>
            </w:r>
            <w:r w:rsidR="0049772B">
              <w:rPr>
                <w:rFonts w:ascii="Times New Roman" w:eastAsia="Times New Roman" w:hAnsi="Times New Roman" w:cs="Times New Roman"/>
                <w:bCs/>
                <w:sz w:val="24"/>
                <w:szCs w:val="24"/>
              </w:rPr>
              <w:t xml:space="preserve">system displays all </w:t>
            </w:r>
            <w:r>
              <w:rPr>
                <w:rFonts w:ascii="Times New Roman" w:eastAsia="Times New Roman" w:hAnsi="Times New Roman" w:cs="Times New Roman"/>
                <w:bCs/>
                <w:sz w:val="24"/>
                <w:szCs w:val="24"/>
              </w:rPr>
              <w:t>results</w:t>
            </w:r>
          </w:p>
          <w:p w14:paraId="2268001B" w14:textId="5C2AC369" w:rsidR="00CC4A1E" w:rsidRPr="0031363B" w:rsidRDefault="00CC4A1E" w:rsidP="00A867F6">
            <w:pPr>
              <w:spacing w:line="360" w:lineRule="auto"/>
              <w:rPr>
                <w:rFonts w:ascii="Times New Roman" w:eastAsia="Times New Roman" w:hAnsi="Times New Roman" w:cs="Times New Roman"/>
                <w:bCs/>
                <w:sz w:val="24"/>
                <w:szCs w:val="24"/>
              </w:rPr>
            </w:pPr>
          </w:p>
        </w:tc>
      </w:tr>
      <w:tr w:rsidR="00CC4A1E" w14:paraId="48D89D30" w14:textId="77777777" w:rsidTr="003918C1">
        <w:trPr>
          <w:trHeight w:val="557"/>
        </w:trPr>
        <w:tc>
          <w:tcPr>
            <w:tcW w:w="2689" w:type="dxa"/>
          </w:tcPr>
          <w:p w14:paraId="3806E701" w14:textId="77777777" w:rsidR="00CC4A1E" w:rsidRPr="0031363B" w:rsidRDefault="00CC4A1E"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Exception condition</w:t>
            </w:r>
          </w:p>
        </w:tc>
        <w:tc>
          <w:tcPr>
            <w:tcW w:w="6661" w:type="dxa"/>
            <w:gridSpan w:val="2"/>
          </w:tcPr>
          <w:p w14:paraId="7BD8D7B8" w14:textId="77777777" w:rsidR="00CC4A1E" w:rsidRPr="0031363B" w:rsidRDefault="00CC4A1E"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 details entered in the form or invalid characters entered.</w:t>
            </w:r>
          </w:p>
        </w:tc>
      </w:tr>
    </w:tbl>
    <w:p w14:paraId="39131148" w14:textId="77777777" w:rsidR="00CC4A1E" w:rsidRDefault="00CC4A1E" w:rsidP="00A867F6">
      <w:pPr>
        <w:spacing w:line="360" w:lineRule="auto"/>
        <w:rPr>
          <w:rFonts w:ascii="Times New Roman" w:eastAsia="Times New Roman" w:hAnsi="Times New Roman" w:cs="Times New Roman"/>
          <w:b/>
          <w:color w:val="4F81BD"/>
        </w:rPr>
      </w:pPr>
    </w:p>
    <w:p w14:paraId="4B123947" w14:textId="77777777" w:rsidR="00D96F03" w:rsidRDefault="00D96F03" w:rsidP="00A867F6">
      <w:pPr>
        <w:spacing w:line="360" w:lineRule="auto"/>
        <w:rPr>
          <w:rFonts w:ascii="Times New Roman" w:eastAsia="Times New Roman" w:hAnsi="Times New Roman" w:cs="Times New Roman"/>
          <w:b/>
          <w:color w:val="4F81BD"/>
        </w:rPr>
      </w:pPr>
    </w:p>
    <w:p w14:paraId="1C99903A" w14:textId="0CDFCF9C" w:rsidR="00D96F03" w:rsidRDefault="00D96F03" w:rsidP="00A867F6">
      <w:pPr>
        <w:spacing w:line="360" w:lineRule="auto"/>
        <w:rPr>
          <w:rFonts w:ascii="Times New Roman" w:eastAsia="Times New Roman" w:hAnsi="Times New Roman" w:cs="Times New Roman"/>
          <w:b/>
          <w:color w:val="4F81BD"/>
        </w:rPr>
      </w:pPr>
      <w:r>
        <w:rPr>
          <w:rFonts w:ascii="Times New Roman" w:eastAsia="Times New Roman" w:hAnsi="Times New Roman" w:cs="Times New Roman"/>
          <w:b/>
          <w:color w:val="4F81BD"/>
        </w:rPr>
        <w:t>Table</w:t>
      </w:r>
      <w:r w:rsidRPr="00143D69">
        <w:rPr>
          <w:rFonts w:ascii="Times New Roman" w:eastAsia="Times New Roman" w:hAnsi="Times New Roman" w:cs="Times New Roman"/>
          <w:b/>
          <w:color w:val="4F81BD"/>
        </w:rPr>
        <w:t xml:space="preserve"> 3.</w:t>
      </w:r>
      <w:r w:rsidR="00DB36B7">
        <w:rPr>
          <w:rFonts w:ascii="Times New Roman" w:eastAsia="Times New Roman" w:hAnsi="Times New Roman" w:cs="Times New Roman"/>
          <w:b/>
          <w:color w:val="4F81BD"/>
        </w:rPr>
        <w:t>8</w:t>
      </w:r>
      <w:r>
        <w:rPr>
          <w:rFonts w:ascii="Times New Roman" w:eastAsia="Times New Roman" w:hAnsi="Times New Roman" w:cs="Times New Roman"/>
          <w:b/>
          <w:color w:val="4F81BD"/>
        </w:rPr>
        <w:t>.</w:t>
      </w:r>
      <w:r w:rsidR="00DB36B7">
        <w:rPr>
          <w:rFonts w:ascii="Times New Roman" w:eastAsia="Times New Roman" w:hAnsi="Times New Roman" w:cs="Times New Roman"/>
          <w:b/>
          <w:color w:val="4F81BD"/>
        </w:rPr>
        <w:t>3</w:t>
      </w:r>
      <w:r>
        <w:rPr>
          <w:rFonts w:ascii="Times New Roman" w:eastAsia="Times New Roman" w:hAnsi="Times New Roman" w:cs="Times New Roman"/>
          <w:b/>
          <w:color w:val="4F81BD"/>
        </w:rPr>
        <w:t xml:space="preserve"> </w:t>
      </w:r>
      <w:r w:rsidRPr="00143D69">
        <w:rPr>
          <w:rFonts w:ascii="Times New Roman" w:eastAsia="Times New Roman" w:hAnsi="Times New Roman" w:cs="Times New Roman"/>
          <w:b/>
          <w:color w:val="4F81BD"/>
        </w:rPr>
        <w:t xml:space="preserve">- Use case </w:t>
      </w:r>
      <w:r>
        <w:rPr>
          <w:rFonts w:ascii="Times New Roman" w:eastAsia="Times New Roman" w:hAnsi="Times New Roman" w:cs="Times New Roman"/>
          <w:b/>
          <w:color w:val="4F81BD"/>
        </w:rPr>
        <w:t>description for uploading payments</w:t>
      </w:r>
    </w:p>
    <w:p w14:paraId="4A3EC421" w14:textId="77777777" w:rsidR="00D96F03" w:rsidRDefault="00D96F03" w:rsidP="00A867F6">
      <w:pPr>
        <w:spacing w:line="360" w:lineRule="auto"/>
        <w:rPr>
          <w:rFonts w:ascii="Times New Roman" w:eastAsia="Times New Roman" w:hAnsi="Times New Roman" w:cs="Times New Roman"/>
          <w:b/>
          <w:color w:val="4F81BD"/>
        </w:rPr>
      </w:pPr>
    </w:p>
    <w:tbl>
      <w:tblPr>
        <w:tblStyle w:val="TableGrid"/>
        <w:tblW w:w="0" w:type="auto"/>
        <w:tblLook w:val="04A0" w:firstRow="1" w:lastRow="0" w:firstColumn="1" w:lastColumn="0" w:noHBand="0" w:noVBand="1"/>
      </w:tblPr>
      <w:tblGrid>
        <w:gridCol w:w="2689"/>
        <w:gridCol w:w="3330"/>
        <w:gridCol w:w="3331"/>
      </w:tblGrid>
      <w:tr w:rsidR="00D96F03" w14:paraId="53D94C82" w14:textId="77777777" w:rsidTr="003918C1">
        <w:trPr>
          <w:trHeight w:val="423"/>
        </w:trPr>
        <w:tc>
          <w:tcPr>
            <w:tcW w:w="2689" w:type="dxa"/>
          </w:tcPr>
          <w:p w14:paraId="64F715A1" w14:textId="77777777" w:rsidR="00D96F03" w:rsidRPr="0031363B" w:rsidRDefault="00D96F03"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Use case</w:t>
            </w:r>
          </w:p>
        </w:tc>
        <w:tc>
          <w:tcPr>
            <w:tcW w:w="6661" w:type="dxa"/>
            <w:gridSpan w:val="2"/>
          </w:tcPr>
          <w:p w14:paraId="7605B40D" w14:textId="77225C43" w:rsidR="00D96F03" w:rsidRPr="0031363B" w:rsidRDefault="00D96F03"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Uploading payments</w:t>
            </w:r>
          </w:p>
        </w:tc>
      </w:tr>
      <w:tr w:rsidR="00D96F03" w14:paraId="3C3C8A0C" w14:textId="77777777" w:rsidTr="003918C1">
        <w:trPr>
          <w:trHeight w:val="644"/>
        </w:trPr>
        <w:tc>
          <w:tcPr>
            <w:tcW w:w="2689" w:type="dxa"/>
          </w:tcPr>
          <w:p w14:paraId="525905BF" w14:textId="77777777" w:rsidR="00D96F03" w:rsidRPr="0031363B" w:rsidRDefault="00D96F03"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Description:</w:t>
            </w:r>
          </w:p>
        </w:tc>
        <w:tc>
          <w:tcPr>
            <w:tcW w:w="6661" w:type="dxa"/>
            <w:gridSpan w:val="2"/>
          </w:tcPr>
          <w:p w14:paraId="3C3E4727" w14:textId="246620DE" w:rsidR="00D96F03" w:rsidRPr="00D96F03" w:rsidRDefault="00D96F03"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w:t>
            </w:r>
            <w:r w:rsidR="001D1FAF">
              <w:rPr>
                <w:rFonts w:ascii="Times New Roman" w:eastAsia="Times New Roman" w:hAnsi="Times New Roman" w:cs="Times New Roman"/>
                <w:bCs/>
                <w:sz w:val="24"/>
                <w:szCs w:val="24"/>
              </w:rPr>
              <w:t xml:space="preserve">use case describes the use case for the admin uploading a </w:t>
            </w:r>
            <w:r w:rsidR="003B1222">
              <w:rPr>
                <w:rFonts w:ascii="Times New Roman" w:eastAsia="Times New Roman" w:hAnsi="Times New Roman" w:cs="Times New Roman"/>
                <w:bCs/>
                <w:sz w:val="24"/>
                <w:szCs w:val="24"/>
              </w:rPr>
              <w:t>member’s payment</w:t>
            </w:r>
          </w:p>
        </w:tc>
      </w:tr>
      <w:tr w:rsidR="00D96F03" w14:paraId="2389BFFF" w14:textId="77777777" w:rsidTr="003918C1">
        <w:trPr>
          <w:trHeight w:val="556"/>
        </w:trPr>
        <w:tc>
          <w:tcPr>
            <w:tcW w:w="2689" w:type="dxa"/>
          </w:tcPr>
          <w:p w14:paraId="7988B0E4" w14:textId="77777777" w:rsidR="00D96F03" w:rsidRPr="0031363B" w:rsidRDefault="00D96F03"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Actor</w:t>
            </w:r>
          </w:p>
        </w:tc>
        <w:tc>
          <w:tcPr>
            <w:tcW w:w="6661" w:type="dxa"/>
            <w:gridSpan w:val="2"/>
          </w:tcPr>
          <w:p w14:paraId="0BF7266C" w14:textId="69EAA060" w:rsidR="00D96F03" w:rsidRPr="0031363B" w:rsidRDefault="003B1222"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Admin</w:t>
            </w:r>
          </w:p>
        </w:tc>
      </w:tr>
      <w:tr w:rsidR="00D96F03" w14:paraId="68BDC898" w14:textId="77777777" w:rsidTr="003918C1">
        <w:trPr>
          <w:trHeight w:val="653"/>
        </w:trPr>
        <w:tc>
          <w:tcPr>
            <w:tcW w:w="2689" w:type="dxa"/>
          </w:tcPr>
          <w:p w14:paraId="76976D67" w14:textId="77777777" w:rsidR="00D96F03" w:rsidRPr="0031363B" w:rsidRDefault="00D96F03"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Preconditions</w:t>
            </w:r>
          </w:p>
        </w:tc>
        <w:tc>
          <w:tcPr>
            <w:tcW w:w="6661" w:type="dxa"/>
            <w:gridSpan w:val="2"/>
          </w:tcPr>
          <w:p w14:paraId="5BA7818B" w14:textId="77777777" w:rsidR="00D96F03" w:rsidRDefault="003B1222"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Admin</w:t>
            </w:r>
            <w:r w:rsidR="00D96F03" w:rsidRPr="0031363B">
              <w:rPr>
                <w:rFonts w:ascii="Times New Roman" w:eastAsia="Times New Roman" w:hAnsi="Times New Roman" w:cs="Times New Roman"/>
                <w:bCs/>
                <w:sz w:val="24"/>
                <w:szCs w:val="24"/>
              </w:rPr>
              <w:t xml:space="preserve"> is logged in</w:t>
            </w:r>
          </w:p>
          <w:p w14:paraId="2A4D0B78" w14:textId="5551CB13" w:rsidR="003B1222" w:rsidRPr="0031363B" w:rsidRDefault="003B1222"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Staff-id is </w:t>
            </w:r>
            <w:r w:rsidR="00282B62">
              <w:rPr>
                <w:rFonts w:ascii="Times New Roman" w:eastAsia="Times New Roman" w:hAnsi="Times New Roman" w:cs="Times New Roman"/>
                <w:bCs/>
                <w:sz w:val="24"/>
                <w:szCs w:val="24"/>
              </w:rPr>
              <w:t>valid</w:t>
            </w:r>
          </w:p>
        </w:tc>
      </w:tr>
      <w:tr w:rsidR="00D96F03" w14:paraId="723C99BA" w14:textId="77777777" w:rsidTr="003918C1">
        <w:trPr>
          <w:trHeight w:val="331"/>
        </w:trPr>
        <w:tc>
          <w:tcPr>
            <w:tcW w:w="2689" w:type="dxa"/>
          </w:tcPr>
          <w:p w14:paraId="53C54C6E" w14:textId="77777777" w:rsidR="00D96F03" w:rsidRPr="0031363B" w:rsidRDefault="00D96F03"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Post Conditions</w:t>
            </w:r>
          </w:p>
        </w:tc>
        <w:tc>
          <w:tcPr>
            <w:tcW w:w="6661" w:type="dxa"/>
            <w:gridSpan w:val="2"/>
          </w:tcPr>
          <w:p w14:paraId="5311F04D" w14:textId="2B2EB985" w:rsidR="00D96F03" w:rsidRPr="0031363B" w:rsidRDefault="00434526"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Savings or loan balance of Staff will be updated</w:t>
            </w:r>
          </w:p>
        </w:tc>
      </w:tr>
      <w:tr w:rsidR="00D96F03" w14:paraId="0F89C48B" w14:textId="77777777" w:rsidTr="003918C1">
        <w:trPr>
          <w:trHeight w:val="2250"/>
        </w:trPr>
        <w:tc>
          <w:tcPr>
            <w:tcW w:w="2689" w:type="dxa"/>
          </w:tcPr>
          <w:p w14:paraId="19E27A05" w14:textId="77777777" w:rsidR="00D96F03" w:rsidRPr="0031363B" w:rsidRDefault="00D96F03"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Main flow </w:t>
            </w:r>
          </w:p>
        </w:tc>
        <w:tc>
          <w:tcPr>
            <w:tcW w:w="3330" w:type="dxa"/>
          </w:tcPr>
          <w:p w14:paraId="206FD8A0" w14:textId="77777777" w:rsidR="00D96F03" w:rsidRPr="00CF63BC" w:rsidRDefault="00D96F03" w:rsidP="00A867F6">
            <w:pPr>
              <w:spacing w:line="360" w:lineRule="auto"/>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User</w:t>
            </w:r>
          </w:p>
          <w:p w14:paraId="7DD63E8C" w14:textId="77777777" w:rsidR="00D96F03" w:rsidRDefault="00D96F03" w:rsidP="00A867F6">
            <w:pPr>
              <w:spacing w:line="360" w:lineRule="auto"/>
              <w:rPr>
                <w:rFonts w:ascii="Times New Roman" w:eastAsia="Times New Roman" w:hAnsi="Times New Roman" w:cs="Times New Roman"/>
                <w:bCs/>
                <w:sz w:val="24"/>
                <w:szCs w:val="24"/>
              </w:rPr>
            </w:pPr>
          </w:p>
          <w:p w14:paraId="1F2A8B8E" w14:textId="71153A4A" w:rsidR="00D96F03" w:rsidRDefault="00D96F03"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00434526">
              <w:rPr>
                <w:rFonts w:ascii="Times New Roman" w:eastAsia="Times New Roman" w:hAnsi="Times New Roman" w:cs="Times New Roman"/>
                <w:bCs/>
                <w:sz w:val="24"/>
                <w:szCs w:val="24"/>
              </w:rPr>
              <w:t xml:space="preserve">Admin selects </w:t>
            </w:r>
            <w:r w:rsidR="00B56736">
              <w:rPr>
                <w:rFonts w:ascii="Times New Roman" w:eastAsia="Times New Roman" w:hAnsi="Times New Roman" w:cs="Times New Roman"/>
                <w:bCs/>
                <w:sz w:val="24"/>
                <w:szCs w:val="24"/>
              </w:rPr>
              <w:t>upload payments</w:t>
            </w:r>
          </w:p>
          <w:p w14:paraId="3DAC314C" w14:textId="3B2B11EE" w:rsidR="00B56736" w:rsidRDefault="00B56736"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Admin </w:t>
            </w:r>
            <w:r w:rsidR="00E5446A">
              <w:rPr>
                <w:rFonts w:ascii="Times New Roman" w:eastAsia="Times New Roman" w:hAnsi="Times New Roman" w:cs="Times New Roman"/>
                <w:bCs/>
                <w:sz w:val="24"/>
                <w:szCs w:val="24"/>
              </w:rPr>
              <w:t xml:space="preserve">enters staff id and </w:t>
            </w:r>
            <w:r w:rsidR="00377D5A">
              <w:rPr>
                <w:rFonts w:ascii="Times New Roman" w:eastAsia="Times New Roman" w:hAnsi="Times New Roman" w:cs="Times New Roman"/>
                <w:bCs/>
                <w:sz w:val="24"/>
                <w:szCs w:val="24"/>
              </w:rPr>
              <w:t>paid amount</w:t>
            </w:r>
          </w:p>
          <w:p w14:paraId="3E388274" w14:textId="77777777" w:rsidR="00D96F03" w:rsidRPr="0031363B" w:rsidRDefault="00D96F03" w:rsidP="00A867F6">
            <w:pPr>
              <w:spacing w:line="360" w:lineRule="auto"/>
              <w:rPr>
                <w:rFonts w:ascii="Times New Roman" w:eastAsia="Times New Roman" w:hAnsi="Times New Roman" w:cs="Times New Roman"/>
                <w:bCs/>
                <w:sz w:val="24"/>
                <w:szCs w:val="24"/>
              </w:rPr>
            </w:pPr>
          </w:p>
        </w:tc>
        <w:tc>
          <w:tcPr>
            <w:tcW w:w="3331" w:type="dxa"/>
          </w:tcPr>
          <w:p w14:paraId="18F17B01" w14:textId="77777777" w:rsidR="00D96F03" w:rsidRPr="00CF63BC" w:rsidRDefault="00D96F03" w:rsidP="00A867F6">
            <w:pPr>
              <w:spacing w:line="360" w:lineRule="auto"/>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System</w:t>
            </w:r>
          </w:p>
          <w:p w14:paraId="03088732" w14:textId="77777777" w:rsidR="00D96F03" w:rsidRDefault="00D96F03" w:rsidP="00A867F6">
            <w:pPr>
              <w:spacing w:line="360" w:lineRule="auto"/>
              <w:rPr>
                <w:rFonts w:ascii="Times New Roman" w:eastAsia="Times New Roman" w:hAnsi="Times New Roman" w:cs="Times New Roman"/>
                <w:bCs/>
                <w:sz w:val="24"/>
                <w:szCs w:val="24"/>
              </w:rPr>
            </w:pPr>
          </w:p>
          <w:p w14:paraId="7937349F" w14:textId="589CF7F8" w:rsidR="00D96F03" w:rsidRDefault="00377D5A"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r w:rsidR="00D96F03">
              <w:rPr>
                <w:rFonts w:ascii="Times New Roman" w:eastAsia="Times New Roman" w:hAnsi="Times New Roman" w:cs="Times New Roman"/>
                <w:bCs/>
                <w:sz w:val="24"/>
                <w:szCs w:val="24"/>
              </w:rPr>
              <w:t xml:space="preserve">) system searches the </w:t>
            </w:r>
            <w:r>
              <w:rPr>
                <w:rFonts w:ascii="Times New Roman" w:eastAsia="Times New Roman" w:hAnsi="Times New Roman" w:cs="Times New Roman"/>
                <w:bCs/>
                <w:sz w:val="24"/>
                <w:szCs w:val="24"/>
              </w:rPr>
              <w:t xml:space="preserve">database for if the </w:t>
            </w:r>
            <w:r w:rsidR="00AD4EA4">
              <w:rPr>
                <w:rFonts w:ascii="Times New Roman" w:eastAsia="Times New Roman" w:hAnsi="Times New Roman" w:cs="Times New Roman"/>
                <w:bCs/>
                <w:sz w:val="24"/>
                <w:szCs w:val="24"/>
              </w:rPr>
              <w:t>member has a loan or not</w:t>
            </w:r>
          </w:p>
          <w:p w14:paraId="55EA9F17" w14:textId="77777777" w:rsidR="00D96F03" w:rsidRDefault="00D96F03" w:rsidP="00A867F6">
            <w:pPr>
              <w:spacing w:line="360" w:lineRule="auto"/>
              <w:rPr>
                <w:rFonts w:ascii="Times New Roman" w:eastAsia="Times New Roman" w:hAnsi="Times New Roman" w:cs="Times New Roman"/>
                <w:bCs/>
                <w:sz w:val="24"/>
                <w:szCs w:val="24"/>
              </w:rPr>
            </w:pPr>
          </w:p>
          <w:p w14:paraId="24E61258" w14:textId="69A375C2" w:rsidR="00D96F03" w:rsidRPr="00CF0738" w:rsidRDefault="00CF0738" w:rsidP="00A867F6">
            <w:pPr>
              <w:spacing w:line="360" w:lineRule="auto"/>
              <w:rPr>
                <w:rFonts w:ascii="Times New Roman" w:eastAsia="Times New Roman" w:hAnsi="Times New Roman" w:cs="Times New Roman"/>
                <w:bCs/>
                <w:sz w:val="24"/>
                <w:szCs w:val="24"/>
              </w:rPr>
            </w:pPr>
            <w:proofErr w:type="gramStart"/>
            <w:r>
              <w:rPr>
                <w:rFonts w:ascii="Times New Roman" w:eastAsia="Times New Roman" w:hAnsi="Times New Roman" w:cs="Times New Roman"/>
                <w:bCs/>
                <w:sz w:val="24"/>
                <w:szCs w:val="24"/>
              </w:rPr>
              <w:t>4 )</w:t>
            </w:r>
            <w:proofErr w:type="gramEnd"/>
            <w:r>
              <w:rPr>
                <w:rFonts w:ascii="Times New Roman" w:eastAsia="Times New Roman" w:hAnsi="Times New Roman" w:cs="Times New Roman"/>
                <w:bCs/>
                <w:sz w:val="24"/>
                <w:szCs w:val="24"/>
              </w:rPr>
              <w:t xml:space="preserve"> </w:t>
            </w:r>
            <w:r w:rsidR="00AD4EA4" w:rsidRPr="00CF0738">
              <w:rPr>
                <w:rFonts w:ascii="Times New Roman" w:eastAsia="Times New Roman" w:hAnsi="Times New Roman" w:cs="Times New Roman"/>
                <w:bCs/>
                <w:sz w:val="24"/>
                <w:szCs w:val="24"/>
              </w:rPr>
              <w:t xml:space="preserve">If there is a loan, the loan balance is </w:t>
            </w:r>
            <w:r w:rsidRPr="00CF0738">
              <w:rPr>
                <w:rFonts w:ascii="Times New Roman" w:eastAsia="Times New Roman" w:hAnsi="Times New Roman" w:cs="Times New Roman"/>
                <w:bCs/>
                <w:sz w:val="24"/>
                <w:szCs w:val="24"/>
              </w:rPr>
              <w:t>updated</w:t>
            </w:r>
            <w:r w:rsidR="00AD4EA4" w:rsidRPr="00CF0738">
              <w:rPr>
                <w:rFonts w:ascii="Times New Roman" w:eastAsia="Times New Roman" w:hAnsi="Times New Roman" w:cs="Times New Roman"/>
                <w:bCs/>
                <w:sz w:val="24"/>
                <w:szCs w:val="24"/>
              </w:rPr>
              <w:t>, else the savings balance is updated</w:t>
            </w:r>
          </w:p>
          <w:p w14:paraId="295A7D68" w14:textId="77777777" w:rsidR="00D96F03" w:rsidRPr="0031363B" w:rsidRDefault="00D96F03" w:rsidP="00A867F6">
            <w:pPr>
              <w:spacing w:line="360" w:lineRule="auto"/>
              <w:rPr>
                <w:rFonts w:ascii="Times New Roman" w:eastAsia="Times New Roman" w:hAnsi="Times New Roman" w:cs="Times New Roman"/>
                <w:bCs/>
                <w:sz w:val="24"/>
                <w:szCs w:val="24"/>
              </w:rPr>
            </w:pPr>
          </w:p>
        </w:tc>
      </w:tr>
      <w:tr w:rsidR="00D96F03" w14:paraId="6043B85D" w14:textId="77777777" w:rsidTr="003918C1">
        <w:trPr>
          <w:trHeight w:val="557"/>
        </w:trPr>
        <w:tc>
          <w:tcPr>
            <w:tcW w:w="2689" w:type="dxa"/>
          </w:tcPr>
          <w:p w14:paraId="3345C018" w14:textId="77777777" w:rsidR="00D96F03" w:rsidRPr="0031363B" w:rsidRDefault="00D96F03"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Exception condition</w:t>
            </w:r>
          </w:p>
        </w:tc>
        <w:tc>
          <w:tcPr>
            <w:tcW w:w="6661" w:type="dxa"/>
            <w:gridSpan w:val="2"/>
          </w:tcPr>
          <w:p w14:paraId="15E72A05" w14:textId="3121D405" w:rsidR="00D96F03" w:rsidRPr="0031363B" w:rsidRDefault="00193263"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Staff ID doesn’t exist</w:t>
            </w:r>
          </w:p>
        </w:tc>
      </w:tr>
    </w:tbl>
    <w:p w14:paraId="1D7E5328" w14:textId="77777777" w:rsidR="00000C89" w:rsidRDefault="00000C89" w:rsidP="00A867F6">
      <w:pPr>
        <w:spacing w:line="360" w:lineRule="auto"/>
        <w:rPr>
          <w:rFonts w:ascii="Times New Roman" w:eastAsia="Times New Roman" w:hAnsi="Times New Roman" w:cs="Times New Roman"/>
          <w:b/>
          <w:color w:val="4F81BD"/>
        </w:rPr>
      </w:pPr>
    </w:p>
    <w:p w14:paraId="5F4EB49E" w14:textId="77777777" w:rsidR="00CC4A1E" w:rsidRDefault="00CC4A1E" w:rsidP="00A867F6">
      <w:pPr>
        <w:spacing w:line="360" w:lineRule="auto"/>
        <w:rPr>
          <w:rFonts w:ascii="Times New Roman" w:eastAsia="Times New Roman" w:hAnsi="Times New Roman" w:cs="Times New Roman"/>
          <w:b/>
          <w:color w:val="4F81BD"/>
        </w:rPr>
      </w:pPr>
    </w:p>
    <w:p w14:paraId="3117CDD7" w14:textId="77777777" w:rsidR="006F26DA" w:rsidRDefault="006F26DA" w:rsidP="00A867F6">
      <w:pPr>
        <w:spacing w:line="360" w:lineRule="auto"/>
        <w:rPr>
          <w:rFonts w:ascii="Times New Roman" w:hAnsi="Times New Roman" w:cs="Times New Roman"/>
        </w:rPr>
      </w:pPr>
    </w:p>
    <w:p w14:paraId="5CCC5F85" w14:textId="7E16A99C" w:rsidR="00DB36B7" w:rsidRDefault="00DB36B7" w:rsidP="00A867F6">
      <w:pPr>
        <w:spacing w:line="360" w:lineRule="auto"/>
        <w:rPr>
          <w:rFonts w:ascii="Times New Roman" w:eastAsia="Times New Roman" w:hAnsi="Times New Roman" w:cs="Times New Roman"/>
          <w:b/>
          <w:color w:val="4F81BD"/>
        </w:rPr>
      </w:pPr>
      <w:r>
        <w:rPr>
          <w:rFonts w:ascii="Times New Roman" w:eastAsia="Times New Roman" w:hAnsi="Times New Roman" w:cs="Times New Roman"/>
          <w:b/>
          <w:color w:val="4F81BD"/>
        </w:rPr>
        <w:t>Table</w:t>
      </w:r>
      <w:r w:rsidRPr="00143D69">
        <w:rPr>
          <w:rFonts w:ascii="Times New Roman" w:eastAsia="Times New Roman" w:hAnsi="Times New Roman" w:cs="Times New Roman"/>
          <w:b/>
          <w:color w:val="4F81BD"/>
        </w:rPr>
        <w:t xml:space="preserve"> 3.</w:t>
      </w:r>
      <w:r>
        <w:rPr>
          <w:rFonts w:ascii="Times New Roman" w:eastAsia="Times New Roman" w:hAnsi="Times New Roman" w:cs="Times New Roman"/>
          <w:b/>
          <w:color w:val="4F81BD"/>
        </w:rPr>
        <w:t xml:space="preserve">8.4 </w:t>
      </w:r>
      <w:r w:rsidRPr="00143D69">
        <w:rPr>
          <w:rFonts w:ascii="Times New Roman" w:eastAsia="Times New Roman" w:hAnsi="Times New Roman" w:cs="Times New Roman"/>
          <w:b/>
          <w:color w:val="4F81BD"/>
        </w:rPr>
        <w:t xml:space="preserve">- Use case </w:t>
      </w:r>
      <w:r>
        <w:rPr>
          <w:rFonts w:ascii="Times New Roman" w:eastAsia="Times New Roman" w:hAnsi="Times New Roman" w:cs="Times New Roman"/>
          <w:b/>
          <w:color w:val="4F81BD"/>
        </w:rPr>
        <w:t xml:space="preserve">description for </w:t>
      </w:r>
      <w:r w:rsidR="00494A30">
        <w:rPr>
          <w:rFonts w:ascii="Times New Roman" w:eastAsia="Times New Roman" w:hAnsi="Times New Roman" w:cs="Times New Roman"/>
          <w:b/>
          <w:color w:val="4F81BD"/>
        </w:rPr>
        <w:t>registration approvals</w:t>
      </w:r>
    </w:p>
    <w:p w14:paraId="277966CE" w14:textId="77777777" w:rsidR="00DB36B7" w:rsidRDefault="00DB36B7" w:rsidP="00A867F6">
      <w:pPr>
        <w:spacing w:line="360" w:lineRule="auto"/>
        <w:rPr>
          <w:rFonts w:ascii="Times New Roman" w:eastAsia="Times New Roman" w:hAnsi="Times New Roman" w:cs="Times New Roman"/>
          <w:b/>
          <w:color w:val="4F81BD"/>
        </w:rPr>
      </w:pPr>
    </w:p>
    <w:tbl>
      <w:tblPr>
        <w:tblStyle w:val="TableGrid"/>
        <w:tblW w:w="0" w:type="auto"/>
        <w:tblLook w:val="04A0" w:firstRow="1" w:lastRow="0" w:firstColumn="1" w:lastColumn="0" w:noHBand="0" w:noVBand="1"/>
      </w:tblPr>
      <w:tblGrid>
        <w:gridCol w:w="2689"/>
        <w:gridCol w:w="3330"/>
        <w:gridCol w:w="3331"/>
      </w:tblGrid>
      <w:tr w:rsidR="00DB36B7" w14:paraId="713A8E59" w14:textId="77777777" w:rsidTr="003918C1">
        <w:trPr>
          <w:trHeight w:val="423"/>
        </w:trPr>
        <w:tc>
          <w:tcPr>
            <w:tcW w:w="2689" w:type="dxa"/>
          </w:tcPr>
          <w:p w14:paraId="7769BF7B" w14:textId="77777777" w:rsidR="00DB36B7" w:rsidRPr="0031363B" w:rsidRDefault="00DB36B7"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Use case</w:t>
            </w:r>
          </w:p>
        </w:tc>
        <w:tc>
          <w:tcPr>
            <w:tcW w:w="6661" w:type="dxa"/>
            <w:gridSpan w:val="2"/>
          </w:tcPr>
          <w:p w14:paraId="2EE3B8F0" w14:textId="012466D8" w:rsidR="00DB36B7" w:rsidRPr="0031363B" w:rsidRDefault="00494A30"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Registration approvals</w:t>
            </w:r>
          </w:p>
        </w:tc>
      </w:tr>
      <w:tr w:rsidR="00DB36B7" w14:paraId="6F0B385E" w14:textId="77777777" w:rsidTr="00802181">
        <w:trPr>
          <w:trHeight w:val="479"/>
        </w:trPr>
        <w:tc>
          <w:tcPr>
            <w:tcW w:w="2689" w:type="dxa"/>
          </w:tcPr>
          <w:p w14:paraId="6E73F141" w14:textId="77777777" w:rsidR="00DB36B7" w:rsidRPr="0031363B" w:rsidRDefault="00DB36B7"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Description:</w:t>
            </w:r>
          </w:p>
        </w:tc>
        <w:tc>
          <w:tcPr>
            <w:tcW w:w="6661" w:type="dxa"/>
            <w:gridSpan w:val="2"/>
          </w:tcPr>
          <w:p w14:paraId="70FB2D71" w14:textId="13BB1F02" w:rsidR="00DB36B7" w:rsidRPr="0031363B" w:rsidRDefault="00DB36B7"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 xml:space="preserve">This use case describes the </w:t>
            </w:r>
            <w:r w:rsidR="00494A30">
              <w:rPr>
                <w:rFonts w:ascii="Times New Roman" w:eastAsia="Times New Roman" w:hAnsi="Times New Roman" w:cs="Times New Roman"/>
                <w:bCs/>
                <w:sz w:val="24"/>
                <w:szCs w:val="24"/>
              </w:rPr>
              <w:t xml:space="preserve">registration process </w:t>
            </w:r>
            <w:r w:rsidR="00BF2293">
              <w:rPr>
                <w:rFonts w:ascii="Times New Roman" w:eastAsia="Times New Roman" w:hAnsi="Times New Roman" w:cs="Times New Roman"/>
                <w:bCs/>
                <w:sz w:val="24"/>
                <w:szCs w:val="24"/>
              </w:rPr>
              <w:t>of members</w:t>
            </w:r>
          </w:p>
        </w:tc>
      </w:tr>
      <w:tr w:rsidR="00DB36B7" w14:paraId="1E824BA6" w14:textId="77777777" w:rsidTr="00802181">
        <w:trPr>
          <w:trHeight w:val="415"/>
        </w:trPr>
        <w:tc>
          <w:tcPr>
            <w:tcW w:w="2689" w:type="dxa"/>
          </w:tcPr>
          <w:p w14:paraId="1C7E52C8" w14:textId="77777777" w:rsidR="00DB36B7" w:rsidRPr="0031363B" w:rsidRDefault="00DB36B7"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Actor</w:t>
            </w:r>
          </w:p>
        </w:tc>
        <w:tc>
          <w:tcPr>
            <w:tcW w:w="6661" w:type="dxa"/>
            <w:gridSpan w:val="2"/>
          </w:tcPr>
          <w:p w14:paraId="353A7409" w14:textId="386E3421" w:rsidR="00DB36B7" w:rsidRPr="0031363B" w:rsidRDefault="00BF2293"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Executive member</w:t>
            </w:r>
          </w:p>
        </w:tc>
      </w:tr>
      <w:tr w:rsidR="00DB36B7" w14:paraId="663EE01F" w14:textId="77777777" w:rsidTr="00802181">
        <w:trPr>
          <w:trHeight w:val="407"/>
        </w:trPr>
        <w:tc>
          <w:tcPr>
            <w:tcW w:w="2689" w:type="dxa"/>
          </w:tcPr>
          <w:p w14:paraId="079CD2A2" w14:textId="77777777" w:rsidR="00DB36B7" w:rsidRPr="0031363B" w:rsidRDefault="00DB36B7"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Preconditions</w:t>
            </w:r>
          </w:p>
        </w:tc>
        <w:tc>
          <w:tcPr>
            <w:tcW w:w="6661" w:type="dxa"/>
            <w:gridSpan w:val="2"/>
          </w:tcPr>
          <w:p w14:paraId="066B1FCC" w14:textId="77777777" w:rsidR="00DB36B7" w:rsidRDefault="00BF2293"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Executive member is logged in</w:t>
            </w:r>
          </w:p>
          <w:p w14:paraId="26495497" w14:textId="21EA80E7" w:rsidR="00BF2293" w:rsidRPr="0031363B" w:rsidRDefault="00BF2293" w:rsidP="00A867F6">
            <w:pPr>
              <w:spacing w:line="360" w:lineRule="auto"/>
              <w:rPr>
                <w:rFonts w:ascii="Times New Roman" w:eastAsia="Times New Roman" w:hAnsi="Times New Roman" w:cs="Times New Roman"/>
                <w:bCs/>
                <w:sz w:val="24"/>
                <w:szCs w:val="24"/>
              </w:rPr>
            </w:pPr>
          </w:p>
        </w:tc>
      </w:tr>
      <w:tr w:rsidR="00DB36B7" w14:paraId="0F79725A" w14:textId="77777777" w:rsidTr="003918C1">
        <w:trPr>
          <w:trHeight w:val="331"/>
        </w:trPr>
        <w:tc>
          <w:tcPr>
            <w:tcW w:w="2689" w:type="dxa"/>
          </w:tcPr>
          <w:p w14:paraId="1528F91B" w14:textId="77777777" w:rsidR="00DB36B7" w:rsidRPr="0031363B" w:rsidRDefault="00DB36B7" w:rsidP="00A867F6">
            <w:pPr>
              <w:spacing w:line="360" w:lineRule="auto"/>
              <w:rPr>
                <w:rFonts w:ascii="Times New Roman" w:eastAsia="Times New Roman" w:hAnsi="Times New Roman" w:cs="Times New Roman"/>
                <w:bCs/>
                <w:sz w:val="24"/>
                <w:szCs w:val="24"/>
              </w:rPr>
            </w:pPr>
            <w:r w:rsidRPr="0031363B">
              <w:rPr>
                <w:rFonts w:ascii="Times New Roman" w:eastAsia="Times New Roman" w:hAnsi="Times New Roman" w:cs="Times New Roman"/>
                <w:bCs/>
                <w:sz w:val="24"/>
                <w:szCs w:val="24"/>
              </w:rPr>
              <w:t>Post Conditions</w:t>
            </w:r>
          </w:p>
        </w:tc>
        <w:tc>
          <w:tcPr>
            <w:tcW w:w="6661" w:type="dxa"/>
            <w:gridSpan w:val="2"/>
          </w:tcPr>
          <w:p w14:paraId="5FE92D3D" w14:textId="02C46D84" w:rsidR="00DB36B7" w:rsidRPr="0031363B" w:rsidRDefault="00BF2293"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Registration of member is either approved or declined</w:t>
            </w:r>
          </w:p>
        </w:tc>
      </w:tr>
      <w:tr w:rsidR="00DB36B7" w14:paraId="0EE1710B" w14:textId="77777777" w:rsidTr="003918C1">
        <w:trPr>
          <w:trHeight w:val="2250"/>
        </w:trPr>
        <w:tc>
          <w:tcPr>
            <w:tcW w:w="2689" w:type="dxa"/>
          </w:tcPr>
          <w:p w14:paraId="41249D78" w14:textId="77777777" w:rsidR="00DB36B7" w:rsidRPr="0031363B" w:rsidRDefault="00DB36B7"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Main flow </w:t>
            </w:r>
          </w:p>
        </w:tc>
        <w:tc>
          <w:tcPr>
            <w:tcW w:w="3330" w:type="dxa"/>
          </w:tcPr>
          <w:p w14:paraId="34B9D5F8" w14:textId="77777777" w:rsidR="00DB36B7" w:rsidRPr="00CF63BC" w:rsidRDefault="00DB36B7" w:rsidP="00A867F6">
            <w:pPr>
              <w:spacing w:line="360" w:lineRule="auto"/>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User</w:t>
            </w:r>
          </w:p>
          <w:p w14:paraId="5852489C" w14:textId="77777777" w:rsidR="00DB36B7" w:rsidRDefault="00DB36B7" w:rsidP="00A867F6">
            <w:pPr>
              <w:spacing w:line="360" w:lineRule="auto"/>
              <w:rPr>
                <w:rFonts w:ascii="Times New Roman" w:eastAsia="Times New Roman" w:hAnsi="Times New Roman" w:cs="Times New Roman"/>
                <w:bCs/>
                <w:sz w:val="24"/>
                <w:szCs w:val="24"/>
              </w:rPr>
            </w:pPr>
          </w:p>
          <w:p w14:paraId="67B86761" w14:textId="62BB229D" w:rsidR="00DB36B7" w:rsidRDefault="00DB36B7"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1) </w:t>
            </w:r>
            <w:r w:rsidR="00BF2293">
              <w:rPr>
                <w:rFonts w:ascii="Times New Roman" w:eastAsia="Times New Roman" w:hAnsi="Times New Roman" w:cs="Times New Roman"/>
                <w:bCs/>
                <w:sz w:val="24"/>
                <w:szCs w:val="24"/>
              </w:rPr>
              <w:t>Executive member selects registration Requests</w:t>
            </w:r>
          </w:p>
          <w:p w14:paraId="50835633" w14:textId="7A68F782" w:rsidR="00BF2293" w:rsidRDefault="00BF2293"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w:t>
            </w:r>
            <w:r w:rsidR="00F039E0">
              <w:rPr>
                <w:rFonts w:ascii="Times New Roman" w:eastAsia="Times New Roman" w:hAnsi="Times New Roman" w:cs="Times New Roman"/>
                <w:bCs/>
                <w:sz w:val="24"/>
                <w:szCs w:val="24"/>
              </w:rPr>
              <w:t>member selects either approve or decline</w:t>
            </w:r>
          </w:p>
          <w:p w14:paraId="2862E4DB" w14:textId="77777777" w:rsidR="00DB36B7" w:rsidRPr="0031363B" w:rsidRDefault="00DB36B7" w:rsidP="00A867F6">
            <w:pPr>
              <w:spacing w:line="360" w:lineRule="auto"/>
              <w:rPr>
                <w:rFonts w:ascii="Times New Roman" w:eastAsia="Times New Roman" w:hAnsi="Times New Roman" w:cs="Times New Roman"/>
                <w:bCs/>
                <w:sz w:val="24"/>
                <w:szCs w:val="24"/>
              </w:rPr>
            </w:pPr>
          </w:p>
        </w:tc>
        <w:tc>
          <w:tcPr>
            <w:tcW w:w="3331" w:type="dxa"/>
          </w:tcPr>
          <w:p w14:paraId="74F27F9F" w14:textId="77777777" w:rsidR="00DB36B7" w:rsidRPr="00CF63BC" w:rsidRDefault="00DB36B7" w:rsidP="00A867F6">
            <w:pPr>
              <w:spacing w:line="360" w:lineRule="auto"/>
              <w:rPr>
                <w:rFonts w:ascii="Times New Roman" w:eastAsia="Times New Roman" w:hAnsi="Times New Roman" w:cs="Times New Roman"/>
                <w:b/>
                <w:sz w:val="24"/>
                <w:szCs w:val="24"/>
              </w:rPr>
            </w:pPr>
            <w:r w:rsidRPr="00CF63BC">
              <w:rPr>
                <w:rFonts w:ascii="Times New Roman" w:eastAsia="Times New Roman" w:hAnsi="Times New Roman" w:cs="Times New Roman"/>
                <w:b/>
                <w:sz w:val="24"/>
                <w:szCs w:val="24"/>
              </w:rPr>
              <w:t>System</w:t>
            </w:r>
          </w:p>
          <w:p w14:paraId="1616DD57" w14:textId="77777777" w:rsidR="00DB36B7" w:rsidRDefault="00DB36B7" w:rsidP="00A867F6">
            <w:pPr>
              <w:spacing w:line="360" w:lineRule="auto"/>
              <w:rPr>
                <w:rFonts w:ascii="Times New Roman" w:eastAsia="Times New Roman" w:hAnsi="Times New Roman" w:cs="Times New Roman"/>
                <w:bCs/>
                <w:sz w:val="24"/>
                <w:szCs w:val="24"/>
              </w:rPr>
            </w:pPr>
          </w:p>
          <w:p w14:paraId="06361FB6" w14:textId="27942614" w:rsidR="00DB36B7" w:rsidRDefault="00DB36B7"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 </w:t>
            </w:r>
            <w:r w:rsidR="00F039E0">
              <w:rPr>
                <w:rFonts w:ascii="Times New Roman" w:eastAsia="Times New Roman" w:hAnsi="Times New Roman" w:cs="Times New Roman"/>
                <w:bCs/>
                <w:sz w:val="24"/>
                <w:szCs w:val="24"/>
              </w:rPr>
              <w:t>system find</w:t>
            </w:r>
            <w:r w:rsidR="00484D7A">
              <w:rPr>
                <w:rFonts w:ascii="Times New Roman" w:eastAsia="Times New Roman" w:hAnsi="Times New Roman" w:cs="Times New Roman"/>
                <w:bCs/>
                <w:sz w:val="24"/>
                <w:szCs w:val="24"/>
              </w:rPr>
              <w:t>s registration request, if approved, create a new member account</w:t>
            </w:r>
            <w:r w:rsidR="00802181">
              <w:rPr>
                <w:rFonts w:ascii="Times New Roman" w:eastAsia="Times New Roman" w:hAnsi="Times New Roman" w:cs="Times New Roman"/>
                <w:bCs/>
                <w:sz w:val="24"/>
                <w:szCs w:val="24"/>
              </w:rPr>
              <w:t>.</w:t>
            </w:r>
          </w:p>
          <w:p w14:paraId="41D76C98" w14:textId="13A94466" w:rsidR="00802181" w:rsidRDefault="00802181" w:rsidP="00A867F6">
            <w:pPr>
              <w:spacing w:line="360" w:lineRule="auto"/>
              <w:rPr>
                <w:rFonts w:ascii="Times New Roman" w:eastAsia="Times New Roman" w:hAnsi="Times New Roman" w:cs="Times New Roman"/>
                <w:bCs/>
                <w:sz w:val="24"/>
                <w:szCs w:val="24"/>
              </w:rPr>
            </w:pPr>
          </w:p>
          <w:p w14:paraId="3E77F276" w14:textId="0CD77938" w:rsidR="00802181" w:rsidRDefault="00802181"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3)send email to member</w:t>
            </w:r>
          </w:p>
          <w:p w14:paraId="113DE75C" w14:textId="77777777" w:rsidR="00DB36B7" w:rsidRPr="0031363B" w:rsidRDefault="00DB36B7" w:rsidP="00A867F6">
            <w:pPr>
              <w:spacing w:line="360" w:lineRule="auto"/>
              <w:rPr>
                <w:rFonts w:ascii="Times New Roman" w:eastAsia="Times New Roman" w:hAnsi="Times New Roman" w:cs="Times New Roman"/>
                <w:bCs/>
                <w:sz w:val="24"/>
                <w:szCs w:val="24"/>
              </w:rPr>
            </w:pPr>
          </w:p>
        </w:tc>
      </w:tr>
      <w:tr w:rsidR="00DB36B7" w14:paraId="36B02BE8" w14:textId="77777777" w:rsidTr="003918C1">
        <w:trPr>
          <w:trHeight w:val="557"/>
        </w:trPr>
        <w:tc>
          <w:tcPr>
            <w:tcW w:w="2689" w:type="dxa"/>
          </w:tcPr>
          <w:p w14:paraId="79BA6472" w14:textId="77777777" w:rsidR="00DB36B7" w:rsidRPr="0031363B" w:rsidRDefault="00DB36B7"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Exception condition</w:t>
            </w:r>
          </w:p>
        </w:tc>
        <w:tc>
          <w:tcPr>
            <w:tcW w:w="6661" w:type="dxa"/>
            <w:gridSpan w:val="2"/>
          </w:tcPr>
          <w:p w14:paraId="7EAC651E" w14:textId="69DEBAB2" w:rsidR="00DB36B7" w:rsidRPr="0031363B" w:rsidRDefault="00802181"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Member email is incorrect</w:t>
            </w:r>
          </w:p>
        </w:tc>
      </w:tr>
    </w:tbl>
    <w:p w14:paraId="52F003BE" w14:textId="77777777" w:rsidR="00DB36B7" w:rsidRPr="00143D69" w:rsidRDefault="00DB36B7" w:rsidP="00A867F6">
      <w:pPr>
        <w:spacing w:line="360" w:lineRule="auto"/>
        <w:rPr>
          <w:rFonts w:ascii="Times New Roman" w:hAnsi="Times New Roman" w:cs="Times New Roman"/>
        </w:rPr>
      </w:pPr>
    </w:p>
    <w:p w14:paraId="2161C9C8" w14:textId="77777777" w:rsidR="006C2281" w:rsidRPr="00143D69" w:rsidRDefault="006C2281" w:rsidP="00A867F6">
      <w:pPr>
        <w:spacing w:line="360" w:lineRule="auto"/>
        <w:rPr>
          <w:rFonts w:ascii="Times New Roman" w:eastAsia="Times New Roman" w:hAnsi="Times New Roman" w:cs="Times New Roman"/>
          <w:b/>
          <w:color w:val="4F81BD"/>
        </w:rPr>
      </w:pPr>
    </w:p>
    <w:p w14:paraId="425BB3E8" w14:textId="77777777" w:rsidR="00C667C8" w:rsidRPr="00143D69" w:rsidRDefault="00C667C8" w:rsidP="00A867F6">
      <w:pPr>
        <w:spacing w:line="360" w:lineRule="auto"/>
        <w:rPr>
          <w:rFonts w:ascii="Times New Roman" w:hAnsi="Times New Roman" w:cs="Times New Roman"/>
        </w:rPr>
      </w:pPr>
    </w:p>
    <w:p w14:paraId="6F7946B9" w14:textId="2D9D19E0" w:rsidR="00CD0766" w:rsidRPr="00143D69" w:rsidRDefault="00CD0766" w:rsidP="00A867F6">
      <w:pPr>
        <w:spacing w:line="360" w:lineRule="auto"/>
        <w:rPr>
          <w:rFonts w:ascii="Times New Roman" w:hAnsi="Times New Roman" w:cs="Times New Roman"/>
        </w:rPr>
      </w:pPr>
    </w:p>
    <w:p w14:paraId="47D30533" w14:textId="77777777" w:rsidR="001A5420" w:rsidRPr="00ED485F" w:rsidRDefault="00F00898" w:rsidP="00A867F6">
      <w:pPr>
        <w:spacing w:before="120" w:after="12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3.8.2</w:t>
      </w:r>
      <w:r w:rsidRPr="00ED485F">
        <w:rPr>
          <w:rFonts w:ascii="Times New Roman" w:eastAsia="Times New Roman" w:hAnsi="Times New Roman" w:cs="Times New Roman"/>
          <w:b/>
          <w:color w:val="4F81BD"/>
          <w:sz w:val="32"/>
          <w:szCs w:val="32"/>
        </w:rPr>
        <w:tab/>
        <w:t>Entity-Relationship Diagram (ERD)</w:t>
      </w:r>
    </w:p>
    <w:p w14:paraId="69C2A24D" w14:textId="0B228EF5" w:rsidR="00F00898" w:rsidRPr="001A5420" w:rsidRDefault="00F00898" w:rsidP="00A867F6">
      <w:pPr>
        <w:spacing w:before="120" w:after="120" w:line="360" w:lineRule="auto"/>
        <w:ind w:right="216"/>
        <w:rPr>
          <w:rFonts w:ascii="Times New Roman" w:eastAsia="Times New Roman" w:hAnsi="Times New Roman" w:cs="Times New Roman"/>
          <w:b/>
          <w:color w:val="4F81BD"/>
          <w:sz w:val="28"/>
          <w:szCs w:val="28"/>
        </w:rPr>
      </w:pPr>
      <w:r w:rsidRPr="00143D69">
        <w:rPr>
          <w:rFonts w:ascii="Times New Roman" w:hAnsi="Times New Roman" w:cs="Times New Roman"/>
          <w:sz w:val="24"/>
          <w:szCs w:val="24"/>
        </w:rPr>
        <w:t>The figures below show the relationship between multiple entities in the database and capturing their interactions.</w:t>
      </w:r>
    </w:p>
    <w:p w14:paraId="16EBEE58" w14:textId="77777777" w:rsidR="00460894" w:rsidRDefault="00C94E8A" w:rsidP="00A867F6">
      <w:pPr>
        <w:spacing w:before="120" w:after="120" w:line="360" w:lineRule="auto"/>
        <w:ind w:right="216"/>
        <w:rPr>
          <w:rFonts w:ascii="Times New Roman" w:hAnsi="Times New Roman" w:cs="Times New Roman"/>
          <w:sz w:val="24"/>
          <w:szCs w:val="24"/>
        </w:rPr>
      </w:pPr>
      <w:r>
        <w:rPr>
          <w:noProof/>
        </w:rPr>
        <w:lastRenderedPageBreak/>
        <w:drawing>
          <wp:inline distT="0" distB="0" distL="0" distR="0" wp14:anchorId="7B6F4BA7" wp14:editId="06F76D4E">
            <wp:extent cx="5381603" cy="3543300"/>
            <wp:effectExtent l="0" t="0" r="0" b="0"/>
            <wp:docPr id="138440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06557" name=""/>
                    <pic:cNvPicPr/>
                  </pic:nvPicPr>
                  <pic:blipFill rotWithShape="1">
                    <a:blip r:embed="rId18"/>
                    <a:srcRect l="4487" t="14245" r="37340" b="9401"/>
                    <a:stretch/>
                  </pic:blipFill>
                  <pic:spPr bwMode="auto">
                    <a:xfrm>
                      <a:off x="0" y="0"/>
                      <a:ext cx="5391640" cy="3549909"/>
                    </a:xfrm>
                    <a:prstGeom prst="rect">
                      <a:avLst/>
                    </a:prstGeom>
                    <a:ln>
                      <a:noFill/>
                    </a:ln>
                    <a:extLst>
                      <a:ext uri="{53640926-AAD7-44D8-BBD7-CCE9431645EC}">
                        <a14:shadowObscured xmlns:a14="http://schemas.microsoft.com/office/drawing/2010/main"/>
                      </a:ext>
                    </a:extLst>
                  </pic:spPr>
                </pic:pic>
              </a:graphicData>
            </a:graphic>
          </wp:inline>
        </w:drawing>
      </w:r>
    </w:p>
    <w:p w14:paraId="6AD941DB" w14:textId="73DF1F49" w:rsidR="00F00898" w:rsidRPr="00460894" w:rsidRDefault="00F00898" w:rsidP="00A867F6">
      <w:pPr>
        <w:spacing w:before="120" w:after="120" w:line="360" w:lineRule="auto"/>
        <w:ind w:right="216"/>
        <w:jc w:val="center"/>
        <w:rPr>
          <w:rFonts w:ascii="Times New Roman" w:hAnsi="Times New Roman" w:cs="Times New Roman"/>
          <w:sz w:val="24"/>
          <w:szCs w:val="24"/>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4</w:t>
      </w:r>
      <w:r w:rsidRPr="00143D69">
        <w:rPr>
          <w:rFonts w:ascii="Times New Roman" w:eastAsia="Times New Roman" w:hAnsi="Times New Roman" w:cs="Times New Roman"/>
          <w:b/>
          <w:color w:val="4F81BD"/>
        </w:rPr>
        <w:t xml:space="preserve"> ERD diagram</w:t>
      </w:r>
    </w:p>
    <w:p w14:paraId="2BC05F41" w14:textId="77777777" w:rsidR="00F00898" w:rsidRPr="00143D69" w:rsidRDefault="00F00898" w:rsidP="00A867F6">
      <w:pPr>
        <w:spacing w:before="120" w:after="120" w:line="360" w:lineRule="auto"/>
        <w:ind w:right="216"/>
        <w:rPr>
          <w:rFonts w:ascii="Times New Roman" w:eastAsia="Times New Roman" w:hAnsi="Times New Roman" w:cs="Times New Roman"/>
          <w:b/>
          <w:color w:val="4F81BD"/>
          <w:sz w:val="28"/>
          <w:szCs w:val="28"/>
        </w:rPr>
      </w:pPr>
    </w:p>
    <w:p w14:paraId="38E63337" w14:textId="77777777" w:rsidR="00C248FF" w:rsidRPr="00143D69" w:rsidRDefault="00C248FF" w:rsidP="00A867F6">
      <w:pPr>
        <w:spacing w:line="360" w:lineRule="auto"/>
        <w:rPr>
          <w:rFonts w:ascii="Times New Roman" w:eastAsia="Times New Roman" w:hAnsi="Times New Roman" w:cs="Times New Roman"/>
          <w:b/>
          <w:color w:val="4F81BD"/>
          <w:sz w:val="28"/>
          <w:szCs w:val="28"/>
        </w:rPr>
      </w:pPr>
    </w:p>
    <w:p w14:paraId="3FCA39CA" w14:textId="77777777" w:rsidR="00C248FF" w:rsidRPr="00143D69" w:rsidRDefault="00C248FF" w:rsidP="00A867F6">
      <w:pPr>
        <w:spacing w:line="360" w:lineRule="auto"/>
        <w:rPr>
          <w:rFonts w:ascii="Times New Roman" w:eastAsia="Times New Roman" w:hAnsi="Times New Roman" w:cs="Times New Roman"/>
          <w:b/>
          <w:color w:val="4F81BD"/>
          <w:sz w:val="28"/>
          <w:szCs w:val="28"/>
        </w:rPr>
      </w:pPr>
    </w:p>
    <w:p w14:paraId="79DBCF4B" w14:textId="4785DD49" w:rsidR="00113156" w:rsidRPr="00ED485F" w:rsidRDefault="00113156" w:rsidP="00A867F6">
      <w:pPr>
        <w:pStyle w:val="ListParagraph"/>
        <w:numPr>
          <w:ilvl w:val="2"/>
          <w:numId w:val="9"/>
        </w:numPr>
        <w:spacing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Data Design</w:t>
      </w:r>
    </w:p>
    <w:p w14:paraId="6BC8ED56" w14:textId="77777777" w:rsidR="00ED485F" w:rsidRDefault="00ED485F" w:rsidP="00A867F6">
      <w:pPr>
        <w:spacing w:line="360" w:lineRule="auto"/>
        <w:ind w:right="216"/>
        <w:rPr>
          <w:rFonts w:ascii="Times New Roman" w:hAnsi="Times New Roman" w:cs="Times New Roman"/>
          <w:sz w:val="24"/>
          <w:szCs w:val="24"/>
        </w:rPr>
      </w:pPr>
    </w:p>
    <w:p w14:paraId="57111E78" w14:textId="5820577B" w:rsidR="00C32339" w:rsidRPr="00143D69" w:rsidRDefault="00113156"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w:t>
      </w:r>
      <w:r w:rsidR="00142EED" w:rsidRPr="00143D69">
        <w:rPr>
          <w:rFonts w:ascii="Times New Roman" w:hAnsi="Times New Roman" w:cs="Times New Roman"/>
          <w:sz w:val="24"/>
          <w:szCs w:val="24"/>
        </w:rPr>
        <w:t>he structure by wh</w:t>
      </w:r>
      <w:r w:rsidR="00B81AC0" w:rsidRPr="00143D69">
        <w:rPr>
          <w:rFonts w:ascii="Times New Roman" w:hAnsi="Times New Roman" w:cs="Times New Roman"/>
          <w:sz w:val="24"/>
          <w:szCs w:val="24"/>
        </w:rPr>
        <w:t>ic</w:t>
      </w:r>
      <w:r w:rsidR="00142EED" w:rsidRPr="00143D69">
        <w:rPr>
          <w:rFonts w:ascii="Times New Roman" w:hAnsi="Times New Roman" w:cs="Times New Roman"/>
          <w:sz w:val="24"/>
          <w:szCs w:val="24"/>
        </w:rPr>
        <w:t>h</w:t>
      </w:r>
      <w:r w:rsidR="00B81AC0" w:rsidRPr="00143D69">
        <w:rPr>
          <w:rFonts w:ascii="Times New Roman" w:hAnsi="Times New Roman" w:cs="Times New Roman"/>
          <w:sz w:val="24"/>
          <w:szCs w:val="24"/>
        </w:rPr>
        <w:t xml:space="preserve"> user data is collected and a brief explanation on the purpose for some key attributes will be given.</w:t>
      </w:r>
    </w:p>
    <w:p w14:paraId="684B5283" w14:textId="34A1BF98" w:rsidR="002945CD" w:rsidRPr="00143D69" w:rsidRDefault="002945CD" w:rsidP="00A867F6">
      <w:pPr>
        <w:spacing w:line="360" w:lineRule="auto"/>
        <w:ind w:right="216"/>
        <w:rPr>
          <w:rFonts w:ascii="Times New Roman" w:hAnsi="Times New Roman" w:cs="Times New Roman"/>
          <w:sz w:val="24"/>
          <w:szCs w:val="24"/>
        </w:rPr>
      </w:pPr>
    </w:p>
    <w:p w14:paraId="7EF124BB" w14:textId="77777777" w:rsidR="005E1B82" w:rsidRPr="00143D69" w:rsidRDefault="005E1B82" w:rsidP="00A867F6">
      <w:pPr>
        <w:spacing w:line="360" w:lineRule="auto"/>
        <w:ind w:right="216"/>
        <w:rPr>
          <w:rFonts w:ascii="Times New Roman" w:hAnsi="Times New Roman" w:cs="Times New Roman"/>
          <w:sz w:val="24"/>
          <w:szCs w:val="24"/>
        </w:rPr>
      </w:pPr>
    </w:p>
    <w:p w14:paraId="1CDAF881" w14:textId="51C03957" w:rsidR="005E1B82" w:rsidRPr="00143D69" w:rsidRDefault="00401911" w:rsidP="00A867F6">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 xml:space="preserve">Table 3.6 Data Dictionary for </w:t>
      </w:r>
      <w:r w:rsidR="00EA0036" w:rsidRPr="00143D69">
        <w:rPr>
          <w:rFonts w:ascii="Times New Roman" w:hAnsi="Times New Roman" w:cs="Times New Roman"/>
          <w:b/>
          <w:bCs/>
          <w:color w:val="4F81BD" w:themeColor="accent1"/>
        </w:rPr>
        <w:t xml:space="preserve">Member </w:t>
      </w:r>
      <w:r w:rsidRPr="00143D69">
        <w:rPr>
          <w:rFonts w:ascii="Times New Roman" w:hAnsi="Times New Roman" w:cs="Times New Roman"/>
          <w:b/>
          <w:bCs/>
          <w:color w:val="4F81BD" w:themeColor="accent1"/>
        </w:rPr>
        <w:t>Table</w:t>
      </w:r>
    </w:p>
    <w:tbl>
      <w:tblPr>
        <w:tblStyle w:val="TableGrid"/>
        <w:tblW w:w="0" w:type="auto"/>
        <w:tblLook w:val="04A0" w:firstRow="1" w:lastRow="0" w:firstColumn="1" w:lastColumn="0" w:noHBand="0" w:noVBand="1"/>
      </w:tblPr>
      <w:tblGrid>
        <w:gridCol w:w="2005"/>
        <w:gridCol w:w="2352"/>
        <w:gridCol w:w="1624"/>
        <w:gridCol w:w="1720"/>
        <w:gridCol w:w="1649"/>
      </w:tblGrid>
      <w:tr w:rsidR="005E1B82" w:rsidRPr="00143D69" w14:paraId="383D9AA1" w14:textId="77777777" w:rsidTr="00C94E8A">
        <w:tc>
          <w:tcPr>
            <w:tcW w:w="2005" w:type="dxa"/>
          </w:tcPr>
          <w:p w14:paraId="5740D04B" w14:textId="4FCB9C35" w:rsidR="00815F78" w:rsidRPr="00143D69" w:rsidRDefault="005E1B82"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52" w:type="dxa"/>
          </w:tcPr>
          <w:p w14:paraId="6C83B71E" w14:textId="68309E34" w:rsidR="00815F78" w:rsidRPr="00143D69" w:rsidRDefault="005E1B82"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24" w:type="dxa"/>
          </w:tcPr>
          <w:p w14:paraId="1414ECFE" w14:textId="19593C83" w:rsidR="00815F78" w:rsidRPr="00143D69" w:rsidRDefault="005E1B82"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20" w:type="dxa"/>
          </w:tcPr>
          <w:p w14:paraId="01D47FC1" w14:textId="4DBD06E0" w:rsidR="00815F78" w:rsidRPr="00143D69" w:rsidRDefault="005E1B82"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49" w:type="dxa"/>
          </w:tcPr>
          <w:p w14:paraId="5035BA6C" w14:textId="2BA5B0B5" w:rsidR="00815F78" w:rsidRPr="00143D69" w:rsidRDefault="005E1B82"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7A499E" w:rsidRPr="00143D69" w14:paraId="4B24A236" w14:textId="77777777" w:rsidTr="00C94E8A">
        <w:tc>
          <w:tcPr>
            <w:tcW w:w="2005" w:type="dxa"/>
          </w:tcPr>
          <w:p w14:paraId="2E61D15B" w14:textId="55734175" w:rsidR="007A499E" w:rsidRPr="00143D69" w:rsidRDefault="007A499E"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52" w:type="dxa"/>
          </w:tcPr>
          <w:p w14:paraId="79A952BE" w14:textId="4074E37F" w:rsidR="007A499E" w:rsidRPr="00143D69" w:rsidRDefault="007A499E"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24" w:type="dxa"/>
          </w:tcPr>
          <w:p w14:paraId="6FD83630" w14:textId="665444C9" w:rsidR="007A499E" w:rsidRPr="00143D69" w:rsidRDefault="007A499E"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54A3B052" w14:textId="767344F0" w:rsidR="007A499E" w:rsidRPr="00143D69" w:rsidRDefault="00895862"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26B00E63" w14:textId="509DD246" w:rsidR="007A499E" w:rsidRPr="00143D69" w:rsidRDefault="00B40C93"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p>
        </w:tc>
      </w:tr>
      <w:tr w:rsidR="007A499E" w:rsidRPr="00143D69" w14:paraId="5DED99E3" w14:textId="77777777" w:rsidTr="00C94E8A">
        <w:tc>
          <w:tcPr>
            <w:tcW w:w="2005" w:type="dxa"/>
          </w:tcPr>
          <w:p w14:paraId="576FDEF0" w14:textId="469E5F23" w:rsidR="007A499E" w:rsidRPr="00143D69" w:rsidRDefault="007A499E"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fname</w:t>
            </w:r>
            <w:proofErr w:type="spellEnd"/>
          </w:p>
        </w:tc>
        <w:tc>
          <w:tcPr>
            <w:tcW w:w="2352" w:type="dxa"/>
          </w:tcPr>
          <w:p w14:paraId="79C8778C" w14:textId="4416D11E" w:rsidR="007A499E" w:rsidRPr="00143D69" w:rsidRDefault="007A499E"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1A9F3850" w14:textId="49DFC6DC" w:rsidR="007A499E" w:rsidRPr="00143D69" w:rsidRDefault="007A499E"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694011AD" w14:textId="3F28B342" w:rsidR="007A499E" w:rsidRPr="00143D69" w:rsidRDefault="00895862"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59F31807" w14:textId="5198AE88" w:rsidR="007A499E" w:rsidRPr="00143D69" w:rsidRDefault="00B40C93"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7A499E" w:rsidRPr="00143D69" w14:paraId="741066C0" w14:textId="77777777" w:rsidTr="00C94E8A">
        <w:tc>
          <w:tcPr>
            <w:tcW w:w="2005" w:type="dxa"/>
          </w:tcPr>
          <w:p w14:paraId="7F356F08" w14:textId="3BE6678D" w:rsidR="007A499E" w:rsidRPr="00143D69" w:rsidRDefault="007A499E"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lastRenderedPageBreak/>
              <w:t>lname</w:t>
            </w:r>
            <w:proofErr w:type="spellEnd"/>
          </w:p>
        </w:tc>
        <w:tc>
          <w:tcPr>
            <w:tcW w:w="2352" w:type="dxa"/>
          </w:tcPr>
          <w:p w14:paraId="3FF17061" w14:textId="2A5C8E3B" w:rsidR="007A499E" w:rsidRPr="00143D69" w:rsidRDefault="007A499E" w:rsidP="00A867F6">
            <w:pPr>
              <w:spacing w:line="360" w:lineRule="auto"/>
              <w:ind w:right="216"/>
              <w:rPr>
                <w:rFonts w:ascii="Times New Roman" w:hAnsi="Times New Roman" w:cs="Times New Roman"/>
              </w:rPr>
            </w:pPr>
            <w:r w:rsidRPr="00143D69">
              <w:rPr>
                <w:rFonts w:ascii="Times New Roman" w:hAnsi="Times New Roman" w:cs="Times New Roman"/>
                <w:sz w:val="24"/>
                <w:szCs w:val="24"/>
              </w:rPr>
              <w:t>VARCHAR</w:t>
            </w:r>
          </w:p>
        </w:tc>
        <w:tc>
          <w:tcPr>
            <w:tcW w:w="1624" w:type="dxa"/>
          </w:tcPr>
          <w:p w14:paraId="2C71176D" w14:textId="28DCB8B8" w:rsidR="007A499E" w:rsidRPr="00143D69" w:rsidRDefault="007A499E"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099C7071" w14:textId="1771BF6C" w:rsidR="007A499E" w:rsidRPr="00143D69" w:rsidRDefault="00895862"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5192493C" w14:textId="696C6ED8" w:rsidR="007A499E" w:rsidRPr="00143D69" w:rsidRDefault="00B40C93"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5E1B82" w:rsidRPr="00143D69" w14:paraId="37251212" w14:textId="77777777" w:rsidTr="00C94E8A">
        <w:tc>
          <w:tcPr>
            <w:tcW w:w="2005" w:type="dxa"/>
          </w:tcPr>
          <w:p w14:paraId="0B2A0A1B" w14:textId="6A0D0004" w:rsidR="00815F78" w:rsidRPr="00143D69" w:rsidRDefault="00815F78"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email</w:t>
            </w:r>
          </w:p>
        </w:tc>
        <w:tc>
          <w:tcPr>
            <w:tcW w:w="2352" w:type="dxa"/>
          </w:tcPr>
          <w:p w14:paraId="66D25F69" w14:textId="428CC3BE" w:rsidR="00815F78" w:rsidRPr="00143D69" w:rsidRDefault="00F240EA"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2FA3226D" w14:textId="4465DA21" w:rsidR="00815F78" w:rsidRPr="00143D69" w:rsidRDefault="00F240EA"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06C7CED" w14:textId="43F5CD16" w:rsidR="00815F78" w:rsidRPr="00143D69" w:rsidRDefault="00895862"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7D0154F4" w14:textId="7F27A36A" w:rsidR="00815F78" w:rsidRPr="00143D69" w:rsidRDefault="00B40C93"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5E1B82" w:rsidRPr="00143D69" w14:paraId="6A66516F" w14:textId="77777777" w:rsidTr="00C94E8A">
        <w:tc>
          <w:tcPr>
            <w:tcW w:w="2005" w:type="dxa"/>
          </w:tcPr>
          <w:p w14:paraId="24331914" w14:textId="68C18C39" w:rsidR="00815F78" w:rsidRPr="00143D69" w:rsidRDefault="00AC5346"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52" w:type="dxa"/>
          </w:tcPr>
          <w:p w14:paraId="5755D441" w14:textId="33176766" w:rsidR="00815F78" w:rsidRPr="00143D69" w:rsidRDefault="007A499E"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ENUM(‘S’,’A’</w:t>
            </w:r>
            <w:r w:rsidR="00D970C4" w:rsidRPr="00143D69">
              <w:rPr>
                <w:rFonts w:ascii="Times New Roman" w:hAnsi="Times New Roman" w:cs="Times New Roman"/>
                <w:sz w:val="24"/>
                <w:szCs w:val="24"/>
              </w:rPr>
              <w:t>,’</w:t>
            </w:r>
            <w:r w:rsidR="00281E36" w:rsidRPr="00143D69">
              <w:rPr>
                <w:rFonts w:ascii="Times New Roman" w:hAnsi="Times New Roman" w:cs="Times New Roman"/>
                <w:sz w:val="24"/>
                <w:szCs w:val="24"/>
              </w:rPr>
              <w:t>E</w:t>
            </w:r>
            <w:r w:rsidR="00D970C4" w:rsidRPr="00143D69">
              <w:rPr>
                <w:rFonts w:ascii="Times New Roman" w:hAnsi="Times New Roman" w:cs="Times New Roman"/>
                <w:sz w:val="24"/>
                <w:szCs w:val="24"/>
              </w:rPr>
              <w:t>’</w:t>
            </w:r>
            <w:r w:rsidRPr="00143D69">
              <w:rPr>
                <w:rFonts w:ascii="Times New Roman" w:hAnsi="Times New Roman" w:cs="Times New Roman"/>
                <w:sz w:val="24"/>
                <w:szCs w:val="24"/>
              </w:rPr>
              <w:t>)</w:t>
            </w:r>
          </w:p>
        </w:tc>
        <w:tc>
          <w:tcPr>
            <w:tcW w:w="1624" w:type="dxa"/>
          </w:tcPr>
          <w:p w14:paraId="12BCA01A" w14:textId="23E68893" w:rsidR="00815F78" w:rsidRPr="00143D69" w:rsidRDefault="00281E36"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20" w:type="dxa"/>
          </w:tcPr>
          <w:p w14:paraId="6956BACB" w14:textId="47C998C3" w:rsidR="00815F78" w:rsidRPr="00143D69" w:rsidRDefault="00895862"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3F48E42C" w14:textId="2EB51032" w:rsidR="00815F78" w:rsidRPr="00143D69" w:rsidRDefault="00B40C93"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7A499E" w:rsidRPr="00143D69" w14:paraId="6116B848" w14:textId="77777777" w:rsidTr="00C94E8A">
        <w:tc>
          <w:tcPr>
            <w:tcW w:w="2005" w:type="dxa"/>
          </w:tcPr>
          <w:p w14:paraId="7C852BFC" w14:textId="598581C6" w:rsidR="007A499E" w:rsidRPr="00143D69" w:rsidRDefault="007A499E"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password</w:t>
            </w:r>
          </w:p>
        </w:tc>
        <w:tc>
          <w:tcPr>
            <w:tcW w:w="2352" w:type="dxa"/>
          </w:tcPr>
          <w:p w14:paraId="1BF56FB7" w14:textId="337DFD14" w:rsidR="007A499E" w:rsidRPr="00143D69" w:rsidRDefault="007A499E"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31CB7B0D" w14:textId="7A628095" w:rsidR="007A499E" w:rsidRPr="00143D69" w:rsidRDefault="007A499E"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663C64B5" w14:textId="1BF64D87" w:rsidR="007A499E" w:rsidRPr="00143D69" w:rsidRDefault="00895862"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35F05C6E" w14:textId="733B1D36" w:rsidR="007A499E" w:rsidRPr="00143D69" w:rsidRDefault="00B40C93"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7A499E" w:rsidRPr="00143D69" w14:paraId="5BA56BE3" w14:textId="77777777" w:rsidTr="00C94E8A">
        <w:tc>
          <w:tcPr>
            <w:tcW w:w="2005" w:type="dxa"/>
          </w:tcPr>
          <w:p w14:paraId="4FBCBA08" w14:textId="5FCCEF6B" w:rsidR="007A499E" w:rsidRPr="00143D69" w:rsidRDefault="007A499E"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savings_balance</w:t>
            </w:r>
            <w:proofErr w:type="spellEnd"/>
          </w:p>
        </w:tc>
        <w:tc>
          <w:tcPr>
            <w:tcW w:w="2352" w:type="dxa"/>
          </w:tcPr>
          <w:p w14:paraId="163996E1" w14:textId="3F043DC1" w:rsidR="007A499E" w:rsidRPr="00143D69" w:rsidRDefault="00AC64BE"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24" w:type="dxa"/>
          </w:tcPr>
          <w:p w14:paraId="3A5E04A3" w14:textId="58EF4B30" w:rsidR="007A499E" w:rsidRPr="00143D69" w:rsidRDefault="00FF4FB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20" w:type="dxa"/>
          </w:tcPr>
          <w:p w14:paraId="43E4C552" w14:textId="530901F8" w:rsidR="007A499E" w:rsidRPr="00143D69" w:rsidRDefault="00895862"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3A72A80A" w14:textId="3DDC92A9" w:rsidR="007A499E" w:rsidRPr="00143D69" w:rsidRDefault="00B40C93"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5E1B82" w:rsidRPr="00143D69" w14:paraId="28A925B0" w14:textId="77777777" w:rsidTr="00C94E8A">
        <w:tc>
          <w:tcPr>
            <w:tcW w:w="2005" w:type="dxa"/>
          </w:tcPr>
          <w:p w14:paraId="20B831A7" w14:textId="6FB9191B" w:rsidR="00AC5346" w:rsidRPr="00143D69" w:rsidRDefault="00AC5346"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phone_number</w:t>
            </w:r>
            <w:proofErr w:type="spellEnd"/>
          </w:p>
        </w:tc>
        <w:tc>
          <w:tcPr>
            <w:tcW w:w="2352" w:type="dxa"/>
          </w:tcPr>
          <w:p w14:paraId="55558CFD" w14:textId="1517AFD6" w:rsidR="00AC5346" w:rsidRPr="00143D69" w:rsidRDefault="00F240EA"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4E0E9E06" w14:textId="4BF74C40" w:rsidR="00AC5346" w:rsidRPr="00143D69" w:rsidRDefault="007A499E"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1D13D66" w14:textId="7F1288B3" w:rsidR="00AC5346" w:rsidRPr="00143D69" w:rsidRDefault="00895862"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732D3723" w14:textId="77816E29" w:rsidR="00AC5346" w:rsidRPr="00143D69" w:rsidRDefault="00B40C93"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1AC3058B" w14:textId="74A9A211" w:rsidR="00113156" w:rsidRPr="00143D69" w:rsidRDefault="00113156" w:rsidP="00A867F6">
      <w:pPr>
        <w:spacing w:line="360" w:lineRule="auto"/>
        <w:ind w:right="216"/>
        <w:rPr>
          <w:rFonts w:ascii="Times New Roman" w:hAnsi="Times New Roman" w:cs="Times New Roman"/>
          <w:sz w:val="24"/>
          <w:szCs w:val="24"/>
        </w:rPr>
      </w:pPr>
    </w:p>
    <w:p w14:paraId="0B06AEAB" w14:textId="23EAFF94" w:rsidR="00296668" w:rsidRPr="00143D69" w:rsidRDefault="00296668"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For the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xml:space="preserve"> attribute, </w:t>
      </w:r>
      <w:r w:rsidR="00505A00" w:rsidRPr="00143D69">
        <w:rPr>
          <w:rFonts w:ascii="Times New Roman" w:hAnsi="Times New Roman" w:cs="Times New Roman"/>
          <w:sz w:val="24"/>
          <w:szCs w:val="24"/>
        </w:rPr>
        <w:t>its</w:t>
      </w:r>
      <w:r w:rsidRPr="00143D69">
        <w:rPr>
          <w:rFonts w:ascii="Times New Roman" w:hAnsi="Times New Roman" w:cs="Times New Roman"/>
          <w:sz w:val="24"/>
          <w:szCs w:val="24"/>
        </w:rPr>
        <w:t xml:space="preserve"> type is an ENUM which is short for enumeration and allows you to the specify certain values that the column can take as values. Here I have in the ENUM ‘S’,</w:t>
      </w:r>
      <w:r w:rsidR="00605269" w:rsidRPr="00143D69">
        <w:rPr>
          <w:rFonts w:ascii="Times New Roman" w:hAnsi="Times New Roman" w:cs="Times New Roman"/>
          <w:sz w:val="24"/>
          <w:szCs w:val="24"/>
        </w:rPr>
        <w:t>’A’,’E’. where-</w:t>
      </w:r>
    </w:p>
    <w:p w14:paraId="59D0FEBE" w14:textId="17FA60A0" w:rsidR="00605269" w:rsidRPr="00143D69" w:rsidRDefault="00605269" w:rsidP="00A867F6">
      <w:pPr>
        <w:pStyle w:val="ListParagraph"/>
        <w:numPr>
          <w:ilvl w:val="0"/>
          <w:numId w:val="5"/>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 signifies that a member has been suspended.</w:t>
      </w:r>
    </w:p>
    <w:p w14:paraId="06E416F3" w14:textId="5F4EBD89" w:rsidR="00605269" w:rsidRPr="00143D69" w:rsidRDefault="00605269" w:rsidP="00A867F6">
      <w:pPr>
        <w:pStyle w:val="ListParagraph"/>
        <w:numPr>
          <w:ilvl w:val="0"/>
          <w:numId w:val="5"/>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signifies that a member is active.</w:t>
      </w:r>
    </w:p>
    <w:p w14:paraId="6516E80E" w14:textId="609F0582" w:rsidR="00605269" w:rsidRPr="00143D69" w:rsidRDefault="00605269" w:rsidP="00A867F6">
      <w:pPr>
        <w:pStyle w:val="ListParagraph"/>
        <w:numPr>
          <w:ilvl w:val="0"/>
          <w:numId w:val="5"/>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 signifies that a member is now an EX-member.</w:t>
      </w:r>
    </w:p>
    <w:p w14:paraId="6D66F7AB" w14:textId="61A0F7B0" w:rsidR="0073605C" w:rsidRPr="00143D69" w:rsidRDefault="00D954A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NOTE: </w:t>
      </w:r>
      <w:r w:rsidR="0073605C" w:rsidRPr="00143D69">
        <w:rPr>
          <w:rFonts w:ascii="Times New Roman" w:hAnsi="Times New Roman" w:cs="Times New Roman"/>
          <w:sz w:val="24"/>
          <w:szCs w:val="24"/>
        </w:rPr>
        <w:t>This set of values will be used in the structure of other tables.</w:t>
      </w:r>
    </w:p>
    <w:p w14:paraId="30B12C39" w14:textId="77777777" w:rsidR="00605269" w:rsidRPr="00143D69" w:rsidRDefault="00605269" w:rsidP="00A867F6">
      <w:pPr>
        <w:spacing w:line="360" w:lineRule="auto"/>
        <w:ind w:right="216"/>
        <w:rPr>
          <w:rFonts w:ascii="Times New Roman" w:hAnsi="Times New Roman" w:cs="Times New Roman"/>
          <w:sz w:val="24"/>
          <w:szCs w:val="24"/>
        </w:rPr>
      </w:pPr>
    </w:p>
    <w:p w14:paraId="71E90DD8" w14:textId="77777777" w:rsidR="00E31C8D" w:rsidRPr="00143D69" w:rsidRDefault="00E31C8D" w:rsidP="00A867F6">
      <w:pPr>
        <w:spacing w:line="360" w:lineRule="auto"/>
        <w:ind w:right="216"/>
        <w:rPr>
          <w:rFonts w:ascii="Times New Roman" w:eastAsia="Times New Roman" w:hAnsi="Times New Roman" w:cs="Times New Roman"/>
          <w:b/>
          <w:color w:val="4F81BD"/>
          <w:sz w:val="28"/>
          <w:szCs w:val="28"/>
        </w:rPr>
      </w:pPr>
    </w:p>
    <w:p w14:paraId="5AA4B6D8" w14:textId="5664A854" w:rsidR="00E31C8D" w:rsidRPr="00143D69" w:rsidRDefault="00E31C8D" w:rsidP="00A867F6">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96205F" w:rsidRPr="00143D69">
        <w:rPr>
          <w:rFonts w:ascii="Times New Roman" w:hAnsi="Times New Roman" w:cs="Times New Roman"/>
          <w:b/>
          <w:bCs/>
          <w:color w:val="4F81BD" w:themeColor="accent1"/>
        </w:rPr>
        <w:t>7</w:t>
      </w:r>
      <w:r w:rsidRPr="00143D69">
        <w:rPr>
          <w:rFonts w:ascii="Times New Roman" w:hAnsi="Times New Roman" w:cs="Times New Roman"/>
          <w:b/>
          <w:bCs/>
          <w:color w:val="4F81BD" w:themeColor="accent1"/>
        </w:rPr>
        <w:t xml:space="preserve"> </w:t>
      </w:r>
      <w:r w:rsidR="00717A41" w:rsidRPr="00143D69">
        <w:rPr>
          <w:rFonts w:ascii="Times New Roman" w:hAnsi="Times New Roman" w:cs="Times New Roman"/>
          <w:b/>
          <w:bCs/>
          <w:color w:val="4F81BD" w:themeColor="accent1"/>
        </w:rPr>
        <w:t xml:space="preserve">Structure of data collected </w:t>
      </w:r>
      <w:r w:rsidRPr="00143D69">
        <w:rPr>
          <w:rFonts w:ascii="Times New Roman" w:hAnsi="Times New Roman" w:cs="Times New Roman"/>
          <w:b/>
          <w:bCs/>
          <w:color w:val="4F81BD" w:themeColor="accent1"/>
        </w:rPr>
        <w:t xml:space="preserve">for </w:t>
      </w:r>
      <w:r w:rsidR="001A0C4C" w:rsidRPr="00143D69">
        <w:rPr>
          <w:rFonts w:ascii="Times New Roman" w:hAnsi="Times New Roman" w:cs="Times New Roman"/>
          <w:b/>
          <w:bCs/>
          <w:color w:val="4F81BD" w:themeColor="accent1"/>
        </w:rPr>
        <w:t>Admin.</w:t>
      </w:r>
    </w:p>
    <w:p w14:paraId="008244B4" w14:textId="786F9222" w:rsidR="0096205F" w:rsidRPr="00143D69" w:rsidRDefault="0096205F" w:rsidP="00A867F6">
      <w:pPr>
        <w:spacing w:line="360" w:lineRule="auto"/>
        <w:ind w:right="216"/>
        <w:rPr>
          <w:rFonts w:ascii="Times New Roman" w:hAnsi="Times New Roman" w:cs="Times New Roman"/>
          <w:b/>
          <w:bCs/>
          <w:color w:val="4F81BD" w:themeColor="accent1"/>
        </w:rPr>
      </w:pPr>
      <w:r w:rsidRPr="00143D69">
        <w:rPr>
          <w:rFonts w:ascii="Times New Roman" w:hAnsi="Times New Roman" w:cs="Times New Roman"/>
          <w:sz w:val="24"/>
          <w:szCs w:val="24"/>
        </w:rPr>
        <w:t>This table collects relevant data on the Admins of the Co-operative.</w:t>
      </w:r>
    </w:p>
    <w:tbl>
      <w:tblPr>
        <w:tblStyle w:val="TableGrid"/>
        <w:tblW w:w="0" w:type="auto"/>
        <w:tblLook w:val="04A0" w:firstRow="1" w:lastRow="0" w:firstColumn="1" w:lastColumn="0" w:noHBand="0" w:noVBand="1"/>
      </w:tblPr>
      <w:tblGrid>
        <w:gridCol w:w="2005"/>
        <w:gridCol w:w="2352"/>
        <w:gridCol w:w="1624"/>
        <w:gridCol w:w="1720"/>
        <w:gridCol w:w="1649"/>
      </w:tblGrid>
      <w:tr w:rsidR="00E31C8D" w:rsidRPr="00143D69" w14:paraId="3F7A9719" w14:textId="77777777" w:rsidTr="00537036">
        <w:tc>
          <w:tcPr>
            <w:tcW w:w="2005" w:type="dxa"/>
          </w:tcPr>
          <w:p w14:paraId="7C076AAF" w14:textId="77777777" w:rsidR="00E31C8D" w:rsidRPr="00143D69" w:rsidRDefault="00E31C8D"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52" w:type="dxa"/>
          </w:tcPr>
          <w:p w14:paraId="4394C332" w14:textId="77777777" w:rsidR="00E31C8D" w:rsidRPr="00143D69" w:rsidRDefault="00E31C8D"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24" w:type="dxa"/>
          </w:tcPr>
          <w:p w14:paraId="3D112650" w14:textId="77777777" w:rsidR="00E31C8D" w:rsidRPr="00143D69" w:rsidRDefault="00E31C8D"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20" w:type="dxa"/>
          </w:tcPr>
          <w:p w14:paraId="55F79A09" w14:textId="77777777" w:rsidR="00E31C8D" w:rsidRPr="00143D69" w:rsidRDefault="00E31C8D"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49" w:type="dxa"/>
          </w:tcPr>
          <w:p w14:paraId="16DD3658" w14:textId="77777777" w:rsidR="00E31C8D" w:rsidRPr="00143D69" w:rsidRDefault="00E31C8D"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E31C8D" w:rsidRPr="00143D69" w14:paraId="729D3904" w14:textId="77777777" w:rsidTr="00537036">
        <w:tc>
          <w:tcPr>
            <w:tcW w:w="2005" w:type="dxa"/>
          </w:tcPr>
          <w:p w14:paraId="5D037EB6" w14:textId="77777777" w:rsidR="00E31C8D" w:rsidRPr="00143D69" w:rsidRDefault="00E31C8D"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52" w:type="dxa"/>
          </w:tcPr>
          <w:p w14:paraId="6A20E3C8"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24" w:type="dxa"/>
          </w:tcPr>
          <w:p w14:paraId="0ACF5D6E"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503FFC68"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41C30B81" w14:textId="172C6EAC"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r w:rsidR="00450C3D" w:rsidRPr="00143D69">
              <w:rPr>
                <w:rFonts w:ascii="Times New Roman" w:hAnsi="Times New Roman" w:cs="Times New Roman"/>
                <w:sz w:val="24"/>
                <w:szCs w:val="24"/>
              </w:rPr>
              <w:t>,</w:t>
            </w:r>
            <w:r w:rsidR="008B6FA4" w:rsidRPr="00143D69">
              <w:rPr>
                <w:rFonts w:ascii="Times New Roman" w:hAnsi="Times New Roman" w:cs="Times New Roman"/>
                <w:sz w:val="24"/>
                <w:szCs w:val="24"/>
              </w:rPr>
              <w:t xml:space="preserve"> </w:t>
            </w:r>
            <w:r w:rsidR="00450C3D" w:rsidRPr="00143D69">
              <w:rPr>
                <w:rFonts w:ascii="Times New Roman" w:hAnsi="Times New Roman" w:cs="Times New Roman"/>
                <w:sz w:val="24"/>
                <w:szCs w:val="24"/>
              </w:rPr>
              <w:t>FK</w:t>
            </w:r>
          </w:p>
        </w:tc>
      </w:tr>
      <w:tr w:rsidR="00E31C8D" w:rsidRPr="00143D69" w14:paraId="3D38A0E9" w14:textId="77777777" w:rsidTr="00537036">
        <w:tc>
          <w:tcPr>
            <w:tcW w:w="2005" w:type="dxa"/>
          </w:tcPr>
          <w:p w14:paraId="236061BF"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email</w:t>
            </w:r>
          </w:p>
        </w:tc>
        <w:tc>
          <w:tcPr>
            <w:tcW w:w="2352" w:type="dxa"/>
          </w:tcPr>
          <w:p w14:paraId="43928F6A"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6894A3BB"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95A2F0D"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03CBD1B4"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E31C8D" w:rsidRPr="00143D69" w14:paraId="2D52FD72" w14:textId="77777777" w:rsidTr="00537036">
        <w:tc>
          <w:tcPr>
            <w:tcW w:w="2005" w:type="dxa"/>
          </w:tcPr>
          <w:p w14:paraId="4081DF2A"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52" w:type="dxa"/>
          </w:tcPr>
          <w:p w14:paraId="515B23E6" w14:textId="4AE01F20"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ENUM(’A’,’</w:t>
            </w:r>
            <w:r w:rsidR="00C7018D" w:rsidRPr="00143D69">
              <w:rPr>
                <w:rFonts w:ascii="Times New Roman" w:hAnsi="Times New Roman" w:cs="Times New Roman"/>
                <w:sz w:val="24"/>
                <w:szCs w:val="24"/>
              </w:rPr>
              <w:t>T</w:t>
            </w:r>
            <w:r w:rsidRPr="00143D69">
              <w:rPr>
                <w:rFonts w:ascii="Times New Roman" w:hAnsi="Times New Roman" w:cs="Times New Roman"/>
                <w:sz w:val="24"/>
                <w:szCs w:val="24"/>
              </w:rPr>
              <w:t>’)</w:t>
            </w:r>
          </w:p>
        </w:tc>
        <w:tc>
          <w:tcPr>
            <w:tcW w:w="1624" w:type="dxa"/>
          </w:tcPr>
          <w:p w14:paraId="307D1FFF"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20" w:type="dxa"/>
          </w:tcPr>
          <w:p w14:paraId="4B4153A0"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243200BC"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E31C8D" w:rsidRPr="00143D69" w14:paraId="6025780B" w14:textId="77777777" w:rsidTr="00537036">
        <w:tc>
          <w:tcPr>
            <w:tcW w:w="2005" w:type="dxa"/>
          </w:tcPr>
          <w:p w14:paraId="63D1CD63"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password</w:t>
            </w:r>
          </w:p>
        </w:tc>
        <w:tc>
          <w:tcPr>
            <w:tcW w:w="2352" w:type="dxa"/>
          </w:tcPr>
          <w:p w14:paraId="02C13A0B"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24" w:type="dxa"/>
          </w:tcPr>
          <w:p w14:paraId="49DC5AC3"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20" w:type="dxa"/>
          </w:tcPr>
          <w:p w14:paraId="2592CF79"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49" w:type="dxa"/>
          </w:tcPr>
          <w:p w14:paraId="0C2E1D44" w14:textId="77777777" w:rsidR="00E31C8D" w:rsidRPr="00143D69" w:rsidRDefault="00E31C8D"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57D41A1E" w14:textId="6EF28525" w:rsidR="00DA7A61" w:rsidRPr="00143D69" w:rsidRDefault="00DA7A61" w:rsidP="00A867F6">
      <w:pPr>
        <w:spacing w:line="360" w:lineRule="auto"/>
        <w:rPr>
          <w:rFonts w:ascii="Times New Roman" w:hAnsi="Times New Roman" w:cs="Times New Roman"/>
        </w:rPr>
      </w:pPr>
    </w:p>
    <w:p w14:paraId="120BDB20" w14:textId="0C57DA15" w:rsidR="00C7018D" w:rsidRPr="00143D69" w:rsidRDefault="00C7018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The ENUM with values ‘A’,’T’ is described as-</w:t>
      </w:r>
    </w:p>
    <w:p w14:paraId="7BA48B9C" w14:textId="405D84DB" w:rsidR="00C7018D" w:rsidRPr="00143D69" w:rsidRDefault="00C7018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‘A’- the admin is currently active in the co-operative.</w:t>
      </w:r>
    </w:p>
    <w:p w14:paraId="390D3A34" w14:textId="5EFE555B" w:rsidR="00793629" w:rsidRPr="00143D69" w:rsidRDefault="00C7018D"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 the admin has been terminated</w:t>
      </w:r>
      <w:r w:rsidR="00544236" w:rsidRPr="00143D69">
        <w:rPr>
          <w:rFonts w:ascii="Times New Roman" w:hAnsi="Times New Roman" w:cs="Times New Roman"/>
          <w:sz w:val="24"/>
          <w:szCs w:val="24"/>
        </w:rPr>
        <w:t>.</w:t>
      </w:r>
    </w:p>
    <w:p w14:paraId="4E54AA4C" w14:textId="77777777" w:rsidR="005F4020" w:rsidRPr="00143D69" w:rsidRDefault="005F4020" w:rsidP="00A867F6">
      <w:pPr>
        <w:spacing w:line="360" w:lineRule="auto"/>
        <w:ind w:right="216"/>
        <w:rPr>
          <w:rFonts w:ascii="Times New Roman" w:hAnsi="Times New Roman" w:cs="Times New Roman"/>
          <w:sz w:val="24"/>
          <w:szCs w:val="24"/>
        </w:rPr>
      </w:pPr>
    </w:p>
    <w:p w14:paraId="558FDB12" w14:textId="5665B0E3" w:rsidR="00DF1C6C" w:rsidRPr="00143D69" w:rsidRDefault="00DF1C6C" w:rsidP="00A867F6">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FA16E8">
        <w:rPr>
          <w:rFonts w:ascii="Times New Roman" w:hAnsi="Times New Roman" w:cs="Times New Roman"/>
          <w:b/>
          <w:bCs/>
          <w:color w:val="4F81BD" w:themeColor="accent1"/>
        </w:rPr>
        <w:t>.</w:t>
      </w:r>
      <w:r w:rsidR="001A5420">
        <w:rPr>
          <w:rFonts w:ascii="Times New Roman" w:hAnsi="Times New Roman" w:cs="Times New Roman"/>
          <w:b/>
          <w:bCs/>
          <w:color w:val="4F81BD" w:themeColor="accent1"/>
        </w:rPr>
        <w:t>8</w:t>
      </w:r>
      <w:r w:rsidRPr="00143D69">
        <w:rPr>
          <w:rFonts w:ascii="Times New Roman" w:hAnsi="Times New Roman" w:cs="Times New Roman"/>
          <w:b/>
          <w:bCs/>
          <w:color w:val="4F81BD" w:themeColor="accent1"/>
        </w:rPr>
        <w:t xml:space="preserve"> Structure of data collected for Loan.</w:t>
      </w:r>
    </w:p>
    <w:tbl>
      <w:tblPr>
        <w:tblStyle w:val="TableGrid"/>
        <w:tblW w:w="0" w:type="auto"/>
        <w:tblLook w:val="04A0" w:firstRow="1" w:lastRow="0" w:firstColumn="1" w:lastColumn="0" w:noHBand="0" w:noVBand="1"/>
      </w:tblPr>
      <w:tblGrid>
        <w:gridCol w:w="2045"/>
        <w:gridCol w:w="2344"/>
        <w:gridCol w:w="1611"/>
        <w:gridCol w:w="1712"/>
        <w:gridCol w:w="1638"/>
      </w:tblGrid>
      <w:tr w:rsidR="00DF1C6C" w:rsidRPr="00143D69" w14:paraId="5121DE08" w14:textId="77777777" w:rsidTr="00264737">
        <w:tc>
          <w:tcPr>
            <w:tcW w:w="2045" w:type="dxa"/>
          </w:tcPr>
          <w:p w14:paraId="0AD41F34" w14:textId="77777777" w:rsidR="00DF1C6C" w:rsidRPr="00143D69" w:rsidRDefault="00DF1C6C"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lastRenderedPageBreak/>
              <w:t>Attribute Name</w:t>
            </w:r>
          </w:p>
        </w:tc>
        <w:tc>
          <w:tcPr>
            <w:tcW w:w="2344" w:type="dxa"/>
          </w:tcPr>
          <w:p w14:paraId="06BDC351" w14:textId="77777777" w:rsidR="00DF1C6C" w:rsidRPr="00143D69" w:rsidRDefault="00DF1C6C"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38FAC175" w14:textId="77777777" w:rsidR="00DF1C6C" w:rsidRPr="00143D69" w:rsidRDefault="00DF1C6C"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06DC86D7" w14:textId="77777777" w:rsidR="00DF1C6C" w:rsidRPr="00143D69" w:rsidRDefault="00DF1C6C"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552D97B5" w14:textId="77777777" w:rsidR="00DF1C6C" w:rsidRPr="00143D69" w:rsidRDefault="00DF1C6C"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DF1C6C" w:rsidRPr="00143D69" w14:paraId="3C0ADE8D" w14:textId="77777777" w:rsidTr="00264737">
        <w:tc>
          <w:tcPr>
            <w:tcW w:w="2045" w:type="dxa"/>
          </w:tcPr>
          <w:p w14:paraId="1B4FCC99" w14:textId="56180D9A"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id</w:t>
            </w:r>
          </w:p>
        </w:tc>
        <w:tc>
          <w:tcPr>
            <w:tcW w:w="2344" w:type="dxa"/>
          </w:tcPr>
          <w:p w14:paraId="5F68CE71"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52C49C1E"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5BA60749"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0B7253F0" w14:textId="009B9F66"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p>
        </w:tc>
      </w:tr>
      <w:tr w:rsidR="00DF1C6C" w:rsidRPr="00143D69" w14:paraId="6A819C5B" w14:textId="77777777" w:rsidTr="00264737">
        <w:tc>
          <w:tcPr>
            <w:tcW w:w="2045" w:type="dxa"/>
          </w:tcPr>
          <w:p w14:paraId="0808A230" w14:textId="16BE081B"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amount</w:t>
            </w:r>
          </w:p>
        </w:tc>
        <w:tc>
          <w:tcPr>
            <w:tcW w:w="2344" w:type="dxa"/>
          </w:tcPr>
          <w:p w14:paraId="4E42D28B" w14:textId="40A72829" w:rsidR="00DF1C6C" w:rsidRPr="00143D69" w:rsidRDefault="0027530A"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749406CB" w14:textId="70E3F0E0" w:rsidR="00DF1C6C" w:rsidRPr="00143D69" w:rsidRDefault="0027530A"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6DD593F4"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3599DB5F"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56DD3B80" w14:textId="77777777" w:rsidTr="00264737">
        <w:tc>
          <w:tcPr>
            <w:tcW w:w="2045" w:type="dxa"/>
          </w:tcPr>
          <w:p w14:paraId="09584EE4" w14:textId="1E9EF469"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44" w:type="dxa"/>
          </w:tcPr>
          <w:p w14:paraId="1BD72FA9" w14:textId="690DEA86" w:rsidR="00DF1C6C" w:rsidRPr="00143D69" w:rsidRDefault="00521F41"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ENUM(‘A’,’C’)</w:t>
            </w:r>
          </w:p>
        </w:tc>
        <w:tc>
          <w:tcPr>
            <w:tcW w:w="1611" w:type="dxa"/>
          </w:tcPr>
          <w:p w14:paraId="294C2E07"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6A8E8EE5"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7A0CC48D"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5DA9A81A" w14:textId="77777777" w:rsidTr="00264737">
        <w:tc>
          <w:tcPr>
            <w:tcW w:w="2045" w:type="dxa"/>
          </w:tcPr>
          <w:p w14:paraId="00407518" w14:textId="65F933A5"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paid</w:t>
            </w:r>
          </w:p>
        </w:tc>
        <w:tc>
          <w:tcPr>
            <w:tcW w:w="2344" w:type="dxa"/>
          </w:tcPr>
          <w:p w14:paraId="43D8DA28" w14:textId="4CF058D5" w:rsidR="00DF1C6C" w:rsidRPr="00143D69" w:rsidRDefault="00C846EE"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71361276"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26F309A"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3EA867FA"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6884CEE6" w14:textId="77777777" w:rsidTr="00264737">
        <w:tc>
          <w:tcPr>
            <w:tcW w:w="2045" w:type="dxa"/>
          </w:tcPr>
          <w:p w14:paraId="50A2D5D2" w14:textId="624E907D" w:rsidR="00DF1C6C" w:rsidRPr="00143D69" w:rsidRDefault="00C846EE"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date_start</w:t>
            </w:r>
            <w:proofErr w:type="spellEnd"/>
          </w:p>
        </w:tc>
        <w:tc>
          <w:tcPr>
            <w:tcW w:w="2344" w:type="dxa"/>
          </w:tcPr>
          <w:p w14:paraId="11F1B41B" w14:textId="7140EAD5"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r w:rsidR="000C2308" w:rsidRPr="00143D69">
              <w:rPr>
                <w:rFonts w:ascii="Times New Roman" w:hAnsi="Times New Roman" w:cs="Times New Roman"/>
                <w:sz w:val="24"/>
                <w:szCs w:val="24"/>
              </w:rPr>
              <w:t>TIME</w:t>
            </w:r>
          </w:p>
        </w:tc>
        <w:tc>
          <w:tcPr>
            <w:tcW w:w="1611" w:type="dxa"/>
          </w:tcPr>
          <w:p w14:paraId="009728FC"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20BEF5D"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EEA95E1"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DF1C6C" w:rsidRPr="00143D69" w14:paraId="25687316" w14:textId="77777777" w:rsidTr="00264737">
        <w:tc>
          <w:tcPr>
            <w:tcW w:w="2045" w:type="dxa"/>
          </w:tcPr>
          <w:p w14:paraId="4A02388D" w14:textId="5906690E" w:rsidR="00DF1C6C" w:rsidRPr="00143D69" w:rsidRDefault="00DF1C6C"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w:t>
            </w:r>
            <w:r w:rsidR="00BE730D">
              <w:rPr>
                <w:rFonts w:ascii="Times New Roman" w:hAnsi="Times New Roman" w:cs="Times New Roman"/>
                <w:sz w:val="24"/>
                <w:szCs w:val="24"/>
              </w:rPr>
              <w:t>ID</w:t>
            </w:r>
            <w:proofErr w:type="spellEnd"/>
          </w:p>
        </w:tc>
        <w:tc>
          <w:tcPr>
            <w:tcW w:w="2344" w:type="dxa"/>
          </w:tcPr>
          <w:p w14:paraId="524061BF"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0AF2C524"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E81A702"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6EF0C2A7" w14:textId="77777777" w:rsidR="00DF1C6C" w:rsidRPr="00143D69" w:rsidRDefault="00DF1C6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550A5D" w:rsidRPr="00143D69" w14:paraId="3A98BBA8" w14:textId="77777777" w:rsidTr="00264737">
        <w:tc>
          <w:tcPr>
            <w:tcW w:w="2045" w:type="dxa"/>
          </w:tcPr>
          <w:p w14:paraId="17296D3A" w14:textId="576A91C7" w:rsidR="00550A5D" w:rsidRPr="00143D69" w:rsidRDefault="00302C02" w:rsidP="00A867F6">
            <w:pPr>
              <w:spacing w:line="360" w:lineRule="auto"/>
              <w:ind w:right="216"/>
              <w:rPr>
                <w:rFonts w:ascii="Times New Roman" w:hAnsi="Times New Roman" w:cs="Times New Roman"/>
                <w:sz w:val="24"/>
                <w:szCs w:val="24"/>
              </w:rPr>
            </w:pPr>
            <w:r>
              <w:rPr>
                <w:rFonts w:ascii="Times New Roman" w:hAnsi="Times New Roman" w:cs="Times New Roman"/>
                <w:sz w:val="24"/>
                <w:szCs w:val="24"/>
              </w:rPr>
              <w:t>duration</w:t>
            </w:r>
          </w:p>
        </w:tc>
        <w:tc>
          <w:tcPr>
            <w:tcW w:w="2344" w:type="dxa"/>
          </w:tcPr>
          <w:p w14:paraId="2B50160D" w14:textId="33D030A7" w:rsidR="00550A5D" w:rsidRPr="00143D69" w:rsidRDefault="00264737"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A6AAB3E" w14:textId="54E73934" w:rsidR="00550A5D" w:rsidRPr="00143D69" w:rsidRDefault="00264737"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29383E0B" w14:textId="458A651E" w:rsidR="00550A5D" w:rsidRPr="00143D69" w:rsidRDefault="00264737"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6DB101A3" w14:textId="695618F2" w:rsidR="00550A5D" w:rsidRPr="00143D69" w:rsidRDefault="00264737"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B2414C" w:rsidRPr="00143D69" w14:paraId="7E771404" w14:textId="77777777" w:rsidTr="00264737">
        <w:tc>
          <w:tcPr>
            <w:tcW w:w="2045" w:type="dxa"/>
          </w:tcPr>
          <w:p w14:paraId="68797F1C" w14:textId="3271DF5F" w:rsidR="00B2414C" w:rsidRPr="00143D69" w:rsidRDefault="00B2414C"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Date_end</w:t>
            </w:r>
            <w:proofErr w:type="spellEnd"/>
          </w:p>
        </w:tc>
        <w:tc>
          <w:tcPr>
            <w:tcW w:w="2344" w:type="dxa"/>
          </w:tcPr>
          <w:p w14:paraId="180E5155" w14:textId="4B128904" w:rsidR="00B2414C" w:rsidRPr="00143D69" w:rsidRDefault="00B2414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DATETIME</w:t>
            </w:r>
          </w:p>
        </w:tc>
        <w:tc>
          <w:tcPr>
            <w:tcW w:w="1611" w:type="dxa"/>
          </w:tcPr>
          <w:p w14:paraId="7852DC87" w14:textId="211F4508" w:rsidR="00B2414C" w:rsidRPr="00143D69" w:rsidRDefault="00B2414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DE31F28" w14:textId="47A810EF" w:rsidR="00B2414C" w:rsidRPr="00143D69" w:rsidRDefault="00B2414C"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D2EFB9A" w14:textId="5CDC246B" w:rsidR="00B2414C" w:rsidRPr="00143D69" w:rsidRDefault="00590083"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2FE666CF" w14:textId="35404AA4" w:rsidR="005F4020" w:rsidRPr="00143D69" w:rsidRDefault="000F373A"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the attribute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has type ENUM(‘A’,’C’) where-</w:t>
      </w:r>
    </w:p>
    <w:p w14:paraId="59EA4543" w14:textId="64E4CB90" w:rsidR="000F373A" w:rsidRPr="00143D69" w:rsidRDefault="000F373A" w:rsidP="00A867F6">
      <w:pPr>
        <w:pStyle w:val="ListParagraph"/>
        <w:numPr>
          <w:ilvl w:val="0"/>
          <w:numId w:val="8"/>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means active, meaning that a loan is active</w:t>
      </w:r>
      <w:r w:rsidR="00D65C25" w:rsidRPr="00143D69">
        <w:rPr>
          <w:rFonts w:ascii="Times New Roman" w:hAnsi="Times New Roman" w:cs="Times New Roman"/>
          <w:sz w:val="24"/>
          <w:szCs w:val="24"/>
        </w:rPr>
        <w:t xml:space="preserve"> </w:t>
      </w:r>
      <w:r w:rsidRPr="00143D69">
        <w:rPr>
          <w:rFonts w:ascii="Times New Roman" w:hAnsi="Times New Roman" w:cs="Times New Roman"/>
          <w:sz w:val="24"/>
          <w:szCs w:val="24"/>
        </w:rPr>
        <w:t>(it has been approved and has not been paid off).</w:t>
      </w:r>
    </w:p>
    <w:p w14:paraId="022A53A3" w14:textId="53DF53AC" w:rsidR="000F373A" w:rsidRPr="00143D69" w:rsidRDefault="00D65C25" w:rsidP="00A867F6">
      <w:pPr>
        <w:pStyle w:val="ListParagraph"/>
        <w:numPr>
          <w:ilvl w:val="0"/>
          <w:numId w:val="8"/>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‘C’- means completed, meaning that a loan is completed (it has been fully paid off).</w:t>
      </w:r>
    </w:p>
    <w:p w14:paraId="621FD3F5" w14:textId="77777777" w:rsidR="00F504D9" w:rsidRPr="00143D69" w:rsidRDefault="00F504D9" w:rsidP="00A867F6">
      <w:pPr>
        <w:spacing w:line="360" w:lineRule="auto"/>
        <w:ind w:right="216"/>
        <w:rPr>
          <w:rFonts w:ascii="Times New Roman" w:hAnsi="Times New Roman" w:cs="Times New Roman"/>
          <w:sz w:val="24"/>
          <w:szCs w:val="24"/>
        </w:rPr>
      </w:pPr>
    </w:p>
    <w:p w14:paraId="2B990195" w14:textId="163FDBDE" w:rsidR="00D03A61" w:rsidRPr="00143D69" w:rsidRDefault="00F504D9" w:rsidP="00A867F6">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w:t>
      </w:r>
      <w:r w:rsidR="001A5420">
        <w:rPr>
          <w:rFonts w:ascii="Times New Roman" w:hAnsi="Times New Roman" w:cs="Times New Roman"/>
          <w:b/>
          <w:bCs/>
          <w:color w:val="4F81BD" w:themeColor="accent1"/>
        </w:rPr>
        <w:t>9</w:t>
      </w:r>
      <w:r w:rsidR="00B6539D" w:rsidRPr="00143D69">
        <w:rPr>
          <w:rFonts w:ascii="Times New Roman" w:hAnsi="Times New Roman" w:cs="Times New Roman"/>
          <w:b/>
          <w:bCs/>
          <w:color w:val="4F81BD" w:themeColor="accent1"/>
        </w:rPr>
        <w:t xml:space="preserve"> </w:t>
      </w:r>
      <w:r w:rsidRPr="00143D69">
        <w:rPr>
          <w:rFonts w:ascii="Times New Roman" w:hAnsi="Times New Roman" w:cs="Times New Roman"/>
          <w:b/>
          <w:bCs/>
          <w:color w:val="4F81BD" w:themeColor="accent1"/>
        </w:rPr>
        <w:t xml:space="preserve">Structure of data collected for </w:t>
      </w:r>
      <w:r w:rsidR="00D03A61" w:rsidRPr="00143D69">
        <w:rPr>
          <w:rFonts w:ascii="Times New Roman" w:hAnsi="Times New Roman" w:cs="Times New Roman"/>
          <w:b/>
          <w:bCs/>
          <w:color w:val="4F81BD" w:themeColor="accent1"/>
        </w:rPr>
        <w:t>activities</w:t>
      </w:r>
      <w:r w:rsidRPr="00143D69">
        <w:rPr>
          <w:rFonts w:ascii="Times New Roman" w:hAnsi="Times New Roman" w:cs="Times New Roman"/>
          <w:b/>
          <w:bCs/>
          <w:color w:val="4F81BD" w:themeColor="accent1"/>
        </w:rPr>
        <w:t>.</w:t>
      </w:r>
    </w:p>
    <w:tbl>
      <w:tblPr>
        <w:tblStyle w:val="TableGrid"/>
        <w:tblW w:w="0" w:type="auto"/>
        <w:tblLook w:val="04A0" w:firstRow="1" w:lastRow="0" w:firstColumn="1" w:lastColumn="0" w:noHBand="0" w:noVBand="1"/>
      </w:tblPr>
      <w:tblGrid>
        <w:gridCol w:w="1925"/>
        <w:gridCol w:w="2732"/>
        <w:gridCol w:w="1504"/>
        <w:gridCol w:w="1647"/>
        <w:gridCol w:w="1542"/>
      </w:tblGrid>
      <w:tr w:rsidR="00F504D9" w:rsidRPr="00143D69" w14:paraId="6655439B" w14:textId="77777777" w:rsidTr="00C53277">
        <w:tc>
          <w:tcPr>
            <w:tcW w:w="2045" w:type="dxa"/>
          </w:tcPr>
          <w:p w14:paraId="104F36CB" w14:textId="77777777" w:rsidR="00F504D9" w:rsidRPr="00143D69" w:rsidRDefault="00F504D9"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44" w:type="dxa"/>
          </w:tcPr>
          <w:p w14:paraId="49F5BA13" w14:textId="77777777" w:rsidR="00F504D9" w:rsidRPr="00143D69" w:rsidRDefault="00F504D9"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72F04ACF" w14:textId="77777777" w:rsidR="00F504D9" w:rsidRPr="00143D69" w:rsidRDefault="00F504D9"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0772D439" w14:textId="77777777" w:rsidR="00F504D9" w:rsidRPr="00143D69" w:rsidRDefault="00F504D9"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5B444D45" w14:textId="77777777" w:rsidR="00F504D9" w:rsidRPr="00143D69" w:rsidRDefault="00F504D9"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F504D9" w:rsidRPr="00143D69" w14:paraId="6A8614E1" w14:textId="77777777" w:rsidTr="00C53277">
        <w:tc>
          <w:tcPr>
            <w:tcW w:w="2045" w:type="dxa"/>
          </w:tcPr>
          <w:p w14:paraId="700F6E97" w14:textId="522995A0" w:rsidR="00F504D9" w:rsidRPr="00143D69" w:rsidRDefault="00D03A61"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activity</w:t>
            </w:r>
            <w:r w:rsidR="00F504D9" w:rsidRPr="00143D69">
              <w:rPr>
                <w:rFonts w:ascii="Times New Roman" w:hAnsi="Times New Roman" w:cs="Times New Roman"/>
                <w:sz w:val="24"/>
                <w:szCs w:val="24"/>
              </w:rPr>
              <w:t>_id</w:t>
            </w:r>
            <w:proofErr w:type="spellEnd"/>
          </w:p>
        </w:tc>
        <w:tc>
          <w:tcPr>
            <w:tcW w:w="2344" w:type="dxa"/>
          </w:tcPr>
          <w:p w14:paraId="1B129C88"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40BC2AE"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2386CAB"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09ADC5B3"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p>
        </w:tc>
      </w:tr>
      <w:tr w:rsidR="00F504D9" w:rsidRPr="00143D69" w14:paraId="283C1D59" w14:textId="77777777" w:rsidTr="00C53277">
        <w:tc>
          <w:tcPr>
            <w:tcW w:w="2045" w:type="dxa"/>
          </w:tcPr>
          <w:p w14:paraId="3A1AD58E" w14:textId="39542C71"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p>
        </w:tc>
        <w:tc>
          <w:tcPr>
            <w:tcW w:w="2344" w:type="dxa"/>
          </w:tcPr>
          <w:p w14:paraId="327F6A99" w14:textId="5DE39D23"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r w:rsidR="000C2308" w:rsidRPr="00143D69">
              <w:rPr>
                <w:rFonts w:ascii="Times New Roman" w:hAnsi="Times New Roman" w:cs="Times New Roman"/>
                <w:sz w:val="24"/>
                <w:szCs w:val="24"/>
              </w:rPr>
              <w:t>TIME</w:t>
            </w:r>
          </w:p>
        </w:tc>
        <w:tc>
          <w:tcPr>
            <w:tcW w:w="1611" w:type="dxa"/>
          </w:tcPr>
          <w:p w14:paraId="5D294A65"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417E43A"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739B4F3F"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F504D9" w:rsidRPr="00143D69" w14:paraId="7C595D62" w14:textId="77777777" w:rsidTr="00C53277">
        <w:tc>
          <w:tcPr>
            <w:tcW w:w="2045" w:type="dxa"/>
          </w:tcPr>
          <w:p w14:paraId="253EA3BE" w14:textId="77777777" w:rsidR="00F504D9" w:rsidRPr="00143D69" w:rsidRDefault="00F504D9"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44" w:type="dxa"/>
          </w:tcPr>
          <w:p w14:paraId="6F1C83A4"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3F31FB1"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1139F8C"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38DC73F5"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F504D9" w:rsidRPr="00143D69" w14:paraId="3F23A7C5" w14:textId="77777777" w:rsidTr="00C53277">
        <w:tc>
          <w:tcPr>
            <w:tcW w:w="2045" w:type="dxa"/>
          </w:tcPr>
          <w:p w14:paraId="0B608193" w14:textId="7DB413B4" w:rsidR="00F504D9" w:rsidRPr="00143D69" w:rsidRDefault="00654080"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type</w:t>
            </w:r>
          </w:p>
        </w:tc>
        <w:tc>
          <w:tcPr>
            <w:tcW w:w="2344" w:type="dxa"/>
          </w:tcPr>
          <w:p w14:paraId="10579961" w14:textId="77AD7935" w:rsidR="00F504D9" w:rsidRPr="00143D69" w:rsidRDefault="00AA7052"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w:t>
            </w:r>
            <w:r w:rsidR="007E04F5">
              <w:rPr>
                <w:rFonts w:ascii="Times New Roman" w:hAnsi="Times New Roman" w:cs="Times New Roman"/>
                <w:sz w:val="24"/>
                <w:szCs w:val="24"/>
              </w:rPr>
              <w:t>A</w:t>
            </w:r>
            <w:r w:rsidRPr="00143D69">
              <w:rPr>
                <w:rFonts w:ascii="Times New Roman" w:hAnsi="Times New Roman" w:cs="Times New Roman"/>
                <w:sz w:val="24"/>
                <w:szCs w:val="24"/>
              </w:rPr>
              <w:t>’,’L’,’R’,’</w:t>
            </w:r>
            <w:r w:rsidR="007E04F5">
              <w:rPr>
                <w:rFonts w:ascii="Times New Roman" w:hAnsi="Times New Roman" w:cs="Times New Roman"/>
                <w:sz w:val="24"/>
                <w:szCs w:val="24"/>
              </w:rPr>
              <w:t>P</w:t>
            </w:r>
            <w:r w:rsidRPr="00143D69">
              <w:rPr>
                <w:rFonts w:ascii="Times New Roman" w:hAnsi="Times New Roman" w:cs="Times New Roman"/>
                <w:sz w:val="24"/>
                <w:szCs w:val="24"/>
              </w:rPr>
              <w:t>’)</w:t>
            </w:r>
          </w:p>
        </w:tc>
        <w:tc>
          <w:tcPr>
            <w:tcW w:w="1611" w:type="dxa"/>
          </w:tcPr>
          <w:p w14:paraId="0BA3E1D4"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291B2F59"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2F43F0E" w14:textId="77777777" w:rsidR="00F504D9" w:rsidRPr="00143D69" w:rsidRDefault="00F504D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BE730D" w:rsidRPr="00143D69" w14:paraId="5F1260D4" w14:textId="77777777" w:rsidTr="00C53277">
        <w:tc>
          <w:tcPr>
            <w:tcW w:w="2045" w:type="dxa"/>
          </w:tcPr>
          <w:p w14:paraId="32B5A78A" w14:textId="5301F2AD" w:rsidR="00BE730D" w:rsidRPr="00143D69" w:rsidRDefault="00BE730D" w:rsidP="00A867F6">
            <w:pPr>
              <w:spacing w:line="360" w:lineRule="auto"/>
              <w:ind w:right="216"/>
              <w:rPr>
                <w:rFonts w:ascii="Times New Roman" w:hAnsi="Times New Roman" w:cs="Times New Roman"/>
                <w:sz w:val="24"/>
                <w:szCs w:val="24"/>
              </w:rPr>
            </w:pPr>
            <w:r>
              <w:rPr>
                <w:rFonts w:ascii="Times New Roman" w:hAnsi="Times New Roman" w:cs="Times New Roman"/>
                <w:sz w:val="24"/>
                <w:szCs w:val="24"/>
              </w:rPr>
              <w:t>amount</w:t>
            </w:r>
          </w:p>
        </w:tc>
        <w:tc>
          <w:tcPr>
            <w:tcW w:w="2344" w:type="dxa"/>
          </w:tcPr>
          <w:p w14:paraId="7DE93464" w14:textId="1F23DF8D" w:rsidR="00BE730D" w:rsidRPr="00143D69" w:rsidRDefault="00BE730D" w:rsidP="00A867F6">
            <w:pPr>
              <w:spacing w:line="360" w:lineRule="auto"/>
              <w:ind w:right="216"/>
              <w:rPr>
                <w:rFonts w:ascii="Times New Roman" w:hAnsi="Times New Roman" w:cs="Times New Roman"/>
                <w:sz w:val="24"/>
                <w:szCs w:val="24"/>
              </w:rPr>
            </w:pPr>
            <w:r>
              <w:rPr>
                <w:rFonts w:ascii="Times New Roman" w:hAnsi="Times New Roman" w:cs="Times New Roman"/>
                <w:sz w:val="24"/>
                <w:szCs w:val="24"/>
              </w:rPr>
              <w:t>INTEGER</w:t>
            </w:r>
          </w:p>
        </w:tc>
        <w:tc>
          <w:tcPr>
            <w:tcW w:w="1611" w:type="dxa"/>
          </w:tcPr>
          <w:p w14:paraId="768BE9AB" w14:textId="3E43E8B5" w:rsidR="00BE730D" w:rsidRPr="00143D69" w:rsidRDefault="00BE730D" w:rsidP="00A867F6">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c>
          <w:tcPr>
            <w:tcW w:w="1712" w:type="dxa"/>
          </w:tcPr>
          <w:p w14:paraId="7090435F" w14:textId="4E434257" w:rsidR="00BE730D" w:rsidRPr="00143D69" w:rsidRDefault="00BE730D" w:rsidP="00A867F6">
            <w:pPr>
              <w:spacing w:line="360" w:lineRule="auto"/>
              <w:ind w:right="216"/>
              <w:rPr>
                <w:rFonts w:ascii="Times New Roman" w:hAnsi="Times New Roman" w:cs="Times New Roman"/>
                <w:sz w:val="24"/>
                <w:szCs w:val="24"/>
              </w:rPr>
            </w:pPr>
            <w:r>
              <w:rPr>
                <w:rFonts w:ascii="Times New Roman" w:hAnsi="Times New Roman" w:cs="Times New Roman"/>
                <w:sz w:val="24"/>
                <w:szCs w:val="24"/>
              </w:rPr>
              <w:t>Y</w:t>
            </w:r>
          </w:p>
        </w:tc>
        <w:tc>
          <w:tcPr>
            <w:tcW w:w="1638" w:type="dxa"/>
          </w:tcPr>
          <w:p w14:paraId="69759642" w14:textId="0554F49A" w:rsidR="00BE730D" w:rsidRPr="00143D69" w:rsidRDefault="00BE730D" w:rsidP="00A867F6">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r>
    </w:tbl>
    <w:p w14:paraId="55E8066F" w14:textId="77777777" w:rsidR="00F504D9" w:rsidRPr="00143D69" w:rsidRDefault="00F504D9" w:rsidP="00A867F6">
      <w:pPr>
        <w:spacing w:line="360" w:lineRule="auto"/>
        <w:ind w:right="216"/>
        <w:rPr>
          <w:rFonts w:ascii="Times New Roman" w:hAnsi="Times New Roman" w:cs="Times New Roman"/>
          <w:sz w:val="24"/>
          <w:szCs w:val="24"/>
        </w:rPr>
      </w:pPr>
    </w:p>
    <w:p w14:paraId="19DCE6AD" w14:textId="0327E549" w:rsidR="00AA7052" w:rsidRPr="00143D69" w:rsidRDefault="00AA7052"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the attribute “</w:t>
      </w:r>
      <w:r w:rsidRPr="00143D69">
        <w:rPr>
          <w:rFonts w:ascii="Times New Roman" w:hAnsi="Times New Roman" w:cs="Times New Roman"/>
          <w:i/>
          <w:iCs/>
          <w:sz w:val="24"/>
          <w:szCs w:val="24"/>
        </w:rPr>
        <w:t>type</w:t>
      </w:r>
      <w:r w:rsidRPr="00143D69">
        <w:rPr>
          <w:rFonts w:ascii="Times New Roman" w:hAnsi="Times New Roman" w:cs="Times New Roman"/>
          <w:sz w:val="24"/>
          <w:szCs w:val="24"/>
        </w:rPr>
        <w:t>” has type ENUM(‘T’,’L’,’R’,’V’) where-</w:t>
      </w:r>
    </w:p>
    <w:p w14:paraId="454A6F1B" w14:textId="308018B9" w:rsidR="009D785A" w:rsidRPr="00143D69" w:rsidRDefault="009D785A" w:rsidP="00A867F6">
      <w:pPr>
        <w:pStyle w:val="ListParagraph"/>
        <w:numPr>
          <w:ilvl w:val="0"/>
          <w:numId w:val="7"/>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L- means loan request.</w:t>
      </w:r>
    </w:p>
    <w:p w14:paraId="0D3399AC" w14:textId="0B45E1BB" w:rsidR="009D785A" w:rsidRPr="00143D69" w:rsidRDefault="009D785A" w:rsidP="00A867F6">
      <w:pPr>
        <w:pStyle w:val="ListParagraph"/>
        <w:numPr>
          <w:ilvl w:val="0"/>
          <w:numId w:val="7"/>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R- means registration.</w:t>
      </w:r>
    </w:p>
    <w:p w14:paraId="54F684B4" w14:textId="31E6277D" w:rsidR="009D785A" w:rsidRDefault="007E04F5" w:rsidP="00A867F6">
      <w:pPr>
        <w:pStyle w:val="ListParagraph"/>
        <w:numPr>
          <w:ilvl w:val="0"/>
          <w:numId w:val="7"/>
        </w:numPr>
        <w:spacing w:line="360" w:lineRule="auto"/>
        <w:ind w:right="216"/>
        <w:rPr>
          <w:rFonts w:ascii="Times New Roman" w:hAnsi="Times New Roman" w:cs="Times New Roman"/>
          <w:sz w:val="24"/>
          <w:szCs w:val="24"/>
        </w:rPr>
      </w:pPr>
      <w:r>
        <w:rPr>
          <w:rFonts w:ascii="Times New Roman" w:hAnsi="Times New Roman" w:cs="Times New Roman"/>
          <w:sz w:val="24"/>
          <w:szCs w:val="24"/>
        </w:rPr>
        <w:t>P</w:t>
      </w:r>
      <w:r w:rsidR="009D785A" w:rsidRPr="00143D69">
        <w:rPr>
          <w:rFonts w:ascii="Times New Roman" w:hAnsi="Times New Roman" w:cs="Times New Roman"/>
          <w:sz w:val="24"/>
          <w:szCs w:val="24"/>
        </w:rPr>
        <w:t xml:space="preserve">- means </w:t>
      </w:r>
      <w:r w:rsidR="00BD1B2E">
        <w:rPr>
          <w:rFonts w:ascii="Times New Roman" w:hAnsi="Times New Roman" w:cs="Times New Roman"/>
          <w:sz w:val="24"/>
          <w:szCs w:val="24"/>
        </w:rPr>
        <w:t>password changed</w:t>
      </w:r>
      <w:r w:rsidR="009D785A" w:rsidRPr="00143D69">
        <w:rPr>
          <w:rFonts w:ascii="Times New Roman" w:hAnsi="Times New Roman" w:cs="Times New Roman"/>
          <w:sz w:val="24"/>
          <w:szCs w:val="24"/>
        </w:rPr>
        <w:t>.</w:t>
      </w:r>
    </w:p>
    <w:p w14:paraId="1F88B3F2" w14:textId="58034C2D" w:rsidR="007E04F5" w:rsidRPr="00143D69" w:rsidRDefault="007E04F5" w:rsidP="00A867F6">
      <w:pPr>
        <w:pStyle w:val="ListParagraph"/>
        <w:numPr>
          <w:ilvl w:val="0"/>
          <w:numId w:val="7"/>
        </w:numPr>
        <w:spacing w:line="360" w:lineRule="auto"/>
        <w:ind w:right="216"/>
        <w:rPr>
          <w:rFonts w:ascii="Times New Roman" w:hAnsi="Times New Roman" w:cs="Times New Roman"/>
          <w:sz w:val="24"/>
          <w:szCs w:val="24"/>
        </w:rPr>
      </w:pPr>
      <w:r>
        <w:rPr>
          <w:rFonts w:ascii="Times New Roman" w:hAnsi="Times New Roman" w:cs="Times New Roman"/>
          <w:sz w:val="24"/>
          <w:szCs w:val="24"/>
        </w:rPr>
        <w:t xml:space="preserve">A- means </w:t>
      </w:r>
    </w:p>
    <w:p w14:paraId="6F461B0C" w14:textId="087E58BF" w:rsidR="004A51C3" w:rsidRPr="00143D69" w:rsidRDefault="004A51C3" w:rsidP="00A867F6">
      <w:pPr>
        <w:spacing w:line="360" w:lineRule="auto"/>
        <w:ind w:right="216"/>
        <w:rPr>
          <w:rFonts w:ascii="Times New Roman" w:hAnsi="Times New Roman" w:cs="Times New Roman"/>
          <w:sz w:val="24"/>
          <w:szCs w:val="24"/>
        </w:rPr>
      </w:pPr>
    </w:p>
    <w:p w14:paraId="76DBD7E7" w14:textId="3D726795" w:rsidR="004E4F04" w:rsidRPr="00143D69" w:rsidRDefault="004A51C3" w:rsidP="00A867F6">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3.1</w:t>
      </w:r>
      <w:r w:rsidR="001A5420">
        <w:rPr>
          <w:rFonts w:ascii="Times New Roman" w:hAnsi="Times New Roman" w:cs="Times New Roman"/>
          <w:b/>
          <w:bCs/>
          <w:color w:val="4F81BD" w:themeColor="accent1"/>
        </w:rPr>
        <w:t>0</w:t>
      </w:r>
      <w:r w:rsidRPr="00143D69">
        <w:rPr>
          <w:rFonts w:ascii="Times New Roman" w:hAnsi="Times New Roman" w:cs="Times New Roman"/>
          <w:b/>
          <w:bCs/>
          <w:color w:val="4F81BD" w:themeColor="accent1"/>
        </w:rPr>
        <w:t xml:space="preserve"> Structure of data collected for </w:t>
      </w:r>
      <w:r w:rsidR="004E4F04" w:rsidRPr="00143D69">
        <w:rPr>
          <w:rFonts w:ascii="Times New Roman" w:hAnsi="Times New Roman" w:cs="Times New Roman"/>
          <w:b/>
          <w:bCs/>
          <w:color w:val="4F81BD" w:themeColor="accent1"/>
        </w:rPr>
        <w:t>loan Requests</w:t>
      </w:r>
      <w:r w:rsidRPr="00143D69">
        <w:rPr>
          <w:rFonts w:ascii="Times New Roman" w:hAnsi="Times New Roman" w:cs="Times New Roman"/>
          <w:b/>
          <w:bCs/>
          <w:color w:val="4F81BD" w:themeColor="accent1"/>
        </w:rPr>
        <w:t>.</w:t>
      </w:r>
    </w:p>
    <w:tbl>
      <w:tblPr>
        <w:tblStyle w:val="TableGrid"/>
        <w:tblW w:w="0" w:type="auto"/>
        <w:tblLook w:val="04A0" w:firstRow="1" w:lastRow="0" w:firstColumn="1" w:lastColumn="0" w:noHBand="0" w:noVBand="1"/>
      </w:tblPr>
      <w:tblGrid>
        <w:gridCol w:w="2042"/>
        <w:gridCol w:w="2379"/>
        <w:gridCol w:w="1598"/>
        <w:gridCol w:w="1704"/>
        <w:gridCol w:w="1627"/>
      </w:tblGrid>
      <w:tr w:rsidR="004E4F04" w:rsidRPr="00143D69" w14:paraId="17A964FF" w14:textId="77777777" w:rsidTr="007E40E9">
        <w:tc>
          <w:tcPr>
            <w:tcW w:w="2045" w:type="dxa"/>
          </w:tcPr>
          <w:p w14:paraId="6AF6C09C" w14:textId="77777777" w:rsidR="004E4F04" w:rsidRPr="00143D69" w:rsidRDefault="004E4F04"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lastRenderedPageBreak/>
              <w:t>Attribute Name</w:t>
            </w:r>
          </w:p>
        </w:tc>
        <w:tc>
          <w:tcPr>
            <w:tcW w:w="2344" w:type="dxa"/>
          </w:tcPr>
          <w:p w14:paraId="17481F14" w14:textId="77777777" w:rsidR="004E4F04" w:rsidRPr="00143D69" w:rsidRDefault="004E4F04"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44DD063A" w14:textId="77777777" w:rsidR="004E4F04" w:rsidRPr="00143D69" w:rsidRDefault="004E4F04"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6E44AF3E" w14:textId="77777777" w:rsidR="004E4F04" w:rsidRPr="00143D69" w:rsidRDefault="004E4F04"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5C03C4FF" w14:textId="77777777" w:rsidR="004E4F04" w:rsidRPr="00143D69" w:rsidRDefault="004E4F04"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4E4F04" w:rsidRPr="00143D69" w14:paraId="778D9B31" w14:textId="77777777" w:rsidTr="007E40E9">
        <w:tc>
          <w:tcPr>
            <w:tcW w:w="2045" w:type="dxa"/>
          </w:tcPr>
          <w:p w14:paraId="589455DD" w14:textId="2785B0CB" w:rsidR="004E4F04" w:rsidRPr="00143D69" w:rsidRDefault="004E4F04"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activity_id</w:t>
            </w:r>
            <w:proofErr w:type="spellEnd"/>
          </w:p>
        </w:tc>
        <w:tc>
          <w:tcPr>
            <w:tcW w:w="2344" w:type="dxa"/>
          </w:tcPr>
          <w:p w14:paraId="4DAEE736"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49E8D9FC"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04FF6A73"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5A35F58" w14:textId="6D18B48B"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w:t>
            </w:r>
            <w:r w:rsidR="00D46C30" w:rsidRPr="00143D69">
              <w:rPr>
                <w:rFonts w:ascii="Times New Roman" w:hAnsi="Times New Roman" w:cs="Times New Roman"/>
                <w:sz w:val="24"/>
                <w:szCs w:val="24"/>
              </w:rPr>
              <w:t xml:space="preserve"> FK</w:t>
            </w:r>
          </w:p>
        </w:tc>
      </w:tr>
      <w:tr w:rsidR="004E4F04" w:rsidRPr="00143D69" w14:paraId="56DD3D3A" w14:textId="77777777" w:rsidTr="007E40E9">
        <w:tc>
          <w:tcPr>
            <w:tcW w:w="2045" w:type="dxa"/>
          </w:tcPr>
          <w:p w14:paraId="0E879A0B"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amount</w:t>
            </w:r>
          </w:p>
        </w:tc>
        <w:tc>
          <w:tcPr>
            <w:tcW w:w="2344" w:type="dxa"/>
          </w:tcPr>
          <w:p w14:paraId="032D5990"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11" w:type="dxa"/>
          </w:tcPr>
          <w:p w14:paraId="7DD19A50"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12" w:type="dxa"/>
          </w:tcPr>
          <w:p w14:paraId="6D19E753"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5CC3A17"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5F838551" w14:textId="77777777" w:rsidTr="007E40E9">
        <w:tc>
          <w:tcPr>
            <w:tcW w:w="2045" w:type="dxa"/>
          </w:tcPr>
          <w:p w14:paraId="0082AEBE"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44" w:type="dxa"/>
          </w:tcPr>
          <w:p w14:paraId="30766C3E" w14:textId="01BCE8C5"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ENUM(‘A’,’</w:t>
            </w:r>
            <w:r w:rsidR="0008721E" w:rsidRPr="00143D69">
              <w:rPr>
                <w:rFonts w:ascii="Times New Roman" w:hAnsi="Times New Roman" w:cs="Times New Roman"/>
                <w:sz w:val="24"/>
                <w:szCs w:val="24"/>
              </w:rPr>
              <w:t>D</w:t>
            </w:r>
            <w:r w:rsidRPr="00143D69">
              <w:rPr>
                <w:rFonts w:ascii="Times New Roman" w:hAnsi="Times New Roman" w:cs="Times New Roman"/>
                <w:sz w:val="24"/>
                <w:szCs w:val="24"/>
              </w:rPr>
              <w:t>’</w:t>
            </w:r>
            <w:r w:rsidR="0008721E" w:rsidRPr="00143D69">
              <w:rPr>
                <w:rFonts w:ascii="Times New Roman" w:hAnsi="Times New Roman" w:cs="Times New Roman"/>
                <w:sz w:val="24"/>
                <w:szCs w:val="24"/>
              </w:rPr>
              <w:t>,’P’</w:t>
            </w:r>
            <w:r w:rsidRPr="00143D69">
              <w:rPr>
                <w:rFonts w:ascii="Times New Roman" w:hAnsi="Times New Roman" w:cs="Times New Roman"/>
                <w:sz w:val="24"/>
                <w:szCs w:val="24"/>
              </w:rPr>
              <w:t>)</w:t>
            </w:r>
          </w:p>
        </w:tc>
        <w:tc>
          <w:tcPr>
            <w:tcW w:w="1611" w:type="dxa"/>
          </w:tcPr>
          <w:p w14:paraId="4A23495C"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6C234A9"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36B1EA6"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5E8CD858" w14:textId="77777777" w:rsidTr="007E40E9">
        <w:tc>
          <w:tcPr>
            <w:tcW w:w="2045" w:type="dxa"/>
          </w:tcPr>
          <w:p w14:paraId="539E6B69" w14:textId="611B3077" w:rsidR="004E4F04" w:rsidRPr="00143D69" w:rsidRDefault="00EF7FA3"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description</w:t>
            </w:r>
          </w:p>
        </w:tc>
        <w:tc>
          <w:tcPr>
            <w:tcW w:w="2344" w:type="dxa"/>
          </w:tcPr>
          <w:p w14:paraId="7F8B8610" w14:textId="1EA38946" w:rsidR="004E4F04" w:rsidRPr="00143D69" w:rsidRDefault="000C2308"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VARCHAR</w:t>
            </w:r>
          </w:p>
        </w:tc>
        <w:tc>
          <w:tcPr>
            <w:tcW w:w="1611" w:type="dxa"/>
          </w:tcPr>
          <w:p w14:paraId="26A31BBC" w14:textId="7A52E101" w:rsidR="004E4F04" w:rsidRPr="00143D69" w:rsidRDefault="000C2308"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45</w:t>
            </w:r>
          </w:p>
        </w:tc>
        <w:tc>
          <w:tcPr>
            <w:tcW w:w="1712" w:type="dxa"/>
          </w:tcPr>
          <w:p w14:paraId="5A6BC1F4"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72FC927E"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095CCE1A" w14:textId="77777777" w:rsidTr="007E40E9">
        <w:tc>
          <w:tcPr>
            <w:tcW w:w="2045" w:type="dxa"/>
          </w:tcPr>
          <w:p w14:paraId="5C548973" w14:textId="209C3936" w:rsidR="004E4F04" w:rsidRPr="00143D69" w:rsidRDefault="004E4F04"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date_end</w:t>
            </w:r>
            <w:proofErr w:type="spellEnd"/>
          </w:p>
        </w:tc>
        <w:tc>
          <w:tcPr>
            <w:tcW w:w="2344" w:type="dxa"/>
          </w:tcPr>
          <w:p w14:paraId="3229E6AE" w14:textId="76F1BEEA"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w:t>
            </w:r>
            <w:r w:rsidR="000C2308" w:rsidRPr="00143D69">
              <w:rPr>
                <w:rFonts w:ascii="Times New Roman" w:hAnsi="Times New Roman" w:cs="Times New Roman"/>
                <w:sz w:val="24"/>
                <w:szCs w:val="24"/>
              </w:rPr>
              <w:t>TIME</w:t>
            </w:r>
          </w:p>
        </w:tc>
        <w:tc>
          <w:tcPr>
            <w:tcW w:w="1611" w:type="dxa"/>
          </w:tcPr>
          <w:p w14:paraId="0C837C41"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2B427154"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F026155"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E4F04" w:rsidRPr="00143D69" w14:paraId="7FB35384" w14:textId="77777777" w:rsidTr="007E40E9">
        <w:tc>
          <w:tcPr>
            <w:tcW w:w="2045" w:type="dxa"/>
          </w:tcPr>
          <w:p w14:paraId="485B7537" w14:textId="77777777" w:rsidR="004E4F04" w:rsidRPr="00143D69" w:rsidRDefault="004E4F04"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44" w:type="dxa"/>
          </w:tcPr>
          <w:p w14:paraId="77AC9A8A"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3B19EFD"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02D1751"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CE45C3D"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4E4F04" w:rsidRPr="00143D69" w14:paraId="4D68F048" w14:textId="77777777" w:rsidTr="007E40E9">
        <w:tc>
          <w:tcPr>
            <w:tcW w:w="2045" w:type="dxa"/>
          </w:tcPr>
          <w:p w14:paraId="1D97FA79" w14:textId="646C8562" w:rsidR="004E4F04" w:rsidRPr="00143D69" w:rsidRDefault="00EF7FA3"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loanRequestcol</w:t>
            </w:r>
            <w:proofErr w:type="spellEnd"/>
          </w:p>
        </w:tc>
        <w:tc>
          <w:tcPr>
            <w:tcW w:w="2344" w:type="dxa"/>
          </w:tcPr>
          <w:p w14:paraId="6A70AFD3"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00161084"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698449C7"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130F4F7B" w14:textId="77777777" w:rsidR="004E4F04" w:rsidRPr="00143D69" w:rsidRDefault="004E4F0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314A60" w:rsidRPr="00143D69" w14:paraId="5E4B882D" w14:textId="77777777" w:rsidTr="007E40E9">
        <w:tc>
          <w:tcPr>
            <w:tcW w:w="2045" w:type="dxa"/>
          </w:tcPr>
          <w:p w14:paraId="1268246D" w14:textId="3A9B4BF8" w:rsidR="00314A60" w:rsidRPr="00143D69" w:rsidRDefault="00314A60"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duration</w:t>
            </w:r>
          </w:p>
        </w:tc>
        <w:tc>
          <w:tcPr>
            <w:tcW w:w="2344" w:type="dxa"/>
          </w:tcPr>
          <w:p w14:paraId="404A1FEC" w14:textId="2BE9D72E" w:rsidR="00314A60" w:rsidRPr="00143D69" w:rsidRDefault="00314A60"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76B76EA8" w14:textId="016462ED" w:rsidR="00314A60" w:rsidRPr="00143D69" w:rsidRDefault="00DB0175"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761D1FA2" w14:textId="7CD64FA0" w:rsidR="00314A60" w:rsidRPr="00143D69" w:rsidRDefault="003E76D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6538CC0" w14:textId="534F080A" w:rsidR="00314A60" w:rsidRPr="00143D69" w:rsidRDefault="003E76D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314A60" w:rsidRPr="00143D69" w14:paraId="014D76CB" w14:textId="77777777" w:rsidTr="007E40E9">
        <w:tc>
          <w:tcPr>
            <w:tcW w:w="2045" w:type="dxa"/>
          </w:tcPr>
          <w:p w14:paraId="3F900A01" w14:textId="7B7972A7" w:rsidR="00314A60" w:rsidRPr="00143D69" w:rsidRDefault="00314A60"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approvals</w:t>
            </w:r>
          </w:p>
        </w:tc>
        <w:tc>
          <w:tcPr>
            <w:tcW w:w="2344" w:type="dxa"/>
          </w:tcPr>
          <w:p w14:paraId="13DCA9D9" w14:textId="445D10E4" w:rsidR="00314A60" w:rsidRPr="00143D69" w:rsidRDefault="00314A60"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136CA960" w14:textId="19F4437F" w:rsidR="00314A60" w:rsidRPr="00143D69" w:rsidRDefault="003E76D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AAA7C8D" w14:textId="71259F0A" w:rsidR="00314A60" w:rsidRPr="00143D69" w:rsidRDefault="003E76D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0978FB4D" w14:textId="4B533CC4" w:rsidR="00314A60" w:rsidRPr="00143D69" w:rsidRDefault="003E76D4"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234D36" w:rsidRPr="00143D69" w14:paraId="6DD350BE" w14:textId="77777777" w:rsidTr="007E40E9">
        <w:tc>
          <w:tcPr>
            <w:tcW w:w="2045" w:type="dxa"/>
          </w:tcPr>
          <w:p w14:paraId="710688B0" w14:textId="57EA96BE" w:rsidR="00234D36" w:rsidRPr="00143D69" w:rsidRDefault="00234D36"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type</w:t>
            </w:r>
          </w:p>
        </w:tc>
        <w:tc>
          <w:tcPr>
            <w:tcW w:w="2344" w:type="dxa"/>
          </w:tcPr>
          <w:p w14:paraId="22B6CAEA" w14:textId="6042EB3C" w:rsidR="00234D36" w:rsidRPr="00143D69" w:rsidRDefault="00234D36"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ENUM(‘N’,’E’)</w:t>
            </w:r>
          </w:p>
        </w:tc>
        <w:tc>
          <w:tcPr>
            <w:tcW w:w="1611" w:type="dxa"/>
          </w:tcPr>
          <w:p w14:paraId="599339F7" w14:textId="024737EA" w:rsidR="00234D36" w:rsidRPr="00143D69" w:rsidRDefault="00234D36"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00239319" w14:textId="0138BAB1" w:rsidR="00234D36" w:rsidRPr="00143D69" w:rsidRDefault="00234D36"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6FCEDBCE" w14:textId="785ED1FF" w:rsidR="00234D36" w:rsidRPr="00143D69" w:rsidRDefault="00234D36"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4DD6E8C0" w14:textId="77777777" w:rsidR="004E4F04" w:rsidRPr="00143D69" w:rsidRDefault="004E4F04" w:rsidP="00A867F6">
      <w:pPr>
        <w:spacing w:line="360" w:lineRule="auto"/>
        <w:ind w:right="216"/>
        <w:rPr>
          <w:rFonts w:ascii="Times New Roman" w:hAnsi="Times New Roman" w:cs="Times New Roman"/>
          <w:sz w:val="24"/>
          <w:szCs w:val="24"/>
        </w:rPr>
      </w:pPr>
    </w:p>
    <w:p w14:paraId="144CE29F" w14:textId="587835C8" w:rsidR="00AC0A3B" w:rsidRPr="00143D69" w:rsidRDefault="00914775"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For the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column, it takes values ‘A’,’</w:t>
      </w:r>
      <w:r w:rsidR="00AC0A3B" w:rsidRPr="00143D69">
        <w:rPr>
          <w:rFonts w:ascii="Times New Roman" w:hAnsi="Times New Roman" w:cs="Times New Roman"/>
          <w:sz w:val="24"/>
          <w:szCs w:val="24"/>
        </w:rPr>
        <w:t>D</w:t>
      </w:r>
      <w:r w:rsidRPr="00143D69">
        <w:rPr>
          <w:rFonts w:ascii="Times New Roman" w:hAnsi="Times New Roman" w:cs="Times New Roman"/>
          <w:sz w:val="24"/>
          <w:szCs w:val="24"/>
        </w:rPr>
        <w:t>’,’P’</w:t>
      </w:r>
      <w:r w:rsidR="00AC0A3B" w:rsidRPr="00143D69">
        <w:rPr>
          <w:rFonts w:ascii="Times New Roman" w:hAnsi="Times New Roman" w:cs="Times New Roman"/>
          <w:sz w:val="24"/>
          <w:szCs w:val="24"/>
        </w:rPr>
        <w:t xml:space="preserve"> where-</w:t>
      </w:r>
    </w:p>
    <w:p w14:paraId="19EBCC4E" w14:textId="3E4644A9" w:rsidR="00AC0A3B" w:rsidRPr="00143D69" w:rsidRDefault="00AC0A3B" w:rsidP="00A867F6">
      <w:pPr>
        <w:pStyle w:val="ListParagraph"/>
        <w:numPr>
          <w:ilvl w:val="0"/>
          <w:numId w:val="6"/>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means that the loan has been approved</w:t>
      </w:r>
      <w:r w:rsidR="007A7D28" w:rsidRPr="00143D69">
        <w:rPr>
          <w:rFonts w:ascii="Times New Roman" w:hAnsi="Times New Roman" w:cs="Times New Roman"/>
          <w:sz w:val="24"/>
          <w:szCs w:val="24"/>
        </w:rPr>
        <w:t>.</w:t>
      </w:r>
    </w:p>
    <w:p w14:paraId="37CDD840" w14:textId="01E9FA06" w:rsidR="00AC0A3B" w:rsidRPr="00143D69" w:rsidRDefault="00AC0A3B" w:rsidP="00A867F6">
      <w:pPr>
        <w:pStyle w:val="ListParagraph"/>
        <w:numPr>
          <w:ilvl w:val="0"/>
          <w:numId w:val="6"/>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w:t>
      </w:r>
      <w:r w:rsidR="007210C9" w:rsidRPr="00143D69">
        <w:rPr>
          <w:rFonts w:ascii="Times New Roman" w:hAnsi="Times New Roman" w:cs="Times New Roman"/>
          <w:sz w:val="24"/>
          <w:szCs w:val="24"/>
        </w:rPr>
        <w:t>- means that the loan has been declined.</w:t>
      </w:r>
    </w:p>
    <w:p w14:paraId="38057E5A" w14:textId="4C6448B6" w:rsidR="007210C9" w:rsidRPr="00143D69" w:rsidRDefault="007210C9" w:rsidP="00A867F6">
      <w:pPr>
        <w:pStyle w:val="ListParagraph"/>
        <w:numPr>
          <w:ilvl w:val="0"/>
          <w:numId w:val="6"/>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‘P’- means that the loan </w:t>
      </w:r>
      <w:r w:rsidR="007A7D28" w:rsidRPr="00143D69">
        <w:rPr>
          <w:rFonts w:ascii="Times New Roman" w:hAnsi="Times New Roman" w:cs="Times New Roman"/>
          <w:sz w:val="24"/>
          <w:szCs w:val="24"/>
        </w:rPr>
        <w:t>is pending.</w:t>
      </w:r>
    </w:p>
    <w:p w14:paraId="2AF28101" w14:textId="73DDC063" w:rsidR="004D3518" w:rsidRPr="00460894" w:rsidRDefault="000E00B8"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The “</w:t>
      </w:r>
      <w:r w:rsidRPr="00143D69">
        <w:rPr>
          <w:rFonts w:ascii="Times New Roman" w:hAnsi="Times New Roman" w:cs="Times New Roman"/>
          <w:i/>
          <w:iCs/>
          <w:sz w:val="24"/>
          <w:szCs w:val="24"/>
        </w:rPr>
        <w:t>type</w:t>
      </w:r>
      <w:r w:rsidRPr="00143D69">
        <w:rPr>
          <w:rFonts w:ascii="Times New Roman" w:hAnsi="Times New Roman" w:cs="Times New Roman"/>
          <w:sz w:val="24"/>
          <w:szCs w:val="24"/>
        </w:rPr>
        <w:t>” column shows what kind of loan is being requested</w:t>
      </w:r>
      <w:r w:rsidR="009207E9" w:rsidRPr="00143D69">
        <w:rPr>
          <w:rFonts w:ascii="Times New Roman" w:hAnsi="Times New Roman" w:cs="Times New Roman"/>
          <w:sz w:val="24"/>
          <w:szCs w:val="24"/>
        </w:rPr>
        <w:t xml:space="preserve"> either ‘N’,’E’</w:t>
      </w:r>
      <w:r w:rsidR="002B4F31" w:rsidRPr="00143D69">
        <w:rPr>
          <w:rFonts w:ascii="Times New Roman" w:hAnsi="Times New Roman" w:cs="Times New Roman"/>
          <w:sz w:val="24"/>
          <w:szCs w:val="24"/>
        </w:rPr>
        <w:t xml:space="preserve"> which represent “Normal” and “Emergency”.</w:t>
      </w:r>
    </w:p>
    <w:p w14:paraId="58759EFB" w14:textId="77777777" w:rsidR="004D3518" w:rsidRPr="00143D69" w:rsidRDefault="004D3518" w:rsidP="00A867F6">
      <w:pPr>
        <w:spacing w:line="360" w:lineRule="auto"/>
        <w:ind w:right="216"/>
        <w:jc w:val="center"/>
        <w:rPr>
          <w:rFonts w:ascii="Times New Roman" w:hAnsi="Times New Roman" w:cs="Times New Roman"/>
          <w:b/>
          <w:bCs/>
          <w:color w:val="4F81BD" w:themeColor="accent1"/>
        </w:rPr>
      </w:pPr>
    </w:p>
    <w:p w14:paraId="29FA1397" w14:textId="77777777" w:rsidR="004D3518" w:rsidRPr="00143D69" w:rsidRDefault="004D3518" w:rsidP="00A867F6">
      <w:pPr>
        <w:spacing w:line="360" w:lineRule="auto"/>
        <w:ind w:right="216"/>
        <w:jc w:val="center"/>
        <w:rPr>
          <w:rFonts w:ascii="Times New Roman" w:hAnsi="Times New Roman" w:cs="Times New Roman"/>
          <w:b/>
          <w:bCs/>
          <w:color w:val="4F81BD" w:themeColor="accent1"/>
        </w:rPr>
      </w:pPr>
    </w:p>
    <w:p w14:paraId="7E258B82" w14:textId="3F739D86" w:rsidR="00083AC9" w:rsidRPr="00143D69" w:rsidRDefault="00083AC9" w:rsidP="00A867F6">
      <w:pPr>
        <w:spacing w:line="360" w:lineRule="auto"/>
        <w:ind w:right="216"/>
        <w:jc w:val="center"/>
        <w:rPr>
          <w:rFonts w:ascii="Times New Roman" w:hAnsi="Times New Roman" w:cs="Times New Roman"/>
          <w:b/>
          <w:bCs/>
          <w:color w:val="4F81BD" w:themeColor="accent1"/>
        </w:rPr>
      </w:pPr>
      <w:r w:rsidRPr="00143D69">
        <w:rPr>
          <w:rFonts w:ascii="Times New Roman" w:hAnsi="Times New Roman" w:cs="Times New Roman"/>
          <w:b/>
          <w:bCs/>
          <w:color w:val="4F81BD" w:themeColor="accent1"/>
        </w:rPr>
        <w:t>Table 3.1</w:t>
      </w:r>
      <w:r w:rsidR="001A5420">
        <w:rPr>
          <w:rFonts w:ascii="Times New Roman" w:hAnsi="Times New Roman" w:cs="Times New Roman"/>
          <w:b/>
          <w:bCs/>
          <w:color w:val="4F81BD" w:themeColor="accent1"/>
        </w:rPr>
        <w:t>1</w:t>
      </w:r>
      <w:r w:rsidRPr="00143D69">
        <w:rPr>
          <w:rFonts w:ascii="Times New Roman" w:hAnsi="Times New Roman" w:cs="Times New Roman"/>
          <w:b/>
          <w:bCs/>
          <w:color w:val="4F81BD" w:themeColor="accent1"/>
        </w:rPr>
        <w:t xml:space="preserve"> Structure of data collected for registration Requests.</w:t>
      </w:r>
    </w:p>
    <w:tbl>
      <w:tblPr>
        <w:tblStyle w:val="TableGrid"/>
        <w:tblW w:w="0" w:type="auto"/>
        <w:tblLook w:val="04A0" w:firstRow="1" w:lastRow="0" w:firstColumn="1" w:lastColumn="0" w:noHBand="0" w:noVBand="1"/>
      </w:tblPr>
      <w:tblGrid>
        <w:gridCol w:w="2035"/>
        <w:gridCol w:w="2379"/>
        <w:gridCol w:w="1601"/>
        <w:gridCol w:w="1706"/>
        <w:gridCol w:w="1629"/>
      </w:tblGrid>
      <w:tr w:rsidR="00083AC9" w:rsidRPr="00143D69" w14:paraId="6E7E06A0" w14:textId="77777777" w:rsidTr="007E40E9">
        <w:tc>
          <w:tcPr>
            <w:tcW w:w="2045" w:type="dxa"/>
          </w:tcPr>
          <w:p w14:paraId="01660320" w14:textId="77777777" w:rsidR="00083AC9" w:rsidRPr="00143D69" w:rsidRDefault="00083AC9"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Attribute Name</w:t>
            </w:r>
          </w:p>
        </w:tc>
        <w:tc>
          <w:tcPr>
            <w:tcW w:w="2344" w:type="dxa"/>
          </w:tcPr>
          <w:p w14:paraId="419290B5" w14:textId="77777777" w:rsidR="00083AC9" w:rsidRPr="00143D69" w:rsidRDefault="00083AC9"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Type</w:t>
            </w:r>
          </w:p>
        </w:tc>
        <w:tc>
          <w:tcPr>
            <w:tcW w:w="1611" w:type="dxa"/>
          </w:tcPr>
          <w:p w14:paraId="2EC63E6E" w14:textId="77777777" w:rsidR="00083AC9" w:rsidRPr="00143D69" w:rsidRDefault="00083AC9"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Range</w:t>
            </w:r>
          </w:p>
        </w:tc>
        <w:tc>
          <w:tcPr>
            <w:tcW w:w="1712" w:type="dxa"/>
          </w:tcPr>
          <w:p w14:paraId="0655DCA1" w14:textId="77777777" w:rsidR="00083AC9" w:rsidRPr="00143D69" w:rsidRDefault="00083AC9"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Required</w:t>
            </w:r>
          </w:p>
        </w:tc>
        <w:tc>
          <w:tcPr>
            <w:tcW w:w="1638" w:type="dxa"/>
          </w:tcPr>
          <w:p w14:paraId="26FDB7B9" w14:textId="77777777" w:rsidR="00083AC9" w:rsidRPr="00143D69" w:rsidRDefault="00083AC9" w:rsidP="00A867F6">
            <w:pPr>
              <w:spacing w:line="360" w:lineRule="auto"/>
              <w:ind w:right="216"/>
              <w:rPr>
                <w:rFonts w:ascii="Times New Roman" w:hAnsi="Times New Roman" w:cs="Times New Roman"/>
                <w:b/>
                <w:bCs/>
                <w:sz w:val="24"/>
                <w:szCs w:val="24"/>
              </w:rPr>
            </w:pPr>
            <w:r w:rsidRPr="00143D69">
              <w:rPr>
                <w:rFonts w:ascii="Times New Roman" w:hAnsi="Times New Roman" w:cs="Times New Roman"/>
                <w:b/>
                <w:bCs/>
                <w:sz w:val="24"/>
                <w:szCs w:val="24"/>
              </w:rPr>
              <w:t>PK/FK</w:t>
            </w:r>
          </w:p>
        </w:tc>
      </w:tr>
      <w:tr w:rsidR="00083AC9" w:rsidRPr="00143D69" w14:paraId="2EAEFFB3" w14:textId="77777777" w:rsidTr="007E40E9">
        <w:tc>
          <w:tcPr>
            <w:tcW w:w="2045" w:type="dxa"/>
          </w:tcPr>
          <w:p w14:paraId="73D120D5" w14:textId="77777777" w:rsidR="00083AC9" w:rsidRPr="00143D69" w:rsidRDefault="00083AC9"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activity_id</w:t>
            </w:r>
            <w:proofErr w:type="spellEnd"/>
          </w:p>
        </w:tc>
        <w:tc>
          <w:tcPr>
            <w:tcW w:w="2344" w:type="dxa"/>
          </w:tcPr>
          <w:p w14:paraId="38E57D32"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5700BDB5"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527A9ABA"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448EA078"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PK, FK</w:t>
            </w:r>
          </w:p>
        </w:tc>
      </w:tr>
      <w:tr w:rsidR="00083AC9" w:rsidRPr="00143D69" w14:paraId="255F6F23" w14:textId="77777777" w:rsidTr="007E40E9">
        <w:tc>
          <w:tcPr>
            <w:tcW w:w="2045" w:type="dxa"/>
          </w:tcPr>
          <w:p w14:paraId="0A944348" w14:textId="77777777" w:rsidR="00083AC9" w:rsidRPr="00143D69" w:rsidRDefault="00083AC9"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staffID</w:t>
            </w:r>
            <w:proofErr w:type="spellEnd"/>
          </w:p>
        </w:tc>
        <w:tc>
          <w:tcPr>
            <w:tcW w:w="2344" w:type="dxa"/>
          </w:tcPr>
          <w:p w14:paraId="74E5DF0B"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INTEGER</w:t>
            </w:r>
          </w:p>
        </w:tc>
        <w:tc>
          <w:tcPr>
            <w:tcW w:w="1611" w:type="dxa"/>
          </w:tcPr>
          <w:p w14:paraId="31AAAA8C"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7B5D98F1"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50C15ED2"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FK</w:t>
            </w:r>
          </w:p>
        </w:tc>
      </w:tr>
      <w:tr w:rsidR="00083AC9" w:rsidRPr="00143D69" w14:paraId="672B80EE" w14:textId="77777777" w:rsidTr="007E40E9">
        <w:tc>
          <w:tcPr>
            <w:tcW w:w="2045" w:type="dxa"/>
          </w:tcPr>
          <w:p w14:paraId="59376B2E" w14:textId="47033F53" w:rsidR="00083AC9" w:rsidRPr="00143D69" w:rsidRDefault="00063A36" w:rsidP="00A867F6">
            <w:pPr>
              <w:spacing w:line="360" w:lineRule="auto"/>
              <w:ind w:right="216"/>
              <w:rPr>
                <w:rFonts w:ascii="Times New Roman" w:hAnsi="Times New Roman" w:cs="Times New Roman"/>
                <w:sz w:val="24"/>
                <w:szCs w:val="24"/>
              </w:rPr>
            </w:pPr>
            <w:proofErr w:type="spellStart"/>
            <w:r w:rsidRPr="00143D69">
              <w:rPr>
                <w:rFonts w:ascii="Times New Roman" w:hAnsi="Times New Roman" w:cs="Times New Roman"/>
                <w:sz w:val="24"/>
                <w:szCs w:val="24"/>
              </w:rPr>
              <w:t>Date_end</w:t>
            </w:r>
            <w:proofErr w:type="spellEnd"/>
          </w:p>
        </w:tc>
        <w:tc>
          <w:tcPr>
            <w:tcW w:w="2344" w:type="dxa"/>
          </w:tcPr>
          <w:p w14:paraId="3E1798E8" w14:textId="33D6A10A" w:rsidR="00083AC9" w:rsidRPr="00143D69" w:rsidRDefault="0016162B"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DATETIME</w:t>
            </w:r>
          </w:p>
        </w:tc>
        <w:tc>
          <w:tcPr>
            <w:tcW w:w="1611" w:type="dxa"/>
          </w:tcPr>
          <w:p w14:paraId="2A51C3EA"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1DD5B45D"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A750AC9"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083AC9" w:rsidRPr="00143D69" w14:paraId="1728324A" w14:textId="77777777" w:rsidTr="007E40E9">
        <w:tc>
          <w:tcPr>
            <w:tcW w:w="2045" w:type="dxa"/>
          </w:tcPr>
          <w:p w14:paraId="0AFE2858" w14:textId="17E52E70" w:rsidR="00083AC9" w:rsidRPr="00143D69" w:rsidRDefault="00072758"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appro</w:t>
            </w:r>
            <w:r w:rsidR="00DB2DFA" w:rsidRPr="00143D69">
              <w:rPr>
                <w:rFonts w:ascii="Times New Roman" w:hAnsi="Times New Roman" w:cs="Times New Roman"/>
                <w:sz w:val="24"/>
                <w:szCs w:val="24"/>
              </w:rPr>
              <w:t>vals</w:t>
            </w:r>
          </w:p>
        </w:tc>
        <w:tc>
          <w:tcPr>
            <w:tcW w:w="2344" w:type="dxa"/>
          </w:tcPr>
          <w:p w14:paraId="535E7170" w14:textId="6ABDEC78" w:rsidR="00083AC9" w:rsidRPr="00143D69" w:rsidRDefault="00460894" w:rsidP="00A867F6">
            <w:pPr>
              <w:spacing w:line="360" w:lineRule="auto"/>
              <w:ind w:right="216"/>
              <w:rPr>
                <w:rFonts w:ascii="Times New Roman" w:hAnsi="Times New Roman" w:cs="Times New Roman"/>
                <w:sz w:val="24"/>
                <w:szCs w:val="24"/>
              </w:rPr>
            </w:pPr>
            <w:r>
              <w:rPr>
                <w:rFonts w:ascii="Times New Roman" w:hAnsi="Times New Roman" w:cs="Times New Roman"/>
                <w:sz w:val="24"/>
                <w:szCs w:val="24"/>
              </w:rPr>
              <w:t>ARRAY</w:t>
            </w:r>
          </w:p>
        </w:tc>
        <w:tc>
          <w:tcPr>
            <w:tcW w:w="1611" w:type="dxa"/>
          </w:tcPr>
          <w:p w14:paraId="6932BBBD"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5A592AA2"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9C5750D"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r w:rsidR="00460894" w:rsidRPr="00143D69" w14:paraId="69E23684" w14:textId="77777777" w:rsidTr="007E40E9">
        <w:tc>
          <w:tcPr>
            <w:tcW w:w="2045" w:type="dxa"/>
          </w:tcPr>
          <w:p w14:paraId="41DCEA3D" w14:textId="2C0C1561" w:rsidR="00460894" w:rsidRPr="00143D69" w:rsidRDefault="00460894" w:rsidP="00A867F6">
            <w:pPr>
              <w:spacing w:line="360" w:lineRule="auto"/>
              <w:ind w:right="216"/>
              <w:rPr>
                <w:rFonts w:ascii="Times New Roman" w:hAnsi="Times New Roman" w:cs="Times New Roman"/>
                <w:sz w:val="24"/>
                <w:szCs w:val="24"/>
              </w:rPr>
            </w:pPr>
            <w:r>
              <w:rPr>
                <w:rFonts w:ascii="Times New Roman" w:hAnsi="Times New Roman" w:cs="Times New Roman"/>
                <w:sz w:val="24"/>
                <w:szCs w:val="24"/>
              </w:rPr>
              <w:t>declines</w:t>
            </w:r>
          </w:p>
        </w:tc>
        <w:tc>
          <w:tcPr>
            <w:tcW w:w="2344" w:type="dxa"/>
          </w:tcPr>
          <w:p w14:paraId="531303D2" w14:textId="141EB4A8" w:rsidR="00460894" w:rsidRPr="00143D69" w:rsidRDefault="00460894" w:rsidP="00A867F6">
            <w:pPr>
              <w:spacing w:line="360" w:lineRule="auto"/>
              <w:ind w:right="216"/>
              <w:rPr>
                <w:rFonts w:ascii="Times New Roman" w:hAnsi="Times New Roman" w:cs="Times New Roman"/>
                <w:sz w:val="24"/>
                <w:szCs w:val="24"/>
              </w:rPr>
            </w:pPr>
            <w:r>
              <w:rPr>
                <w:rFonts w:ascii="Times New Roman" w:hAnsi="Times New Roman" w:cs="Times New Roman"/>
                <w:sz w:val="24"/>
                <w:szCs w:val="24"/>
              </w:rPr>
              <w:t>ARRAY</w:t>
            </w:r>
          </w:p>
        </w:tc>
        <w:tc>
          <w:tcPr>
            <w:tcW w:w="1611" w:type="dxa"/>
          </w:tcPr>
          <w:p w14:paraId="1B866B14" w14:textId="79055FDA" w:rsidR="00460894" w:rsidRPr="00143D69" w:rsidRDefault="00460894" w:rsidP="00A867F6">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c>
          <w:tcPr>
            <w:tcW w:w="1712" w:type="dxa"/>
          </w:tcPr>
          <w:p w14:paraId="0EC6A54D" w14:textId="5E3B31B1" w:rsidR="00460894" w:rsidRPr="00143D69" w:rsidRDefault="00460894" w:rsidP="00A867F6">
            <w:pPr>
              <w:spacing w:line="360" w:lineRule="auto"/>
              <w:ind w:right="216"/>
              <w:rPr>
                <w:rFonts w:ascii="Times New Roman" w:hAnsi="Times New Roman" w:cs="Times New Roman"/>
                <w:sz w:val="24"/>
                <w:szCs w:val="24"/>
              </w:rPr>
            </w:pPr>
            <w:r>
              <w:rPr>
                <w:rFonts w:ascii="Times New Roman" w:hAnsi="Times New Roman" w:cs="Times New Roman"/>
                <w:sz w:val="24"/>
                <w:szCs w:val="24"/>
              </w:rPr>
              <w:t>N</w:t>
            </w:r>
          </w:p>
        </w:tc>
        <w:tc>
          <w:tcPr>
            <w:tcW w:w="1638" w:type="dxa"/>
          </w:tcPr>
          <w:p w14:paraId="75C035F0" w14:textId="1FEE4B1D" w:rsidR="00460894" w:rsidRPr="00143D69" w:rsidRDefault="00460894" w:rsidP="00A867F6">
            <w:pPr>
              <w:spacing w:line="360" w:lineRule="auto"/>
              <w:ind w:right="216"/>
              <w:rPr>
                <w:rFonts w:ascii="Times New Roman" w:hAnsi="Times New Roman" w:cs="Times New Roman"/>
                <w:sz w:val="24"/>
                <w:szCs w:val="24"/>
              </w:rPr>
            </w:pPr>
            <w:r>
              <w:rPr>
                <w:rFonts w:ascii="Times New Roman" w:hAnsi="Times New Roman" w:cs="Times New Roman"/>
                <w:sz w:val="24"/>
                <w:szCs w:val="24"/>
              </w:rPr>
              <w:t>-</w:t>
            </w:r>
          </w:p>
        </w:tc>
      </w:tr>
      <w:tr w:rsidR="00083AC9" w:rsidRPr="00143D69" w14:paraId="3B62B34A" w14:textId="77777777" w:rsidTr="007E40E9">
        <w:tc>
          <w:tcPr>
            <w:tcW w:w="2045" w:type="dxa"/>
          </w:tcPr>
          <w:p w14:paraId="7C1E0E0E"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status</w:t>
            </w:r>
          </w:p>
        </w:tc>
        <w:tc>
          <w:tcPr>
            <w:tcW w:w="2344" w:type="dxa"/>
          </w:tcPr>
          <w:p w14:paraId="280E32BD" w14:textId="790FF7BC"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ENUM(‘</w:t>
            </w:r>
            <w:r w:rsidR="00DB2DFA" w:rsidRPr="00143D69">
              <w:rPr>
                <w:rFonts w:ascii="Times New Roman" w:hAnsi="Times New Roman" w:cs="Times New Roman"/>
                <w:sz w:val="24"/>
                <w:szCs w:val="24"/>
              </w:rPr>
              <w:t>D</w:t>
            </w:r>
            <w:r w:rsidRPr="00143D69">
              <w:rPr>
                <w:rFonts w:ascii="Times New Roman" w:hAnsi="Times New Roman" w:cs="Times New Roman"/>
                <w:sz w:val="24"/>
                <w:szCs w:val="24"/>
              </w:rPr>
              <w:t>’,’P’</w:t>
            </w:r>
            <w:r w:rsidR="00E52A53" w:rsidRPr="00143D69">
              <w:rPr>
                <w:rFonts w:ascii="Times New Roman" w:hAnsi="Times New Roman" w:cs="Times New Roman"/>
                <w:sz w:val="24"/>
                <w:szCs w:val="24"/>
              </w:rPr>
              <w:t>,’A’</w:t>
            </w:r>
            <w:r w:rsidRPr="00143D69">
              <w:rPr>
                <w:rFonts w:ascii="Times New Roman" w:hAnsi="Times New Roman" w:cs="Times New Roman"/>
                <w:sz w:val="24"/>
                <w:szCs w:val="24"/>
              </w:rPr>
              <w:t>)</w:t>
            </w:r>
          </w:p>
        </w:tc>
        <w:tc>
          <w:tcPr>
            <w:tcW w:w="1611" w:type="dxa"/>
          </w:tcPr>
          <w:p w14:paraId="43BD35AE"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c>
          <w:tcPr>
            <w:tcW w:w="1712" w:type="dxa"/>
          </w:tcPr>
          <w:p w14:paraId="4CC136D1"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Y</w:t>
            </w:r>
          </w:p>
        </w:tc>
        <w:tc>
          <w:tcPr>
            <w:tcW w:w="1638" w:type="dxa"/>
          </w:tcPr>
          <w:p w14:paraId="2B60CB44" w14:textId="77777777" w:rsidR="00083AC9" w:rsidRPr="00143D69" w:rsidRDefault="00083AC9"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w:t>
            </w:r>
          </w:p>
        </w:tc>
      </w:tr>
    </w:tbl>
    <w:p w14:paraId="57C41697" w14:textId="2F09B710" w:rsidR="00CB45A3" w:rsidRPr="00143D69" w:rsidRDefault="00CB45A3" w:rsidP="00A867F6">
      <w:pPr>
        <w:spacing w:line="360" w:lineRule="auto"/>
        <w:rPr>
          <w:rFonts w:ascii="Times New Roman" w:eastAsia="Times New Roman" w:hAnsi="Times New Roman" w:cs="Times New Roman"/>
          <w:b/>
          <w:color w:val="335B8A"/>
          <w:sz w:val="32"/>
          <w:szCs w:val="32"/>
        </w:rPr>
      </w:pPr>
    </w:p>
    <w:p w14:paraId="16367C6A" w14:textId="77777777" w:rsidR="00754D32" w:rsidRPr="00143D69" w:rsidRDefault="00754D32" w:rsidP="00A867F6">
      <w:p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lastRenderedPageBreak/>
        <w:t>For the “</w:t>
      </w:r>
      <w:r w:rsidRPr="00143D69">
        <w:rPr>
          <w:rFonts w:ascii="Times New Roman" w:hAnsi="Times New Roman" w:cs="Times New Roman"/>
          <w:i/>
          <w:iCs/>
          <w:sz w:val="24"/>
          <w:szCs w:val="24"/>
        </w:rPr>
        <w:t>status</w:t>
      </w:r>
      <w:r w:rsidRPr="00143D69">
        <w:rPr>
          <w:rFonts w:ascii="Times New Roman" w:hAnsi="Times New Roman" w:cs="Times New Roman"/>
          <w:sz w:val="24"/>
          <w:szCs w:val="24"/>
        </w:rPr>
        <w:t>” column, it takes values ‘A’,’D’,’P’ where-</w:t>
      </w:r>
    </w:p>
    <w:p w14:paraId="434FB5D7" w14:textId="61B3AA52" w:rsidR="00754D32" w:rsidRPr="00143D69" w:rsidRDefault="00754D32" w:rsidP="00A867F6">
      <w:pPr>
        <w:pStyle w:val="ListParagraph"/>
        <w:numPr>
          <w:ilvl w:val="0"/>
          <w:numId w:val="6"/>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‘A’- means that the members registration has been approved.</w:t>
      </w:r>
    </w:p>
    <w:p w14:paraId="63FFCFF2" w14:textId="64DDEBCE" w:rsidR="00754D32" w:rsidRPr="00143D69" w:rsidRDefault="00754D32" w:rsidP="00A867F6">
      <w:pPr>
        <w:pStyle w:val="ListParagraph"/>
        <w:numPr>
          <w:ilvl w:val="0"/>
          <w:numId w:val="6"/>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‘D’- means that the </w:t>
      </w:r>
      <w:r w:rsidR="006711ED" w:rsidRPr="00143D69">
        <w:rPr>
          <w:rFonts w:ascii="Times New Roman" w:hAnsi="Times New Roman" w:cs="Times New Roman"/>
          <w:sz w:val="24"/>
          <w:szCs w:val="24"/>
        </w:rPr>
        <w:t xml:space="preserve">members registration </w:t>
      </w:r>
      <w:r w:rsidRPr="00143D69">
        <w:rPr>
          <w:rFonts w:ascii="Times New Roman" w:hAnsi="Times New Roman" w:cs="Times New Roman"/>
          <w:sz w:val="24"/>
          <w:szCs w:val="24"/>
        </w:rPr>
        <w:t>has been declined.</w:t>
      </w:r>
    </w:p>
    <w:p w14:paraId="1AFE15AF" w14:textId="7E1B00F8" w:rsidR="004441A7" w:rsidRPr="00322CC6" w:rsidRDefault="00754D32" w:rsidP="00A867F6">
      <w:pPr>
        <w:pStyle w:val="ListParagraph"/>
        <w:numPr>
          <w:ilvl w:val="0"/>
          <w:numId w:val="6"/>
        </w:numPr>
        <w:spacing w:line="360" w:lineRule="auto"/>
        <w:ind w:right="216"/>
        <w:rPr>
          <w:rFonts w:ascii="Times New Roman" w:hAnsi="Times New Roman" w:cs="Times New Roman"/>
          <w:sz w:val="24"/>
          <w:szCs w:val="24"/>
        </w:rPr>
      </w:pPr>
      <w:r w:rsidRPr="00143D69">
        <w:rPr>
          <w:rFonts w:ascii="Times New Roman" w:hAnsi="Times New Roman" w:cs="Times New Roman"/>
          <w:sz w:val="24"/>
          <w:szCs w:val="24"/>
        </w:rPr>
        <w:t xml:space="preserve">‘P’- means that the </w:t>
      </w:r>
      <w:r w:rsidR="006711ED" w:rsidRPr="00143D69">
        <w:rPr>
          <w:rFonts w:ascii="Times New Roman" w:hAnsi="Times New Roman" w:cs="Times New Roman"/>
          <w:sz w:val="24"/>
          <w:szCs w:val="24"/>
        </w:rPr>
        <w:t xml:space="preserve">members registration </w:t>
      </w:r>
      <w:r w:rsidRPr="00143D69">
        <w:rPr>
          <w:rFonts w:ascii="Times New Roman" w:hAnsi="Times New Roman" w:cs="Times New Roman"/>
          <w:sz w:val="24"/>
          <w:szCs w:val="24"/>
        </w:rPr>
        <w:t>is pending.</w:t>
      </w:r>
    </w:p>
    <w:p w14:paraId="150CA1D9" w14:textId="77777777" w:rsidR="002A00AB" w:rsidRPr="00143D69" w:rsidRDefault="002A00AB" w:rsidP="00A867F6">
      <w:pPr>
        <w:spacing w:line="360" w:lineRule="auto"/>
        <w:ind w:right="216"/>
        <w:rPr>
          <w:rFonts w:ascii="Times New Roman" w:hAnsi="Times New Roman" w:cs="Times New Roman"/>
          <w:sz w:val="24"/>
          <w:szCs w:val="24"/>
        </w:rPr>
      </w:pPr>
    </w:p>
    <w:p w14:paraId="1F6FA2B2" w14:textId="11E197BB" w:rsidR="00162F6E" w:rsidRPr="00ED485F" w:rsidRDefault="00162F6E" w:rsidP="00A867F6">
      <w:pPr>
        <w:pStyle w:val="Heading3"/>
        <w:numPr>
          <w:ilvl w:val="2"/>
          <w:numId w:val="9"/>
        </w:numPr>
        <w:spacing w:before="120" w:after="12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Activity Diagrams</w:t>
      </w:r>
    </w:p>
    <w:p w14:paraId="30C55D5E" w14:textId="7FE7589D" w:rsidR="00CC7119" w:rsidRPr="00143D69" w:rsidRDefault="00CC7119" w:rsidP="00A867F6">
      <w:pPr>
        <w:spacing w:line="360" w:lineRule="auto"/>
        <w:rPr>
          <w:rFonts w:ascii="Times New Roman" w:hAnsi="Times New Roman" w:cs="Times New Roman"/>
          <w:sz w:val="20"/>
          <w:szCs w:val="20"/>
        </w:rPr>
      </w:pPr>
      <w:r w:rsidRPr="00143D69">
        <w:rPr>
          <w:rFonts w:ascii="Times New Roman" w:hAnsi="Times New Roman" w:cs="Times New Roman"/>
          <w:sz w:val="20"/>
          <w:szCs w:val="20"/>
        </w:rPr>
        <w:t xml:space="preserve">The diagrams below will detail the </w:t>
      </w:r>
      <w:r w:rsidR="00B6344B" w:rsidRPr="00143D69">
        <w:rPr>
          <w:rFonts w:ascii="Times New Roman" w:hAnsi="Times New Roman" w:cs="Times New Roman"/>
          <w:sz w:val="20"/>
          <w:szCs w:val="20"/>
        </w:rPr>
        <w:t>activities performed by the users and in what order they will be executed.</w:t>
      </w:r>
    </w:p>
    <w:p w14:paraId="53FBB7A7" w14:textId="77777777" w:rsidR="00E3048B" w:rsidRPr="00143D69" w:rsidRDefault="00E3048B" w:rsidP="00A867F6">
      <w:pPr>
        <w:pStyle w:val="ListParagraph"/>
        <w:spacing w:line="360" w:lineRule="auto"/>
        <w:ind w:left="375"/>
        <w:rPr>
          <w:rFonts w:ascii="Times New Roman" w:eastAsia="Times New Roman" w:hAnsi="Times New Roman" w:cs="Times New Roman"/>
          <w:b/>
          <w:color w:val="4F81BD"/>
        </w:rPr>
      </w:pPr>
    </w:p>
    <w:p w14:paraId="6895483D" w14:textId="77777777" w:rsidR="00E3048B" w:rsidRPr="00143D69" w:rsidRDefault="00E3048B" w:rsidP="00A867F6">
      <w:pPr>
        <w:pStyle w:val="ListParagraph"/>
        <w:spacing w:line="360" w:lineRule="auto"/>
        <w:ind w:left="375"/>
        <w:rPr>
          <w:rFonts w:ascii="Times New Roman" w:eastAsia="Times New Roman" w:hAnsi="Times New Roman" w:cs="Times New Roman"/>
          <w:b/>
          <w:color w:val="4F81BD"/>
        </w:rPr>
      </w:pPr>
    </w:p>
    <w:p w14:paraId="44ECF3B3" w14:textId="77777777" w:rsidR="00E3048B" w:rsidRPr="00143D69" w:rsidRDefault="00E3048B" w:rsidP="00A867F6">
      <w:pPr>
        <w:pStyle w:val="ListParagraph"/>
        <w:spacing w:line="360" w:lineRule="auto"/>
        <w:ind w:left="375"/>
        <w:rPr>
          <w:rFonts w:ascii="Times New Roman" w:eastAsia="Times New Roman" w:hAnsi="Times New Roman" w:cs="Times New Roman"/>
          <w:b/>
          <w:color w:val="4F81BD"/>
        </w:rPr>
      </w:pPr>
    </w:p>
    <w:p w14:paraId="393D7E8B" w14:textId="77777777" w:rsidR="00E3048B" w:rsidRPr="00143D69" w:rsidRDefault="00E3048B" w:rsidP="00A867F6">
      <w:pPr>
        <w:pStyle w:val="ListParagraph"/>
        <w:spacing w:line="360" w:lineRule="auto"/>
        <w:ind w:left="375"/>
        <w:rPr>
          <w:rFonts w:ascii="Times New Roman" w:eastAsia="Times New Roman" w:hAnsi="Times New Roman" w:cs="Times New Roman"/>
          <w:b/>
          <w:color w:val="4F81BD"/>
        </w:rPr>
      </w:pPr>
    </w:p>
    <w:p w14:paraId="552E851B" w14:textId="77777777" w:rsidR="00E3048B" w:rsidRPr="00143D69" w:rsidRDefault="00E3048B" w:rsidP="00A867F6">
      <w:pPr>
        <w:spacing w:line="360" w:lineRule="auto"/>
        <w:rPr>
          <w:rFonts w:ascii="Times New Roman" w:eastAsia="Times New Roman" w:hAnsi="Times New Roman" w:cs="Times New Roman"/>
          <w:b/>
          <w:color w:val="4F81BD"/>
        </w:rPr>
      </w:pPr>
    </w:p>
    <w:p w14:paraId="3FEE0B4F" w14:textId="1F8B7296" w:rsidR="00D27F21" w:rsidRPr="00143D69" w:rsidRDefault="00C85D6D" w:rsidP="00A867F6">
      <w:pPr>
        <w:spacing w:line="360" w:lineRule="auto"/>
        <w:jc w:val="center"/>
        <w:rPr>
          <w:rFonts w:ascii="Times New Roman" w:eastAsia="Times New Roman" w:hAnsi="Times New Roman" w:cs="Times New Roman"/>
          <w:b/>
          <w:color w:val="4F81BD"/>
        </w:rPr>
      </w:pPr>
      <w:r>
        <w:object w:dxaOrig="5521" w:dyaOrig="9300" w14:anchorId="742CF75C">
          <v:shape id="_x0000_i1028" type="#_x0000_t75" style="width:275.75pt;height:463.9pt" o:ole="">
            <v:imagedata r:id="rId19" o:title=""/>
          </v:shape>
          <o:OLEObject Type="Embed" ProgID="Visio.Drawing.15" ShapeID="_x0000_i1028" DrawAspect="Content" ObjectID="_1788766716" r:id="rId20"/>
        </w:object>
      </w:r>
    </w:p>
    <w:p w14:paraId="3B6497D4" w14:textId="25D7E7D4" w:rsidR="00A45077" w:rsidRPr="00143D69" w:rsidRDefault="00A45077" w:rsidP="00A867F6">
      <w:pPr>
        <w:spacing w:line="360" w:lineRule="auto"/>
        <w:jc w:val="center"/>
        <w:rPr>
          <w:rFonts w:ascii="Times New Roman" w:hAnsi="Times New Roman" w:cs="Times New Roman"/>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 xml:space="preserve">5 </w:t>
      </w:r>
      <w:r w:rsidRPr="00143D69">
        <w:rPr>
          <w:rFonts w:ascii="Times New Roman" w:eastAsia="Times New Roman" w:hAnsi="Times New Roman" w:cs="Times New Roman"/>
          <w:b/>
          <w:color w:val="4F81BD"/>
        </w:rPr>
        <w:t>- activity diagram for a member’s login.</w:t>
      </w:r>
    </w:p>
    <w:p w14:paraId="39D82984" w14:textId="1D216121" w:rsidR="00E80182" w:rsidRPr="00143D69" w:rsidRDefault="00E80182" w:rsidP="00A867F6">
      <w:pPr>
        <w:spacing w:line="360" w:lineRule="auto"/>
        <w:rPr>
          <w:rFonts w:ascii="Times New Roman" w:eastAsia="Times New Roman" w:hAnsi="Times New Roman" w:cs="Times New Roman"/>
          <w:b/>
          <w:color w:val="335B8A"/>
          <w:sz w:val="32"/>
          <w:szCs w:val="32"/>
        </w:rPr>
      </w:pPr>
    </w:p>
    <w:p w14:paraId="0AE0E38B" w14:textId="472E299E" w:rsidR="00A45077" w:rsidRPr="00143D69" w:rsidRDefault="001B707B" w:rsidP="00A867F6">
      <w:pPr>
        <w:spacing w:line="360" w:lineRule="auto"/>
        <w:jc w:val="center"/>
        <w:rPr>
          <w:rFonts w:ascii="Times New Roman" w:eastAsia="Times New Roman" w:hAnsi="Times New Roman" w:cs="Times New Roman"/>
          <w:b/>
          <w:color w:val="4F81BD"/>
        </w:rPr>
      </w:pPr>
      <w:r>
        <w:object w:dxaOrig="8460" w:dyaOrig="13321" w14:anchorId="5EF10981">
          <v:shape id="_x0000_i1029" type="#_x0000_t75" style="width:412.3pt;height:645.95pt" o:ole="">
            <v:imagedata r:id="rId21" o:title=""/>
          </v:shape>
          <o:OLEObject Type="Embed" ProgID="Visio.Drawing.15" ShapeID="_x0000_i1029" DrawAspect="Content" ObjectID="_1788766717" r:id="rId22"/>
        </w:object>
      </w:r>
    </w:p>
    <w:p w14:paraId="53A39E8B" w14:textId="5A9F9577" w:rsidR="00021BCC" w:rsidRPr="00143D69" w:rsidRDefault="00021BCC" w:rsidP="00A867F6">
      <w:pPr>
        <w:spacing w:line="360" w:lineRule="auto"/>
        <w:rPr>
          <w:rFonts w:ascii="Times New Roman" w:eastAsia="Times New Roman" w:hAnsi="Times New Roman" w:cs="Times New Roman"/>
          <w:b/>
          <w:color w:val="335B8A"/>
          <w:sz w:val="32"/>
          <w:szCs w:val="32"/>
        </w:rPr>
      </w:pPr>
    </w:p>
    <w:p w14:paraId="57AF9CDE" w14:textId="7E4930CB" w:rsidR="00AA0A94" w:rsidRPr="00143D69" w:rsidRDefault="0045201D" w:rsidP="00A867F6">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 xml:space="preserve"> </w:t>
      </w:r>
    </w:p>
    <w:p w14:paraId="0FA9AA20" w14:textId="09408949" w:rsidR="0045201D" w:rsidRPr="00143D69" w:rsidRDefault="0045201D" w:rsidP="00A867F6">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6</w:t>
      </w:r>
      <w:r w:rsidRPr="00143D69">
        <w:rPr>
          <w:rFonts w:ascii="Times New Roman" w:eastAsia="Times New Roman" w:hAnsi="Times New Roman" w:cs="Times New Roman"/>
          <w:b/>
          <w:color w:val="4F81BD"/>
        </w:rPr>
        <w:t>- activity diagram detailing the registration process of a user.</w:t>
      </w:r>
    </w:p>
    <w:p w14:paraId="7ACC2FA4" w14:textId="7AF04777" w:rsidR="00AF1FE2" w:rsidRPr="00143D69" w:rsidRDefault="00AF1FE2" w:rsidP="00A867F6">
      <w:pPr>
        <w:spacing w:line="360" w:lineRule="auto"/>
        <w:rPr>
          <w:rFonts w:ascii="Times New Roman" w:eastAsia="Times New Roman" w:hAnsi="Times New Roman" w:cs="Times New Roman"/>
          <w:b/>
          <w:color w:val="335B8A"/>
          <w:sz w:val="32"/>
          <w:szCs w:val="32"/>
        </w:rPr>
      </w:pPr>
    </w:p>
    <w:p w14:paraId="2C1DAE22" w14:textId="77777777" w:rsidR="00C81B0C" w:rsidRDefault="00C81B0C" w:rsidP="00A867F6">
      <w:pPr>
        <w:spacing w:line="360" w:lineRule="auto"/>
        <w:rPr>
          <w:rFonts w:ascii="Times New Roman" w:eastAsia="Times New Roman" w:hAnsi="Times New Roman" w:cs="Times New Roman"/>
          <w:b/>
          <w:color w:val="335B8A"/>
          <w:sz w:val="32"/>
          <w:szCs w:val="32"/>
        </w:rPr>
      </w:pPr>
    </w:p>
    <w:p w14:paraId="53B6EC02" w14:textId="77777777" w:rsidR="00E129DE" w:rsidRDefault="00E129DE" w:rsidP="00A867F6">
      <w:pPr>
        <w:spacing w:line="360" w:lineRule="auto"/>
        <w:rPr>
          <w:rFonts w:ascii="Times New Roman" w:eastAsia="Times New Roman" w:hAnsi="Times New Roman" w:cs="Times New Roman"/>
          <w:b/>
          <w:color w:val="335B8A"/>
          <w:sz w:val="32"/>
          <w:szCs w:val="32"/>
        </w:rPr>
      </w:pPr>
    </w:p>
    <w:p w14:paraId="3D5D26DE" w14:textId="30EC2D1C" w:rsidR="00E129DE" w:rsidRPr="00143D69" w:rsidRDefault="00E129DE" w:rsidP="00A867F6">
      <w:pPr>
        <w:spacing w:line="360" w:lineRule="auto"/>
        <w:rPr>
          <w:rFonts w:ascii="Times New Roman" w:eastAsia="Times New Roman" w:hAnsi="Times New Roman" w:cs="Times New Roman"/>
          <w:b/>
          <w:color w:val="335B8A"/>
          <w:sz w:val="32"/>
          <w:szCs w:val="32"/>
        </w:rPr>
      </w:pPr>
      <w:r>
        <w:object w:dxaOrig="14371" w:dyaOrig="12900" w14:anchorId="2E8D69EE">
          <v:shape id="_x0000_i1030" type="#_x0000_t75" style="width:468pt;height:420.45pt" o:ole="">
            <v:imagedata r:id="rId23" o:title=""/>
          </v:shape>
          <o:OLEObject Type="Embed" ProgID="Visio.Drawing.15" ShapeID="_x0000_i1030" DrawAspect="Content" ObjectID="_1788766718" r:id="rId24"/>
        </w:object>
      </w:r>
    </w:p>
    <w:p w14:paraId="6F16F002" w14:textId="75CF4BCE" w:rsidR="00C71F67" w:rsidRPr="00143D69" w:rsidRDefault="00C71F67" w:rsidP="00A867F6">
      <w:pPr>
        <w:spacing w:line="360" w:lineRule="auto"/>
        <w:rPr>
          <w:rFonts w:ascii="Times New Roman" w:eastAsia="Times New Roman" w:hAnsi="Times New Roman" w:cs="Times New Roman"/>
          <w:b/>
          <w:color w:val="335B8A"/>
          <w:sz w:val="32"/>
          <w:szCs w:val="32"/>
        </w:rPr>
      </w:pPr>
    </w:p>
    <w:p w14:paraId="2E398EF0" w14:textId="2C9C0FF4" w:rsidR="00504F35" w:rsidRPr="00143D69" w:rsidRDefault="00504F35" w:rsidP="00A867F6">
      <w:pPr>
        <w:spacing w:line="360" w:lineRule="auto"/>
        <w:rPr>
          <w:rFonts w:ascii="Times New Roman" w:eastAsia="Times New Roman" w:hAnsi="Times New Roman" w:cs="Times New Roman"/>
          <w:b/>
          <w:color w:val="335B8A"/>
          <w:sz w:val="32"/>
          <w:szCs w:val="32"/>
        </w:rPr>
      </w:pPr>
    </w:p>
    <w:p w14:paraId="582501D6" w14:textId="14EB6EE4" w:rsidR="00A45077" w:rsidRDefault="00A45077" w:rsidP="00A867F6">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7</w:t>
      </w:r>
      <w:r w:rsidRPr="00143D69">
        <w:rPr>
          <w:rFonts w:ascii="Times New Roman" w:eastAsia="Times New Roman" w:hAnsi="Times New Roman" w:cs="Times New Roman"/>
          <w:b/>
          <w:color w:val="4F81BD"/>
        </w:rPr>
        <w:t xml:space="preserve"> activity diagram detailing the loan request process by members.</w:t>
      </w:r>
    </w:p>
    <w:p w14:paraId="349856C8" w14:textId="77777777" w:rsidR="004140C5" w:rsidRDefault="004140C5" w:rsidP="00A867F6">
      <w:pPr>
        <w:spacing w:line="360" w:lineRule="auto"/>
        <w:jc w:val="center"/>
        <w:rPr>
          <w:rFonts w:ascii="Times New Roman" w:eastAsia="Times New Roman" w:hAnsi="Times New Roman" w:cs="Times New Roman"/>
          <w:b/>
          <w:color w:val="4F81BD"/>
        </w:rPr>
      </w:pPr>
    </w:p>
    <w:p w14:paraId="662D8549" w14:textId="77777777" w:rsidR="004140C5" w:rsidRDefault="004140C5" w:rsidP="00A867F6">
      <w:pPr>
        <w:spacing w:line="360" w:lineRule="auto"/>
        <w:jc w:val="center"/>
      </w:pPr>
      <w:r>
        <w:object w:dxaOrig="6630" w:dyaOrig="8626" w14:anchorId="5F1AD99B">
          <v:shape id="_x0000_i1031" type="#_x0000_t75" style="width:332.15pt;height:430.65pt" o:ole="">
            <v:imagedata r:id="rId25" o:title=""/>
          </v:shape>
          <o:OLEObject Type="Embed" ProgID="Visio.Drawing.15" ShapeID="_x0000_i1031" DrawAspect="Content" ObjectID="_1788766719" r:id="rId26"/>
        </w:object>
      </w:r>
    </w:p>
    <w:p w14:paraId="7B5F27B8" w14:textId="3E05F2D0" w:rsidR="004140C5" w:rsidRDefault="004140C5" w:rsidP="00A867F6">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8</w:t>
      </w:r>
      <w:r w:rsidRPr="00143D69">
        <w:rPr>
          <w:rFonts w:ascii="Times New Roman" w:eastAsia="Times New Roman" w:hAnsi="Times New Roman" w:cs="Times New Roman"/>
          <w:b/>
          <w:color w:val="4F81BD"/>
        </w:rPr>
        <w:t xml:space="preserve"> activity diagram detailing the </w:t>
      </w:r>
      <w:r w:rsidR="00C570E5">
        <w:rPr>
          <w:rFonts w:ascii="Times New Roman" w:eastAsia="Times New Roman" w:hAnsi="Times New Roman" w:cs="Times New Roman"/>
          <w:b/>
          <w:color w:val="4F81BD"/>
        </w:rPr>
        <w:t>changing of passwords by users</w:t>
      </w:r>
      <w:r w:rsidRPr="00143D69">
        <w:rPr>
          <w:rFonts w:ascii="Times New Roman" w:eastAsia="Times New Roman" w:hAnsi="Times New Roman" w:cs="Times New Roman"/>
          <w:b/>
          <w:color w:val="4F81BD"/>
        </w:rPr>
        <w:t>.</w:t>
      </w:r>
    </w:p>
    <w:p w14:paraId="3E1C960A" w14:textId="5E4A5F0E" w:rsidR="004140C5" w:rsidRPr="00143D69" w:rsidRDefault="004140C5" w:rsidP="00A867F6">
      <w:pPr>
        <w:spacing w:line="360" w:lineRule="auto"/>
        <w:jc w:val="center"/>
        <w:rPr>
          <w:rFonts w:ascii="Times New Roman" w:eastAsia="Times New Roman" w:hAnsi="Times New Roman" w:cs="Times New Roman"/>
          <w:b/>
          <w:color w:val="335B8A"/>
          <w:sz w:val="32"/>
          <w:szCs w:val="32"/>
        </w:rPr>
      </w:pPr>
    </w:p>
    <w:p w14:paraId="35A6687D" w14:textId="77777777" w:rsidR="000711F1" w:rsidRPr="00143D69" w:rsidRDefault="000711F1" w:rsidP="00A867F6">
      <w:pPr>
        <w:spacing w:line="360" w:lineRule="auto"/>
        <w:rPr>
          <w:rFonts w:ascii="Times New Roman" w:eastAsia="Times New Roman" w:hAnsi="Times New Roman" w:cs="Times New Roman"/>
          <w:b/>
          <w:color w:val="4F81BD"/>
        </w:rPr>
      </w:pPr>
    </w:p>
    <w:p w14:paraId="1056C985" w14:textId="77777777" w:rsidR="009228F1" w:rsidRPr="00ED485F" w:rsidRDefault="009228F1" w:rsidP="00A867F6">
      <w:pPr>
        <w:pStyle w:val="Heading3"/>
        <w:spacing w:before="200" w:after="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t>3.8.5</w:t>
      </w:r>
      <w:r w:rsidRPr="00ED485F">
        <w:rPr>
          <w:rFonts w:ascii="Times New Roman" w:eastAsia="Times New Roman" w:hAnsi="Times New Roman" w:cs="Times New Roman"/>
          <w:b/>
          <w:color w:val="4F81BD"/>
          <w:sz w:val="32"/>
          <w:szCs w:val="32"/>
        </w:rPr>
        <w:tab/>
        <w:t>Data Flow Diagram</w:t>
      </w:r>
    </w:p>
    <w:p w14:paraId="445EF941" w14:textId="7DD5B15A" w:rsidR="00FB63CB" w:rsidRPr="00143D69" w:rsidRDefault="00FB63CB" w:rsidP="00A867F6">
      <w:pPr>
        <w:spacing w:line="360" w:lineRule="auto"/>
        <w:rPr>
          <w:rFonts w:ascii="Times New Roman" w:hAnsi="Times New Roman" w:cs="Times New Roman"/>
        </w:rPr>
      </w:pPr>
    </w:p>
    <w:p w14:paraId="382FBEE6" w14:textId="1110740F" w:rsidR="00162F6E" w:rsidRPr="00143D69" w:rsidRDefault="006A014F" w:rsidP="00A867F6">
      <w:pPr>
        <w:spacing w:line="360" w:lineRule="auto"/>
        <w:rPr>
          <w:rFonts w:ascii="Times New Roman" w:eastAsia="Times New Roman" w:hAnsi="Times New Roman" w:cs="Times New Roman"/>
          <w:b/>
          <w:color w:val="335B8A"/>
          <w:sz w:val="32"/>
          <w:szCs w:val="32"/>
        </w:rPr>
      </w:pPr>
      <w:r w:rsidRPr="00143D69">
        <w:rPr>
          <w:rFonts w:ascii="Times New Roman" w:hAnsi="Times New Roman" w:cs="Times New Roman"/>
          <w:noProof/>
        </w:rPr>
        <w:lastRenderedPageBreak/>
        <w:drawing>
          <wp:inline distT="0" distB="0" distL="0" distR="0" wp14:anchorId="3F411EF1" wp14:editId="373FAD35">
            <wp:extent cx="5676900" cy="2522855"/>
            <wp:effectExtent l="0" t="0" r="0" b="0"/>
            <wp:docPr id="25110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00446" name=""/>
                    <pic:cNvPicPr/>
                  </pic:nvPicPr>
                  <pic:blipFill rotWithShape="1">
                    <a:blip r:embed="rId27"/>
                    <a:srcRect t="11378" r="4455" b="13135"/>
                    <a:stretch/>
                  </pic:blipFill>
                  <pic:spPr bwMode="auto">
                    <a:xfrm>
                      <a:off x="0" y="0"/>
                      <a:ext cx="5678817" cy="2523707"/>
                    </a:xfrm>
                    <a:prstGeom prst="rect">
                      <a:avLst/>
                    </a:prstGeom>
                    <a:ln>
                      <a:noFill/>
                    </a:ln>
                    <a:extLst>
                      <a:ext uri="{53640926-AAD7-44D8-BBD7-CCE9431645EC}">
                        <a14:shadowObscured xmlns:a14="http://schemas.microsoft.com/office/drawing/2010/main"/>
                      </a:ext>
                    </a:extLst>
                  </pic:spPr>
                </pic:pic>
              </a:graphicData>
            </a:graphic>
          </wp:inline>
        </w:drawing>
      </w:r>
    </w:p>
    <w:p w14:paraId="606E1C8E" w14:textId="25024D0D" w:rsidR="008647A9" w:rsidRPr="00143D69" w:rsidRDefault="008647A9" w:rsidP="00A867F6">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9</w:t>
      </w:r>
      <w:r w:rsidRPr="00143D69">
        <w:rPr>
          <w:rFonts w:ascii="Times New Roman" w:eastAsia="Times New Roman" w:hAnsi="Times New Roman" w:cs="Times New Roman"/>
          <w:b/>
          <w:color w:val="4F81BD"/>
        </w:rPr>
        <w:t xml:space="preserve">- </w:t>
      </w:r>
      <w:r w:rsidR="00A07BA6" w:rsidRPr="00143D69">
        <w:rPr>
          <w:rFonts w:ascii="Times New Roman" w:eastAsia="Times New Roman" w:hAnsi="Times New Roman" w:cs="Times New Roman"/>
          <w:b/>
          <w:color w:val="4F81BD"/>
        </w:rPr>
        <w:t>data flow diagram for user registration</w:t>
      </w:r>
    </w:p>
    <w:p w14:paraId="67E7E471" w14:textId="4B3099C7" w:rsidR="00886E95" w:rsidRPr="00143D69" w:rsidRDefault="00C812F3" w:rsidP="00A867F6">
      <w:pPr>
        <w:spacing w:line="360" w:lineRule="auto"/>
        <w:jc w:val="center"/>
        <w:rPr>
          <w:rFonts w:ascii="Times New Roman" w:eastAsia="Times New Roman" w:hAnsi="Times New Roman" w:cs="Times New Roman"/>
          <w:b/>
          <w:color w:val="4F81BD"/>
        </w:rPr>
      </w:pPr>
      <w:r w:rsidRPr="00143D69">
        <w:rPr>
          <w:rFonts w:ascii="Times New Roman" w:hAnsi="Times New Roman" w:cs="Times New Roman"/>
          <w:noProof/>
        </w:rPr>
        <w:drawing>
          <wp:inline distT="0" distB="0" distL="0" distR="0" wp14:anchorId="52518773" wp14:editId="0FE068E1">
            <wp:extent cx="5996960" cy="1861076"/>
            <wp:effectExtent l="0" t="0" r="3810" b="6350"/>
            <wp:docPr id="90132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29331" name=""/>
                    <pic:cNvPicPr/>
                  </pic:nvPicPr>
                  <pic:blipFill rotWithShape="1">
                    <a:blip r:embed="rId28"/>
                    <a:srcRect l="22848" t="7975" b="49456"/>
                    <a:stretch/>
                  </pic:blipFill>
                  <pic:spPr bwMode="auto">
                    <a:xfrm>
                      <a:off x="0" y="0"/>
                      <a:ext cx="6040199" cy="1874495"/>
                    </a:xfrm>
                    <a:prstGeom prst="rect">
                      <a:avLst/>
                    </a:prstGeom>
                    <a:ln>
                      <a:noFill/>
                    </a:ln>
                    <a:extLst>
                      <a:ext uri="{53640926-AAD7-44D8-BBD7-CCE9431645EC}">
                        <a14:shadowObscured xmlns:a14="http://schemas.microsoft.com/office/drawing/2010/main"/>
                      </a:ext>
                    </a:extLst>
                  </pic:spPr>
                </pic:pic>
              </a:graphicData>
            </a:graphic>
          </wp:inline>
        </w:drawing>
      </w:r>
    </w:p>
    <w:p w14:paraId="21E767E9" w14:textId="5BA5FD38" w:rsidR="009164CC" w:rsidRPr="00143D69" w:rsidRDefault="009164CC" w:rsidP="00A867F6">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FA16E8">
        <w:rPr>
          <w:rFonts w:ascii="Times New Roman" w:eastAsia="Times New Roman" w:hAnsi="Times New Roman" w:cs="Times New Roman"/>
          <w:b/>
          <w:color w:val="4F81BD"/>
        </w:rPr>
        <w:t>10</w:t>
      </w:r>
      <w:r w:rsidRPr="00143D69">
        <w:rPr>
          <w:rFonts w:ascii="Times New Roman" w:eastAsia="Times New Roman" w:hAnsi="Times New Roman" w:cs="Times New Roman"/>
          <w:b/>
          <w:color w:val="4F81BD"/>
        </w:rPr>
        <w:t xml:space="preserve"> – data flow diagram for user login</w:t>
      </w:r>
    </w:p>
    <w:p w14:paraId="4110F837" w14:textId="77777777" w:rsidR="009164CC" w:rsidRPr="00143D69" w:rsidRDefault="009164CC" w:rsidP="00A867F6">
      <w:pPr>
        <w:spacing w:line="360" w:lineRule="auto"/>
        <w:jc w:val="center"/>
        <w:rPr>
          <w:rFonts w:ascii="Times New Roman" w:eastAsia="Times New Roman" w:hAnsi="Times New Roman" w:cs="Times New Roman"/>
          <w:b/>
          <w:color w:val="4F81BD"/>
        </w:rPr>
      </w:pPr>
    </w:p>
    <w:p w14:paraId="387C5F08" w14:textId="77777777" w:rsidR="009164CC" w:rsidRPr="00143D69" w:rsidRDefault="009164CC" w:rsidP="00A867F6">
      <w:pPr>
        <w:spacing w:line="360" w:lineRule="auto"/>
        <w:jc w:val="center"/>
        <w:rPr>
          <w:rFonts w:ascii="Times New Roman" w:eastAsia="Times New Roman" w:hAnsi="Times New Roman" w:cs="Times New Roman"/>
          <w:b/>
          <w:color w:val="4F81BD"/>
        </w:rPr>
      </w:pPr>
    </w:p>
    <w:p w14:paraId="5F0A21A1" w14:textId="77777777" w:rsidR="00F24746" w:rsidRDefault="007B5A83" w:rsidP="00A867F6">
      <w:pPr>
        <w:spacing w:line="360" w:lineRule="auto"/>
        <w:jc w:val="center"/>
        <w:rPr>
          <w:rFonts w:ascii="Times New Roman" w:hAnsi="Times New Roman" w:cs="Times New Roman"/>
          <w:noProof/>
        </w:rPr>
      </w:pPr>
      <w:r>
        <w:object w:dxaOrig="7695" w:dyaOrig="3120" w14:anchorId="68C8CB5D">
          <v:shape id="_x0000_i1032" type="#_x0000_t75" style="width:384.45pt;height:156.25pt" o:ole="">
            <v:imagedata r:id="rId29" o:title=""/>
          </v:shape>
          <o:OLEObject Type="Embed" ProgID="Visio.Drawing.15" ShapeID="_x0000_i1032" DrawAspect="Content" ObjectID="_1788766720" r:id="rId30"/>
        </w:object>
      </w:r>
    </w:p>
    <w:p w14:paraId="4AD3866A" w14:textId="5FFBE6A3" w:rsidR="00886E95" w:rsidRPr="00143D69" w:rsidRDefault="00692441" w:rsidP="00A867F6">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4F81BD"/>
        </w:rPr>
        <w:t>Figure 3.</w:t>
      </w:r>
      <w:r w:rsidR="009164CC" w:rsidRPr="00143D69">
        <w:rPr>
          <w:rFonts w:ascii="Times New Roman" w:eastAsia="Times New Roman" w:hAnsi="Times New Roman" w:cs="Times New Roman"/>
          <w:b/>
          <w:color w:val="4F81BD"/>
        </w:rPr>
        <w:t>1</w:t>
      </w:r>
      <w:r w:rsidR="00FA16E8">
        <w:rPr>
          <w:rFonts w:ascii="Times New Roman" w:eastAsia="Times New Roman" w:hAnsi="Times New Roman" w:cs="Times New Roman"/>
          <w:b/>
          <w:color w:val="4F81BD"/>
        </w:rPr>
        <w:t>1</w:t>
      </w:r>
      <w:r w:rsidRPr="00143D69">
        <w:rPr>
          <w:rFonts w:ascii="Times New Roman" w:eastAsia="Times New Roman" w:hAnsi="Times New Roman" w:cs="Times New Roman"/>
          <w:b/>
          <w:color w:val="4F81BD"/>
        </w:rPr>
        <w:t xml:space="preserve">- </w:t>
      </w:r>
      <w:r w:rsidR="009164CC" w:rsidRPr="00143D69">
        <w:rPr>
          <w:rFonts w:ascii="Times New Roman" w:eastAsia="Times New Roman" w:hAnsi="Times New Roman" w:cs="Times New Roman"/>
          <w:b/>
          <w:color w:val="4F81BD"/>
        </w:rPr>
        <w:t>data flow diagram for loan request process</w:t>
      </w:r>
    </w:p>
    <w:p w14:paraId="509D9B77" w14:textId="77777777" w:rsidR="007C3229" w:rsidRPr="00ED485F" w:rsidRDefault="007C3229" w:rsidP="00A867F6">
      <w:pPr>
        <w:pStyle w:val="Heading3"/>
        <w:spacing w:before="200" w:after="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lastRenderedPageBreak/>
        <w:t>3.8.6</w:t>
      </w:r>
      <w:r w:rsidRPr="00ED485F">
        <w:rPr>
          <w:rFonts w:ascii="Times New Roman" w:eastAsia="Times New Roman" w:hAnsi="Times New Roman" w:cs="Times New Roman"/>
          <w:b/>
          <w:color w:val="4F81BD"/>
          <w:sz w:val="32"/>
          <w:szCs w:val="32"/>
        </w:rPr>
        <w:tab/>
        <w:t>Control Flow Diagram</w:t>
      </w:r>
    </w:p>
    <w:p w14:paraId="2018050A" w14:textId="77C21FCD" w:rsidR="00BF3843" w:rsidRPr="00143D69" w:rsidRDefault="00BF3843" w:rsidP="00A867F6">
      <w:pPr>
        <w:spacing w:line="360" w:lineRule="auto"/>
        <w:rPr>
          <w:rFonts w:ascii="Times New Roman" w:hAnsi="Times New Roman" w:cs="Times New Roman"/>
        </w:rPr>
      </w:pPr>
      <w:r w:rsidRPr="00143D69">
        <w:rPr>
          <w:rFonts w:ascii="Times New Roman" w:hAnsi="Times New Roman" w:cs="Times New Roman"/>
        </w:rPr>
        <w:t xml:space="preserve">The control diagram should depict how certain actions </w:t>
      </w:r>
      <w:r w:rsidR="00E44E59" w:rsidRPr="00143D69">
        <w:rPr>
          <w:rFonts w:ascii="Times New Roman" w:hAnsi="Times New Roman" w:cs="Times New Roman"/>
        </w:rPr>
        <w:t xml:space="preserve">alter the </w:t>
      </w:r>
      <w:r w:rsidR="00ED485F" w:rsidRPr="00143D69">
        <w:rPr>
          <w:rFonts w:ascii="Times New Roman" w:hAnsi="Times New Roman" w:cs="Times New Roman"/>
        </w:rPr>
        <w:t>application’s</w:t>
      </w:r>
      <w:r w:rsidR="00E44E59" w:rsidRPr="00143D69">
        <w:rPr>
          <w:rFonts w:ascii="Times New Roman" w:hAnsi="Times New Roman" w:cs="Times New Roman"/>
        </w:rPr>
        <w:t xml:space="preserve"> flow of execution.</w:t>
      </w:r>
    </w:p>
    <w:p w14:paraId="0DCE30DE" w14:textId="77777777" w:rsidR="00692441" w:rsidRPr="00143D69" w:rsidRDefault="004359A1" w:rsidP="00A867F6">
      <w:pPr>
        <w:spacing w:line="360" w:lineRule="auto"/>
        <w:rPr>
          <w:rFonts w:ascii="Times New Roman" w:eastAsia="Times New Roman" w:hAnsi="Times New Roman" w:cs="Times New Roman"/>
          <w:b/>
          <w:color w:val="4F81BD"/>
        </w:rPr>
      </w:pPr>
      <w:r w:rsidRPr="00143D69">
        <w:rPr>
          <w:rFonts w:ascii="Times New Roman" w:hAnsi="Times New Roman" w:cs="Times New Roman"/>
          <w:noProof/>
        </w:rPr>
        <w:drawing>
          <wp:inline distT="0" distB="0" distL="0" distR="0" wp14:anchorId="675CC20D" wp14:editId="00F9F29A">
            <wp:extent cx="5026547" cy="5591175"/>
            <wp:effectExtent l="0" t="0" r="3175" b="0"/>
            <wp:docPr id="25666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62045" name=""/>
                    <pic:cNvPicPr/>
                  </pic:nvPicPr>
                  <pic:blipFill rotWithShape="1">
                    <a:blip r:embed="rId31"/>
                    <a:srcRect l="29966" r="19464"/>
                    <a:stretch/>
                  </pic:blipFill>
                  <pic:spPr bwMode="auto">
                    <a:xfrm>
                      <a:off x="0" y="0"/>
                      <a:ext cx="5044302" cy="5610924"/>
                    </a:xfrm>
                    <a:prstGeom prst="rect">
                      <a:avLst/>
                    </a:prstGeom>
                    <a:ln>
                      <a:noFill/>
                    </a:ln>
                    <a:extLst>
                      <a:ext uri="{53640926-AAD7-44D8-BBD7-CCE9431645EC}">
                        <a14:shadowObscured xmlns:a14="http://schemas.microsoft.com/office/drawing/2010/main"/>
                      </a:ext>
                    </a:extLst>
                  </pic:spPr>
                </pic:pic>
              </a:graphicData>
            </a:graphic>
          </wp:inline>
        </w:drawing>
      </w:r>
    </w:p>
    <w:p w14:paraId="08DEFE17" w14:textId="7287EB6C" w:rsidR="00692441" w:rsidRPr="00143D69" w:rsidRDefault="00692441" w:rsidP="00A867F6">
      <w:pPr>
        <w:spacing w:line="360" w:lineRule="auto"/>
        <w:jc w:val="center"/>
        <w:rPr>
          <w:rFonts w:ascii="Times New Roman" w:eastAsia="Times New Roman" w:hAnsi="Times New Roman" w:cs="Times New Roman"/>
          <w:b/>
          <w:color w:val="4F81BD"/>
        </w:rPr>
      </w:pPr>
      <w:r w:rsidRPr="00143D69">
        <w:rPr>
          <w:rFonts w:ascii="Times New Roman" w:eastAsia="Times New Roman" w:hAnsi="Times New Roman" w:cs="Times New Roman"/>
          <w:b/>
          <w:color w:val="4F81BD"/>
        </w:rPr>
        <w:t>Figure 3.</w:t>
      </w:r>
      <w:r w:rsidR="00D24A4E" w:rsidRPr="00143D69">
        <w:rPr>
          <w:rFonts w:ascii="Times New Roman" w:eastAsia="Times New Roman" w:hAnsi="Times New Roman" w:cs="Times New Roman"/>
          <w:b/>
          <w:color w:val="4F81BD"/>
        </w:rPr>
        <w:t>1</w:t>
      </w:r>
      <w:r w:rsidR="00FA16E8">
        <w:rPr>
          <w:rFonts w:ascii="Times New Roman" w:eastAsia="Times New Roman" w:hAnsi="Times New Roman" w:cs="Times New Roman"/>
          <w:b/>
          <w:color w:val="4F81BD"/>
        </w:rPr>
        <w:t>2</w:t>
      </w:r>
      <w:r w:rsidRPr="00143D69">
        <w:rPr>
          <w:rFonts w:ascii="Times New Roman" w:eastAsia="Times New Roman" w:hAnsi="Times New Roman" w:cs="Times New Roman"/>
          <w:b/>
          <w:color w:val="4F81BD"/>
        </w:rPr>
        <w:t>- the figure below shows the control flow diagram.</w:t>
      </w:r>
    </w:p>
    <w:p w14:paraId="4A757E3D" w14:textId="6DC67E69" w:rsidR="004359A1" w:rsidRPr="00143D69" w:rsidRDefault="004359A1" w:rsidP="00A867F6">
      <w:pPr>
        <w:spacing w:line="360" w:lineRule="auto"/>
        <w:rPr>
          <w:rFonts w:ascii="Times New Roman" w:hAnsi="Times New Roman" w:cs="Times New Roman"/>
        </w:rPr>
      </w:pPr>
    </w:p>
    <w:p w14:paraId="46F56E84" w14:textId="77777777" w:rsidR="007C3229" w:rsidRPr="00143D69" w:rsidRDefault="007C3229" w:rsidP="00A867F6">
      <w:pPr>
        <w:spacing w:line="360" w:lineRule="auto"/>
        <w:rPr>
          <w:rFonts w:ascii="Times New Roman" w:eastAsia="Times New Roman" w:hAnsi="Times New Roman" w:cs="Times New Roman"/>
          <w:b/>
          <w:color w:val="335B8A"/>
          <w:sz w:val="32"/>
          <w:szCs w:val="32"/>
        </w:rPr>
      </w:pPr>
    </w:p>
    <w:p w14:paraId="25886E66" w14:textId="77777777" w:rsidR="00C751D0" w:rsidRPr="00143D69" w:rsidRDefault="00C751D0" w:rsidP="00A867F6">
      <w:pPr>
        <w:spacing w:line="360" w:lineRule="auto"/>
        <w:rPr>
          <w:rFonts w:ascii="Times New Roman" w:eastAsia="Times New Roman" w:hAnsi="Times New Roman" w:cs="Times New Roman"/>
          <w:b/>
          <w:color w:val="4F81BD"/>
          <w:sz w:val="28"/>
          <w:szCs w:val="28"/>
        </w:rPr>
      </w:pPr>
      <w:r w:rsidRPr="00143D69">
        <w:rPr>
          <w:rFonts w:ascii="Times New Roman" w:eastAsia="Times New Roman" w:hAnsi="Times New Roman" w:cs="Times New Roman"/>
          <w:b/>
          <w:color w:val="4F81BD"/>
          <w:sz w:val="28"/>
          <w:szCs w:val="28"/>
        </w:rPr>
        <w:br w:type="page"/>
      </w:r>
    </w:p>
    <w:p w14:paraId="6C340468" w14:textId="39298B4D" w:rsidR="00C84DA7" w:rsidRPr="00ED485F" w:rsidRDefault="00F00898" w:rsidP="00A867F6">
      <w:pPr>
        <w:pStyle w:val="Heading3"/>
        <w:spacing w:before="120" w:after="120" w:line="360" w:lineRule="auto"/>
        <w:ind w:right="216"/>
        <w:rPr>
          <w:rFonts w:ascii="Times New Roman" w:eastAsia="Times New Roman" w:hAnsi="Times New Roman" w:cs="Times New Roman"/>
          <w:b/>
          <w:color w:val="4F81BD"/>
          <w:sz w:val="32"/>
          <w:szCs w:val="32"/>
        </w:rPr>
      </w:pPr>
      <w:r w:rsidRPr="00ED485F">
        <w:rPr>
          <w:rFonts w:ascii="Times New Roman" w:eastAsia="Times New Roman" w:hAnsi="Times New Roman" w:cs="Times New Roman"/>
          <w:b/>
          <w:color w:val="4F81BD"/>
          <w:sz w:val="32"/>
          <w:szCs w:val="32"/>
        </w:rPr>
        <w:lastRenderedPageBreak/>
        <w:t xml:space="preserve">3.8.7 </w:t>
      </w:r>
      <w:r w:rsidR="00C84DA7" w:rsidRPr="00ED485F">
        <w:rPr>
          <w:rFonts w:ascii="Times New Roman" w:eastAsia="Times New Roman" w:hAnsi="Times New Roman" w:cs="Times New Roman"/>
          <w:b/>
          <w:color w:val="4F81BD"/>
          <w:sz w:val="32"/>
          <w:szCs w:val="32"/>
        </w:rPr>
        <w:t>User Interface Design</w:t>
      </w:r>
    </w:p>
    <w:p w14:paraId="20D72AAD" w14:textId="18314375" w:rsidR="00C751D0" w:rsidRPr="00143D69" w:rsidRDefault="00514C31"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Analysis conducted on the user </w:t>
      </w:r>
      <w:r w:rsidR="00D850E1" w:rsidRPr="00143D69">
        <w:rPr>
          <w:rFonts w:ascii="Times New Roman" w:hAnsi="Times New Roman" w:cs="Times New Roman"/>
          <w:sz w:val="24"/>
          <w:szCs w:val="24"/>
        </w:rPr>
        <w:t>interface.</w:t>
      </w:r>
    </w:p>
    <w:p w14:paraId="2C04BDC9" w14:textId="45FEFAA8" w:rsidR="00B43E26" w:rsidRPr="00143D69" w:rsidRDefault="007548D8" w:rsidP="00A867F6">
      <w:pPr>
        <w:spacing w:line="360" w:lineRule="auto"/>
        <w:jc w:val="center"/>
        <w:rPr>
          <w:rFonts w:ascii="Times New Roman" w:hAnsi="Times New Roman" w:cs="Times New Roman"/>
          <w:sz w:val="24"/>
          <w:szCs w:val="24"/>
        </w:rPr>
      </w:pPr>
      <w:r w:rsidRPr="00143D69">
        <w:rPr>
          <w:rFonts w:ascii="Times New Roman" w:hAnsi="Times New Roman" w:cs="Times New Roman"/>
          <w:noProof/>
          <w:sz w:val="24"/>
          <w:szCs w:val="24"/>
        </w:rPr>
        <w:drawing>
          <wp:inline distT="0" distB="0" distL="0" distR="0" wp14:anchorId="61E2CE01" wp14:editId="7D1B3687">
            <wp:extent cx="1509282" cy="3200400"/>
            <wp:effectExtent l="0" t="0" r="0" b="0"/>
            <wp:docPr id="144482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21454" name="Picture 1444821454"/>
                    <pic:cNvPicPr/>
                  </pic:nvPicPr>
                  <pic:blipFill rotWithShape="1">
                    <a:blip r:embed="rId32" cstate="print">
                      <a:extLst>
                        <a:ext uri="{28A0092B-C50C-407E-A947-70E740481C1C}">
                          <a14:useLocalDpi xmlns:a14="http://schemas.microsoft.com/office/drawing/2010/main" val="0"/>
                        </a:ext>
                      </a:extLst>
                    </a:blip>
                    <a:srcRect l="37300" t="2132" r="37298" b="2109"/>
                    <a:stretch/>
                  </pic:blipFill>
                  <pic:spPr bwMode="auto">
                    <a:xfrm>
                      <a:off x="0" y="0"/>
                      <a:ext cx="1509282" cy="3200400"/>
                    </a:xfrm>
                    <a:prstGeom prst="rect">
                      <a:avLst/>
                    </a:prstGeom>
                    <a:ln>
                      <a:noFill/>
                    </a:ln>
                    <a:extLst>
                      <a:ext uri="{53640926-AAD7-44D8-BBD7-CCE9431645EC}">
                        <a14:shadowObscured xmlns:a14="http://schemas.microsoft.com/office/drawing/2010/main"/>
                      </a:ext>
                    </a:extLst>
                  </pic:spPr>
                </pic:pic>
              </a:graphicData>
            </a:graphic>
          </wp:inline>
        </w:drawing>
      </w:r>
    </w:p>
    <w:p w14:paraId="11B71880" w14:textId="0B57AFB4" w:rsidR="00C12621" w:rsidRPr="00143D69" w:rsidRDefault="00C12621" w:rsidP="00A867F6">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 xml:space="preserve">3 </w:t>
      </w:r>
      <w:r w:rsidRPr="00143D69">
        <w:rPr>
          <w:rFonts w:ascii="Times New Roman" w:eastAsia="Times New Roman" w:hAnsi="Times New Roman" w:cs="Times New Roman"/>
          <w:b/>
          <w:color w:val="335B8A"/>
        </w:rPr>
        <w:t>mobile application loading page below.</w:t>
      </w:r>
    </w:p>
    <w:p w14:paraId="677B7386" w14:textId="0EEE9FE2" w:rsidR="008905C4" w:rsidRPr="00143D69" w:rsidRDefault="008905C4" w:rsidP="00A867F6">
      <w:pPr>
        <w:spacing w:line="360" w:lineRule="auto"/>
        <w:jc w:val="center"/>
        <w:rPr>
          <w:rFonts w:ascii="Times New Roman" w:hAnsi="Times New Roman" w:cs="Times New Roman"/>
          <w:sz w:val="24"/>
          <w:szCs w:val="24"/>
        </w:rPr>
      </w:pPr>
      <w:r w:rsidRPr="00143D69">
        <w:rPr>
          <w:rFonts w:ascii="Times New Roman" w:hAnsi="Times New Roman" w:cs="Times New Roman"/>
          <w:noProof/>
          <w:sz w:val="24"/>
          <w:szCs w:val="24"/>
        </w:rPr>
        <w:drawing>
          <wp:inline distT="0" distB="0" distL="0" distR="0" wp14:anchorId="737861FD" wp14:editId="1710DDD7">
            <wp:extent cx="1513726" cy="3212275"/>
            <wp:effectExtent l="0" t="0" r="0" b="7620"/>
            <wp:docPr id="794779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79065" name="Picture 794779065"/>
                    <pic:cNvPicPr/>
                  </pic:nvPicPr>
                  <pic:blipFill rotWithShape="1">
                    <a:blip r:embed="rId33" cstate="print">
                      <a:extLst>
                        <a:ext uri="{28A0092B-C50C-407E-A947-70E740481C1C}">
                          <a14:useLocalDpi xmlns:a14="http://schemas.microsoft.com/office/drawing/2010/main" val="0"/>
                        </a:ext>
                      </a:extLst>
                    </a:blip>
                    <a:srcRect l="37263" t="1776" r="37262" b="2114"/>
                    <a:stretch/>
                  </pic:blipFill>
                  <pic:spPr bwMode="auto">
                    <a:xfrm>
                      <a:off x="0" y="0"/>
                      <a:ext cx="1514158" cy="3213192"/>
                    </a:xfrm>
                    <a:prstGeom prst="rect">
                      <a:avLst/>
                    </a:prstGeom>
                    <a:ln>
                      <a:noFill/>
                    </a:ln>
                    <a:extLst>
                      <a:ext uri="{53640926-AAD7-44D8-BBD7-CCE9431645EC}">
                        <a14:shadowObscured xmlns:a14="http://schemas.microsoft.com/office/drawing/2010/main"/>
                      </a:ext>
                    </a:extLst>
                  </pic:spPr>
                </pic:pic>
              </a:graphicData>
            </a:graphic>
          </wp:inline>
        </w:drawing>
      </w:r>
    </w:p>
    <w:p w14:paraId="159DAA83" w14:textId="10FCFB65" w:rsidR="00923A6E" w:rsidRPr="00143D69" w:rsidRDefault="00923A6E" w:rsidP="00A867F6">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4</w:t>
      </w:r>
      <w:r w:rsidRPr="00143D69">
        <w:rPr>
          <w:rFonts w:ascii="Times New Roman" w:eastAsia="Times New Roman" w:hAnsi="Times New Roman" w:cs="Times New Roman"/>
          <w:b/>
          <w:color w:val="335B8A"/>
        </w:rPr>
        <w:t xml:space="preserve"> mobile application log-in page.</w:t>
      </w:r>
    </w:p>
    <w:p w14:paraId="051F1720" w14:textId="77777777" w:rsidR="00E80182" w:rsidRPr="00143D69" w:rsidRDefault="00E80182" w:rsidP="00A867F6">
      <w:pPr>
        <w:spacing w:line="360" w:lineRule="auto"/>
        <w:rPr>
          <w:rFonts w:ascii="Times New Roman" w:eastAsia="Times New Roman" w:hAnsi="Times New Roman" w:cs="Times New Roman"/>
          <w:b/>
          <w:color w:val="335B8A"/>
          <w:sz w:val="32"/>
          <w:szCs w:val="32"/>
        </w:rPr>
      </w:pPr>
    </w:p>
    <w:p w14:paraId="515E326B" w14:textId="0DC45369" w:rsidR="00934CC7" w:rsidRPr="00143D69" w:rsidRDefault="008C40E1" w:rsidP="00A867F6">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noProof/>
          <w:color w:val="335B8A"/>
          <w:sz w:val="32"/>
          <w:szCs w:val="32"/>
        </w:rPr>
        <w:lastRenderedPageBreak/>
        <w:drawing>
          <wp:inline distT="0" distB="0" distL="0" distR="0" wp14:anchorId="3FC09FC3" wp14:editId="62880411">
            <wp:extent cx="1519449" cy="3206115"/>
            <wp:effectExtent l="0" t="0" r="5080" b="0"/>
            <wp:docPr id="1583913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13462" name="Picture 1583913462"/>
                    <pic:cNvPicPr/>
                  </pic:nvPicPr>
                  <pic:blipFill rotWithShape="1">
                    <a:blip r:embed="rId34" cstate="print">
                      <a:extLst>
                        <a:ext uri="{28A0092B-C50C-407E-A947-70E740481C1C}">
                          <a14:useLocalDpi xmlns:a14="http://schemas.microsoft.com/office/drawing/2010/main" val="0"/>
                        </a:ext>
                      </a:extLst>
                    </a:blip>
                    <a:srcRect l="37164" t="1954" r="37260" b="2105"/>
                    <a:stretch/>
                  </pic:blipFill>
                  <pic:spPr bwMode="auto">
                    <a:xfrm>
                      <a:off x="0" y="0"/>
                      <a:ext cx="1520162" cy="3207619"/>
                    </a:xfrm>
                    <a:prstGeom prst="rect">
                      <a:avLst/>
                    </a:prstGeom>
                    <a:ln>
                      <a:noFill/>
                    </a:ln>
                    <a:extLst>
                      <a:ext uri="{53640926-AAD7-44D8-BBD7-CCE9431645EC}">
                        <a14:shadowObscured xmlns:a14="http://schemas.microsoft.com/office/drawing/2010/main"/>
                      </a:ext>
                    </a:extLst>
                  </pic:spPr>
                </pic:pic>
              </a:graphicData>
            </a:graphic>
          </wp:inline>
        </w:drawing>
      </w:r>
    </w:p>
    <w:p w14:paraId="2EB24D39" w14:textId="7534E7B0" w:rsidR="0073024D" w:rsidRPr="00143D69" w:rsidRDefault="0073024D" w:rsidP="00A867F6">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5</w:t>
      </w:r>
      <w:r w:rsidRPr="00143D69">
        <w:rPr>
          <w:rFonts w:ascii="Times New Roman" w:eastAsia="Times New Roman" w:hAnsi="Times New Roman" w:cs="Times New Roman"/>
          <w:b/>
          <w:color w:val="335B8A"/>
        </w:rPr>
        <w:t xml:space="preserve"> mobile application registration page.</w:t>
      </w:r>
    </w:p>
    <w:p w14:paraId="78C08C0D" w14:textId="443DC7DC" w:rsidR="00C236E7" w:rsidRPr="00143D69" w:rsidRDefault="000E39DE" w:rsidP="00A867F6">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noProof/>
          <w:color w:val="335B8A"/>
        </w:rPr>
        <w:drawing>
          <wp:inline distT="0" distB="0" distL="0" distR="0" wp14:anchorId="11292036" wp14:editId="218410DF">
            <wp:extent cx="1519555" cy="3218213"/>
            <wp:effectExtent l="0" t="0" r="4445" b="1270"/>
            <wp:docPr id="4920715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71551" name="Picture 492071551"/>
                    <pic:cNvPicPr/>
                  </pic:nvPicPr>
                  <pic:blipFill rotWithShape="1">
                    <a:blip r:embed="rId35" cstate="print">
                      <a:extLst>
                        <a:ext uri="{28A0092B-C50C-407E-A947-70E740481C1C}">
                          <a14:useLocalDpi xmlns:a14="http://schemas.microsoft.com/office/drawing/2010/main" val="0"/>
                        </a:ext>
                      </a:extLst>
                    </a:blip>
                    <a:srcRect l="37164" t="1954" r="37260" b="1750"/>
                    <a:stretch/>
                  </pic:blipFill>
                  <pic:spPr bwMode="auto">
                    <a:xfrm>
                      <a:off x="0" y="0"/>
                      <a:ext cx="1520162" cy="3219499"/>
                    </a:xfrm>
                    <a:prstGeom prst="rect">
                      <a:avLst/>
                    </a:prstGeom>
                    <a:ln>
                      <a:noFill/>
                    </a:ln>
                    <a:extLst>
                      <a:ext uri="{53640926-AAD7-44D8-BBD7-CCE9431645EC}">
                        <a14:shadowObscured xmlns:a14="http://schemas.microsoft.com/office/drawing/2010/main"/>
                      </a:ext>
                    </a:extLst>
                  </pic:spPr>
                </pic:pic>
              </a:graphicData>
            </a:graphic>
          </wp:inline>
        </w:drawing>
      </w:r>
    </w:p>
    <w:p w14:paraId="24F021EB" w14:textId="3F49EF1A" w:rsidR="00C236E7" w:rsidRPr="00143D69" w:rsidRDefault="00C236E7" w:rsidP="00A867F6">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6</w:t>
      </w:r>
      <w:r w:rsidRPr="00143D69">
        <w:rPr>
          <w:rFonts w:ascii="Times New Roman" w:eastAsia="Times New Roman" w:hAnsi="Times New Roman" w:cs="Times New Roman"/>
          <w:b/>
          <w:color w:val="335B8A"/>
        </w:rPr>
        <w:t xml:space="preserve"> mobile application dashboard page.</w:t>
      </w:r>
    </w:p>
    <w:p w14:paraId="438617A5" w14:textId="56C31800" w:rsidR="00320476" w:rsidRPr="00143D69" w:rsidRDefault="00DE282F" w:rsidP="00A867F6">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noProof/>
          <w:color w:val="335B8A"/>
        </w:rPr>
        <w:lastRenderedPageBreak/>
        <w:drawing>
          <wp:inline distT="0" distB="0" distL="0" distR="0" wp14:anchorId="157CA03A" wp14:editId="44CA574D">
            <wp:extent cx="1516380" cy="3227198"/>
            <wp:effectExtent l="0" t="0" r="7620" b="0"/>
            <wp:docPr id="1198962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62746" name="Picture 1198962746"/>
                    <pic:cNvPicPr/>
                  </pic:nvPicPr>
                  <pic:blipFill rotWithShape="1">
                    <a:blip r:embed="rId36" cstate="print">
                      <a:extLst>
                        <a:ext uri="{28A0092B-C50C-407E-A947-70E740481C1C}">
                          <a14:useLocalDpi xmlns:a14="http://schemas.microsoft.com/office/drawing/2010/main" val="0"/>
                        </a:ext>
                      </a:extLst>
                    </a:blip>
                    <a:srcRect l="37167" t="1625" r="37317" b="1833"/>
                    <a:stretch/>
                  </pic:blipFill>
                  <pic:spPr bwMode="auto">
                    <a:xfrm>
                      <a:off x="0" y="0"/>
                      <a:ext cx="1516596" cy="3227658"/>
                    </a:xfrm>
                    <a:prstGeom prst="rect">
                      <a:avLst/>
                    </a:prstGeom>
                    <a:ln>
                      <a:noFill/>
                    </a:ln>
                    <a:extLst>
                      <a:ext uri="{53640926-AAD7-44D8-BBD7-CCE9431645EC}">
                        <a14:shadowObscured xmlns:a14="http://schemas.microsoft.com/office/drawing/2010/main"/>
                      </a:ext>
                    </a:extLst>
                  </pic:spPr>
                </pic:pic>
              </a:graphicData>
            </a:graphic>
          </wp:inline>
        </w:drawing>
      </w:r>
    </w:p>
    <w:p w14:paraId="67771054" w14:textId="01A287BE" w:rsidR="006844F4" w:rsidRPr="00143D69" w:rsidRDefault="006844F4" w:rsidP="00A867F6">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7</w:t>
      </w:r>
      <w:r w:rsidRPr="00143D69">
        <w:rPr>
          <w:rFonts w:ascii="Times New Roman" w:eastAsia="Times New Roman" w:hAnsi="Times New Roman" w:cs="Times New Roman"/>
          <w:b/>
          <w:color w:val="335B8A"/>
        </w:rPr>
        <w:t xml:space="preserve"> mobile application </w:t>
      </w:r>
      <w:r w:rsidR="00DE282F" w:rsidRPr="00143D69">
        <w:rPr>
          <w:rFonts w:ascii="Times New Roman" w:eastAsia="Times New Roman" w:hAnsi="Times New Roman" w:cs="Times New Roman"/>
          <w:b/>
          <w:color w:val="335B8A"/>
        </w:rPr>
        <w:t>Loan Request</w:t>
      </w:r>
      <w:r w:rsidRPr="00143D69">
        <w:rPr>
          <w:rFonts w:ascii="Times New Roman" w:eastAsia="Times New Roman" w:hAnsi="Times New Roman" w:cs="Times New Roman"/>
          <w:b/>
          <w:color w:val="335B8A"/>
        </w:rPr>
        <w:t xml:space="preserve"> page.</w:t>
      </w:r>
    </w:p>
    <w:p w14:paraId="4CBC1B7B" w14:textId="75F041EA" w:rsidR="006844F4" w:rsidRPr="00143D69" w:rsidRDefault="00A04606" w:rsidP="00A867F6">
      <w:pPr>
        <w:spacing w:line="360" w:lineRule="auto"/>
        <w:jc w:val="center"/>
        <w:rPr>
          <w:rFonts w:ascii="Times New Roman" w:eastAsia="Times New Roman" w:hAnsi="Times New Roman" w:cs="Times New Roman"/>
          <w:b/>
          <w:color w:val="335B8A"/>
        </w:rPr>
      </w:pPr>
      <w:r w:rsidRPr="00143D69">
        <w:rPr>
          <w:rFonts w:ascii="Times New Roman" w:hAnsi="Times New Roman" w:cs="Times New Roman"/>
          <w:noProof/>
        </w:rPr>
        <w:drawing>
          <wp:inline distT="0" distB="0" distL="0" distR="0" wp14:anchorId="1D1DB64E" wp14:editId="6AFC6525">
            <wp:extent cx="1516177" cy="3204927"/>
            <wp:effectExtent l="0" t="0" r="8255" b="0"/>
            <wp:docPr id="123882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23196" name=""/>
                    <pic:cNvPicPr/>
                  </pic:nvPicPr>
                  <pic:blipFill rotWithShape="1">
                    <a:blip r:embed="rId37"/>
                    <a:srcRect l="37167" t="2031" r="37318" b="2087"/>
                    <a:stretch/>
                  </pic:blipFill>
                  <pic:spPr bwMode="auto">
                    <a:xfrm>
                      <a:off x="0" y="0"/>
                      <a:ext cx="1516491" cy="3205592"/>
                    </a:xfrm>
                    <a:prstGeom prst="rect">
                      <a:avLst/>
                    </a:prstGeom>
                    <a:ln>
                      <a:noFill/>
                    </a:ln>
                    <a:extLst>
                      <a:ext uri="{53640926-AAD7-44D8-BBD7-CCE9431645EC}">
                        <a14:shadowObscured xmlns:a14="http://schemas.microsoft.com/office/drawing/2010/main"/>
                      </a:ext>
                    </a:extLst>
                  </pic:spPr>
                </pic:pic>
              </a:graphicData>
            </a:graphic>
          </wp:inline>
        </w:drawing>
      </w:r>
    </w:p>
    <w:p w14:paraId="54B54DC0" w14:textId="74FF1FBA" w:rsidR="006844F4" w:rsidRPr="00143D69" w:rsidRDefault="006844F4" w:rsidP="00A867F6">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Figure 3.1</w:t>
      </w:r>
      <w:r w:rsidR="00FA16E8">
        <w:rPr>
          <w:rFonts w:ascii="Times New Roman" w:eastAsia="Times New Roman" w:hAnsi="Times New Roman" w:cs="Times New Roman"/>
          <w:b/>
          <w:color w:val="335B8A"/>
        </w:rPr>
        <w:t>8</w:t>
      </w:r>
      <w:r w:rsidR="006F06BF">
        <w:rPr>
          <w:rFonts w:ascii="Times New Roman" w:eastAsia="Times New Roman" w:hAnsi="Times New Roman" w:cs="Times New Roman"/>
          <w:b/>
          <w:color w:val="335B8A"/>
        </w:rPr>
        <w:t xml:space="preserve"> </w:t>
      </w:r>
      <w:r w:rsidRPr="00143D69">
        <w:rPr>
          <w:rFonts w:ascii="Times New Roman" w:eastAsia="Times New Roman" w:hAnsi="Times New Roman" w:cs="Times New Roman"/>
          <w:b/>
          <w:color w:val="335B8A"/>
        </w:rPr>
        <w:t xml:space="preserve">mobile application </w:t>
      </w:r>
      <w:r w:rsidR="00DE282F" w:rsidRPr="00143D69">
        <w:rPr>
          <w:rFonts w:ascii="Times New Roman" w:eastAsia="Times New Roman" w:hAnsi="Times New Roman" w:cs="Times New Roman"/>
          <w:b/>
          <w:color w:val="335B8A"/>
        </w:rPr>
        <w:t>Activities</w:t>
      </w:r>
      <w:r w:rsidRPr="00143D69">
        <w:rPr>
          <w:rFonts w:ascii="Times New Roman" w:eastAsia="Times New Roman" w:hAnsi="Times New Roman" w:cs="Times New Roman"/>
          <w:b/>
          <w:color w:val="335B8A"/>
        </w:rPr>
        <w:t xml:space="preserve"> page.</w:t>
      </w:r>
    </w:p>
    <w:p w14:paraId="4F463D95" w14:textId="4A74A9AC" w:rsidR="006844F4" w:rsidRDefault="006844F4" w:rsidP="00A867F6">
      <w:pPr>
        <w:spacing w:line="360" w:lineRule="auto"/>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br w:type="page"/>
      </w:r>
    </w:p>
    <w:p w14:paraId="2447F7C4" w14:textId="1ACCBFEA" w:rsidR="004C67AE" w:rsidRPr="00143D69" w:rsidRDefault="004C67AE" w:rsidP="00A867F6">
      <w:pPr>
        <w:spacing w:line="360" w:lineRule="auto"/>
        <w:jc w:val="center"/>
        <w:rPr>
          <w:rFonts w:ascii="Times New Roman" w:eastAsia="Times New Roman" w:hAnsi="Times New Roman" w:cs="Times New Roman"/>
          <w:b/>
          <w:color w:val="335B8A"/>
        </w:rPr>
      </w:pPr>
      <w:r>
        <w:rPr>
          <w:noProof/>
        </w:rPr>
        <w:lastRenderedPageBreak/>
        <w:drawing>
          <wp:inline distT="0" distB="0" distL="0" distR="0" wp14:anchorId="3BEB43CF" wp14:editId="5FBB6AA4">
            <wp:extent cx="1264861" cy="2700670"/>
            <wp:effectExtent l="0" t="0" r="0" b="4445"/>
            <wp:docPr id="196505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52469" name=""/>
                    <pic:cNvPicPr/>
                  </pic:nvPicPr>
                  <pic:blipFill rotWithShape="1">
                    <a:blip r:embed="rId38"/>
                    <a:srcRect l="35603" t="6360" r="43113" b="12850"/>
                    <a:stretch/>
                  </pic:blipFill>
                  <pic:spPr bwMode="auto">
                    <a:xfrm>
                      <a:off x="0" y="0"/>
                      <a:ext cx="1265016" cy="2701000"/>
                    </a:xfrm>
                    <a:prstGeom prst="rect">
                      <a:avLst/>
                    </a:prstGeom>
                    <a:ln>
                      <a:noFill/>
                    </a:ln>
                    <a:extLst>
                      <a:ext uri="{53640926-AAD7-44D8-BBD7-CCE9431645EC}">
                        <a14:shadowObscured xmlns:a14="http://schemas.microsoft.com/office/drawing/2010/main"/>
                      </a:ext>
                    </a:extLst>
                  </pic:spPr>
                </pic:pic>
              </a:graphicData>
            </a:graphic>
          </wp:inline>
        </w:drawing>
      </w:r>
    </w:p>
    <w:p w14:paraId="754925F5" w14:textId="77777777" w:rsidR="00F27D88" w:rsidRPr="00143D69" w:rsidRDefault="00F27D88" w:rsidP="00A867F6">
      <w:pPr>
        <w:spacing w:line="360" w:lineRule="auto"/>
        <w:jc w:val="center"/>
        <w:rPr>
          <w:rFonts w:ascii="Times New Roman" w:eastAsia="Times New Roman" w:hAnsi="Times New Roman" w:cs="Times New Roman"/>
          <w:b/>
          <w:color w:val="335B8A"/>
        </w:rPr>
      </w:pPr>
    </w:p>
    <w:p w14:paraId="0F7A8617" w14:textId="77777777" w:rsidR="00F27D88" w:rsidRPr="00143D69" w:rsidRDefault="00F27D88" w:rsidP="00A867F6">
      <w:pPr>
        <w:spacing w:line="360" w:lineRule="auto"/>
        <w:jc w:val="center"/>
        <w:rPr>
          <w:rFonts w:ascii="Times New Roman" w:eastAsia="Times New Roman" w:hAnsi="Times New Roman" w:cs="Times New Roman"/>
          <w:b/>
          <w:color w:val="335B8A"/>
        </w:rPr>
      </w:pPr>
    </w:p>
    <w:p w14:paraId="62672580" w14:textId="1FF2B445" w:rsidR="0022707E" w:rsidRDefault="006844F4" w:rsidP="00A867F6">
      <w:pPr>
        <w:spacing w:line="360" w:lineRule="auto"/>
        <w:jc w:val="center"/>
        <w:rPr>
          <w:rFonts w:ascii="Times New Roman" w:eastAsia="Times New Roman" w:hAnsi="Times New Roman" w:cs="Times New Roman"/>
          <w:b/>
          <w:color w:val="335B8A"/>
        </w:rPr>
      </w:pPr>
      <w:r w:rsidRPr="00143D69">
        <w:rPr>
          <w:rFonts w:ascii="Times New Roman" w:eastAsia="Times New Roman" w:hAnsi="Times New Roman" w:cs="Times New Roman"/>
          <w:b/>
          <w:color w:val="335B8A"/>
        </w:rPr>
        <w:t xml:space="preserve">Figure </w:t>
      </w:r>
      <w:r w:rsidR="00FA16E8" w:rsidRPr="00143D69">
        <w:rPr>
          <w:rFonts w:ascii="Times New Roman" w:eastAsia="Times New Roman" w:hAnsi="Times New Roman" w:cs="Times New Roman"/>
          <w:b/>
          <w:color w:val="335B8A"/>
        </w:rPr>
        <w:t>3.1</w:t>
      </w:r>
      <w:r w:rsidR="00FA16E8">
        <w:rPr>
          <w:rFonts w:ascii="Times New Roman" w:eastAsia="Times New Roman" w:hAnsi="Times New Roman" w:cs="Times New Roman"/>
          <w:b/>
          <w:color w:val="335B8A"/>
        </w:rPr>
        <w:t xml:space="preserve">9 </w:t>
      </w:r>
      <w:r w:rsidR="00FA16E8" w:rsidRPr="00143D69">
        <w:rPr>
          <w:rFonts w:ascii="Times New Roman" w:eastAsia="Times New Roman" w:hAnsi="Times New Roman" w:cs="Times New Roman"/>
          <w:b/>
          <w:color w:val="335B8A"/>
        </w:rPr>
        <w:t>mobile</w:t>
      </w:r>
      <w:r w:rsidRPr="00143D69">
        <w:rPr>
          <w:rFonts w:ascii="Times New Roman" w:eastAsia="Times New Roman" w:hAnsi="Times New Roman" w:cs="Times New Roman"/>
          <w:b/>
          <w:color w:val="335B8A"/>
        </w:rPr>
        <w:t xml:space="preserve"> application </w:t>
      </w:r>
      <w:r w:rsidR="00F27D88" w:rsidRPr="00143D69">
        <w:rPr>
          <w:rFonts w:ascii="Times New Roman" w:eastAsia="Times New Roman" w:hAnsi="Times New Roman" w:cs="Times New Roman"/>
          <w:b/>
          <w:color w:val="335B8A"/>
        </w:rPr>
        <w:t>loan Status</w:t>
      </w:r>
      <w:r w:rsidRPr="00143D69">
        <w:rPr>
          <w:rFonts w:ascii="Times New Roman" w:eastAsia="Times New Roman" w:hAnsi="Times New Roman" w:cs="Times New Roman"/>
          <w:b/>
          <w:color w:val="335B8A"/>
        </w:rPr>
        <w:t xml:space="preserve"> page.</w:t>
      </w:r>
    </w:p>
    <w:p w14:paraId="1FC50387" w14:textId="77777777" w:rsidR="0022707E" w:rsidRDefault="0022707E" w:rsidP="00A867F6">
      <w:pPr>
        <w:spacing w:line="360" w:lineRule="auto"/>
        <w:rPr>
          <w:rFonts w:ascii="Times New Roman" w:eastAsia="Times New Roman" w:hAnsi="Times New Roman" w:cs="Times New Roman"/>
          <w:b/>
          <w:color w:val="335B8A"/>
        </w:rPr>
      </w:pPr>
      <w:r>
        <w:rPr>
          <w:rFonts w:ascii="Times New Roman" w:eastAsia="Times New Roman" w:hAnsi="Times New Roman" w:cs="Times New Roman"/>
          <w:b/>
          <w:color w:val="335B8A"/>
        </w:rPr>
        <w:br w:type="page"/>
      </w:r>
    </w:p>
    <w:p w14:paraId="1A7292B3" w14:textId="77777777" w:rsidR="006844F4" w:rsidRPr="00143D69" w:rsidRDefault="006844F4" w:rsidP="00A867F6">
      <w:pPr>
        <w:spacing w:line="360" w:lineRule="auto"/>
        <w:jc w:val="center"/>
        <w:rPr>
          <w:rFonts w:ascii="Times New Roman" w:eastAsia="Times New Roman" w:hAnsi="Times New Roman" w:cs="Times New Roman"/>
          <w:b/>
          <w:color w:val="335B8A"/>
        </w:rPr>
      </w:pPr>
    </w:p>
    <w:p w14:paraId="1AC17C78" w14:textId="77777777" w:rsidR="006844F4" w:rsidRPr="00143D69" w:rsidRDefault="006844F4" w:rsidP="00A867F6">
      <w:pPr>
        <w:spacing w:line="360" w:lineRule="auto"/>
        <w:jc w:val="center"/>
        <w:rPr>
          <w:rFonts w:ascii="Times New Roman" w:eastAsia="Times New Roman" w:hAnsi="Times New Roman" w:cs="Times New Roman"/>
          <w:b/>
          <w:color w:val="335B8A"/>
        </w:rPr>
      </w:pPr>
    </w:p>
    <w:p w14:paraId="58100FE6" w14:textId="2390D107" w:rsidR="002205E8" w:rsidRPr="00143D69" w:rsidRDefault="002205E8" w:rsidP="00A867F6">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Chapter 4</w:t>
      </w:r>
    </w:p>
    <w:p w14:paraId="2FF1CAE1" w14:textId="77777777" w:rsidR="000C5DCD" w:rsidRPr="00143D69" w:rsidRDefault="003421FF" w:rsidP="00A867F6">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 xml:space="preserve">Testing and Implementation </w:t>
      </w:r>
    </w:p>
    <w:p w14:paraId="474B2D25" w14:textId="77777777" w:rsidR="00D01E39" w:rsidRPr="00143D69" w:rsidRDefault="00D01E39" w:rsidP="00A867F6">
      <w:pPr>
        <w:spacing w:line="360" w:lineRule="auto"/>
        <w:rPr>
          <w:rFonts w:ascii="Times New Roman" w:eastAsia="Times New Roman" w:hAnsi="Times New Roman" w:cs="Times New Roman"/>
          <w:b/>
          <w:color w:val="335B8A"/>
          <w:sz w:val="32"/>
          <w:szCs w:val="32"/>
        </w:rPr>
      </w:pPr>
    </w:p>
    <w:p w14:paraId="3A037652" w14:textId="77777777" w:rsidR="00D01E39" w:rsidRPr="00143D69" w:rsidRDefault="00D01E39" w:rsidP="00A867F6">
      <w:pPr>
        <w:spacing w:line="360" w:lineRule="auto"/>
        <w:rPr>
          <w:rFonts w:ascii="Times New Roman" w:eastAsia="Times New Roman" w:hAnsi="Times New Roman" w:cs="Times New Roman"/>
          <w:b/>
          <w:color w:val="335B8A"/>
          <w:sz w:val="32"/>
          <w:szCs w:val="32"/>
        </w:rPr>
      </w:pPr>
    </w:p>
    <w:p w14:paraId="5D9D6C21" w14:textId="2A0FC4F3" w:rsidR="00D01E39" w:rsidRPr="00143D69" w:rsidRDefault="00D01E39" w:rsidP="00A867F6">
      <w:pPr>
        <w:spacing w:line="360" w:lineRule="auto"/>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4.1 Overview</w:t>
      </w:r>
    </w:p>
    <w:p w14:paraId="7B9FF242" w14:textId="533020E1" w:rsidR="00D72528" w:rsidRPr="006D7C2F" w:rsidRDefault="00D72528" w:rsidP="00A867F6">
      <w:pPr>
        <w:spacing w:line="360" w:lineRule="auto"/>
        <w:rPr>
          <w:rFonts w:ascii="Times New Roman" w:eastAsia="Times New Roman" w:hAnsi="Times New Roman" w:cs="Times New Roman"/>
          <w:bCs/>
          <w:sz w:val="32"/>
          <w:szCs w:val="32"/>
        </w:rPr>
      </w:pPr>
    </w:p>
    <w:p w14:paraId="1E66FC25" w14:textId="1DA3B5B7" w:rsidR="00D72528" w:rsidRPr="006D7C2F" w:rsidRDefault="00D72528" w:rsidP="00A867F6">
      <w:pPr>
        <w:spacing w:line="360" w:lineRule="auto"/>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This chapter covers the development of the system</w:t>
      </w:r>
      <w:r w:rsidR="008D5567" w:rsidRPr="006D7C2F">
        <w:rPr>
          <w:rFonts w:ascii="Times New Roman" w:eastAsia="Times New Roman" w:hAnsi="Times New Roman" w:cs="Times New Roman"/>
          <w:bCs/>
          <w:sz w:val="24"/>
          <w:szCs w:val="24"/>
        </w:rPr>
        <w:t xml:space="preserve"> as well as other </w:t>
      </w:r>
      <w:r w:rsidR="003616D9" w:rsidRPr="006D7C2F">
        <w:rPr>
          <w:rFonts w:ascii="Times New Roman" w:eastAsia="Times New Roman" w:hAnsi="Times New Roman" w:cs="Times New Roman"/>
          <w:bCs/>
          <w:sz w:val="24"/>
          <w:szCs w:val="24"/>
        </w:rPr>
        <w:t xml:space="preserve">relevant aspects that have helped with the development like the database, frontend and backend. As well as difficulties faced </w:t>
      </w:r>
      <w:r w:rsidR="00360BA1" w:rsidRPr="006D7C2F">
        <w:rPr>
          <w:rFonts w:ascii="Times New Roman" w:eastAsia="Times New Roman" w:hAnsi="Times New Roman" w:cs="Times New Roman"/>
          <w:bCs/>
          <w:sz w:val="24"/>
          <w:szCs w:val="24"/>
        </w:rPr>
        <w:t>throughout</w:t>
      </w:r>
      <w:r w:rsidR="003616D9" w:rsidRPr="006D7C2F">
        <w:rPr>
          <w:rFonts w:ascii="Times New Roman" w:eastAsia="Times New Roman" w:hAnsi="Times New Roman" w:cs="Times New Roman"/>
          <w:bCs/>
          <w:sz w:val="24"/>
          <w:szCs w:val="24"/>
        </w:rPr>
        <w:t xml:space="preserve"> the development process and how they were </w:t>
      </w:r>
      <w:r w:rsidR="00197774" w:rsidRPr="006D7C2F">
        <w:rPr>
          <w:rFonts w:ascii="Times New Roman" w:eastAsia="Times New Roman" w:hAnsi="Times New Roman" w:cs="Times New Roman"/>
          <w:bCs/>
          <w:sz w:val="24"/>
          <w:szCs w:val="24"/>
        </w:rPr>
        <w:t>solved.</w:t>
      </w:r>
    </w:p>
    <w:p w14:paraId="13874D0B" w14:textId="77777777" w:rsidR="00D72528" w:rsidRPr="006D7C2F" w:rsidRDefault="00D72528" w:rsidP="00A867F6">
      <w:pPr>
        <w:spacing w:line="360" w:lineRule="auto"/>
        <w:rPr>
          <w:rFonts w:ascii="Times New Roman" w:eastAsia="Times New Roman" w:hAnsi="Times New Roman" w:cs="Times New Roman"/>
          <w:bCs/>
          <w:sz w:val="32"/>
          <w:szCs w:val="32"/>
        </w:rPr>
      </w:pPr>
    </w:p>
    <w:p w14:paraId="3822D51E" w14:textId="20EA8495" w:rsidR="00CD0FCA" w:rsidRPr="006D7C2F" w:rsidRDefault="00360BA1" w:rsidP="00A867F6">
      <w:pPr>
        <w:spacing w:line="360" w:lineRule="auto"/>
        <w:rPr>
          <w:rFonts w:ascii="Times New Roman" w:eastAsia="Times New Roman" w:hAnsi="Times New Roman" w:cs="Times New Roman"/>
          <w:b/>
          <w:color w:val="335B8A"/>
          <w:sz w:val="32"/>
          <w:szCs w:val="32"/>
        </w:rPr>
      </w:pPr>
      <w:r w:rsidRPr="006D7C2F">
        <w:rPr>
          <w:rFonts w:ascii="Times New Roman" w:eastAsia="Times New Roman" w:hAnsi="Times New Roman" w:cs="Times New Roman"/>
          <w:b/>
          <w:color w:val="335B8A"/>
          <w:sz w:val="32"/>
          <w:szCs w:val="32"/>
        </w:rPr>
        <w:t>4.</w:t>
      </w:r>
      <w:r w:rsidR="0050460B">
        <w:rPr>
          <w:rFonts w:ascii="Times New Roman" w:eastAsia="Times New Roman" w:hAnsi="Times New Roman" w:cs="Times New Roman"/>
          <w:b/>
          <w:color w:val="335B8A"/>
          <w:sz w:val="32"/>
          <w:szCs w:val="32"/>
        </w:rPr>
        <w:t>2</w:t>
      </w:r>
      <w:r w:rsidRPr="006D7C2F">
        <w:rPr>
          <w:rFonts w:ascii="Times New Roman" w:eastAsia="Times New Roman" w:hAnsi="Times New Roman" w:cs="Times New Roman"/>
          <w:b/>
          <w:color w:val="335B8A"/>
          <w:sz w:val="32"/>
          <w:szCs w:val="32"/>
        </w:rPr>
        <w:t xml:space="preserve"> Main Features</w:t>
      </w:r>
    </w:p>
    <w:p w14:paraId="27C82D90" w14:textId="61A2703E" w:rsidR="00DC7753" w:rsidRPr="006D7C2F" w:rsidRDefault="003C6040" w:rsidP="00A867F6">
      <w:pPr>
        <w:spacing w:line="360" w:lineRule="auto"/>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T</w:t>
      </w:r>
      <w:r w:rsidR="00DC7753" w:rsidRPr="006D7C2F">
        <w:rPr>
          <w:rFonts w:ascii="Times New Roman" w:eastAsia="Times New Roman" w:hAnsi="Times New Roman" w:cs="Times New Roman"/>
          <w:bCs/>
          <w:sz w:val="24"/>
          <w:szCs w:val="24"/>
        </w:rPr>
        <w:t>he main features of the system are-</w:t>
      </w:r>
    </w:p>
    <w:p w14:paraId="2DB8A8FB" w14:textId="77777777" w:rsidR="00B97720" w:rsidRPr="006D7C2F" w:rsidRDefault="00B97720" w:rsidP="00A867F6">
      <w:pPr>
        <w:spacing w:line="360" w:lineRule="auto"/>
        <w:rPr>
          <w:rFonts w:ascii="Times New Roman" w:eastAsia="Times New Roman" w:hAnsi="Times New Roman" w:cs="Times New Roman"/>
          <w:bCs/>
          <w:sz w:val="24"/>
          <w:szCs w:val="24"/>
        </w:rPr>
      </w:pPr>
    </w:p>
    <w:p w14:paraId="079BAE33" w14:textId="176FA725" w:rsidR="00B97720" w:rsidRPr="006D7C2F" w:rsidRDefault="00EB3BF4" w:rsidP="00A867F6">
      <w:pPr>
        <w:spacing w:line="360" w:lineRule="auto"/>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I)</w:t>
      </w:r>
      <w:r w:rsidR="00DD0D4A" w:rsidRPr="006D7C2F">
        <w:rPr>
          <w:rFonts w:ascii="Times New Roman" w:eastAsia="Times New Roman" w:hAnsi="Times New Roman" w:cs="Times New Roman"/>
          <w:bCs/>
          <w:sz w:val="24"/>
          <w:szCs w:val="24"/>
        </w:rPr>
        <w:t xml:space="preserve">  </w:t>
      </w:r>
      <w:r w:rsidR="002023C1" w:rsidRPr="006D7C2F">
        <w:rPr>
          <w:rFonts w:ascii="Times New Roman" w:eastAsia="Times New Roman" w:hAnsi="Times New Roman" w:cs="Times New Roman"/>
          <w:b/>
          <w:sz w:val="24"/>
          <w:szCs w:val="24"/>
        </w:rPr>
        <w:t>AUTHENTICATION</w:t>
      </w:r>
      <w:r w:rsidR="003C6040" w:rsidRPr="006D7C2F">
        <w:rPr>
          <w:rFonts w:ascii="Times New Roman" w:eastAsia="Times New Roman" w:hAnsi="Times New Roman" w:cs="Times New Roman"/>
          <w:bCs/>
          <w:sz w:val="24"/>
          <w:szCs w:val="24"/>
        </w:rPr>
        <w:t>:</w:t>
      </w:r>
      <w:r w:rsidR="002023C1" w:rsidRPr="006D7C2F">
        <w:rPr>
          <w:rFonts w:ascii="Times New Roman" w:eastAsia="Times New Roman" w:hAnsi="Times New Roman" w:cs="Times New Roman"/>
          <w:bCs/>
          <w:sz w:val="24"/>
          <w:szCs w:val="24"/>
        </w:rPr>
        <w:t xml:space="preserve"> </w:t>
      </w:r>
      <w:r w:rsidR="00D74470" w:rsidRPr="006D7C2F">
        <w:rPr>
          <w:rFonts w:ascii="Times New Roman" w:eastAsia="Times New Roman" w:hAnsi="Times New Roman" w:cs="Times New Roman"/>
          <w:bCs/>
          <w:sz w:val="24"/>
          <w:szCs w:val="24"/>
        </w:rPr>
        <w:t xml:space="preserve">the backend server contains logic that allows us to </w:t>
      </w:r>
      <w:r w:rsidR="00762D9C" w:rsidRPr="006D7C2F">
        <w:rPr>
          <w:rFonts w:ascii="Times New Roman" w:eastAsia="Times New Roman" w:hAnsi="Times New Roman" w:cs="Times New Roman"/>
          <w:bCs/>
          <w:sz w:val="24"/>
          <w:szCs w:val="24"/>
        </w:rPr>
        <w:t>authenticate users on the system</w:t>
      </w:r>
      <w:r w:rsidR="006400A1" w:rsidRPr="006D7C2F">
        <w:rPr>
          <w:rFonts w:ascii="Times New Roman" w:eastAsia="Times New Roman" w:hAnsi="Times New Roman" w:cs="Times New Roman"/>
          <w:bCs/>
          <w:sz w:val="24"/>
          <w:szCs w:val="24"/>
        </w:rPr>
        <w:t xml:space="preserve">. </w:t>
      </w:r>
      <w:r w:rsidR="0097210E" w:rsidRPr="006D7C2F">
        <w:rPr>
          <w:rFonts w:ascii="Times New Roman" w:eastAsia="Times New Roman" w:hAnsi="Times New Roman" w:cs="Times New Roman"/>
          <w:bCs/>
          <w:sz w:val="24"/>
          <w:szCs w:val="24"/>
        </w:rPr>
        <w:t>New members may sign up on the Register page that i</w:t>
      </w:r>
      <w:r w:rsidR="001E5A51" w:rsidRPr="006D7C2F">
        <w:rPr>
          <w:rFonts w:ascii="Times New Roman" w:eastAsia="Times New Roman" w:hAnsi="Times New Roman" w:cs="Times New Roman"/>
          <w:bCs/>
          <w:sz w:val="24"/>
          <w:szCs w:val="24"/>
        </w:rPr>
        <w:t>s</w:t>
      </w:r>
      <w:r w:rsidR="0097210E" w:rsidRPr="006D7C2F">
        <w:rPr>
          <w:rFonts w:ascii="Times New Roman" w:eastAsia="Times New Roman" w:hAnsi="Times New Roman" w:cs="Times New Roman"/>
          <w:bCs/>
          <w:sz w:val="24"/>
          <w:szCs w:val="24"/>
        </w:rPr>
        <w:t xml:space="preserve"> shown </w:t>
      </w:r>
      <w:r w:rsidR="001E5A51" w:rsidRPr="006D7C2F">
        <w:rPr>
          <w:rFonts w:ascii="Times New Roman" w:eastAsia="Times New Roman" w:hAnsi="Times New Roman" w:cs="Times New Roman"/>
          <w:bCs/>
          <w:sz w:val="24"/>
          <w:szCs w:val="24"/>
        </w:rPr>
        <w:t xml:space="preserve">in </w:t>
      </w:r>
      <w:r w:rsidR="001E5A51" w:rsidRPr="006D7C2F">
        <w:rPr>
          <w:rFonts w:ascii="Times New Roman" w:eastAsia="Times New Roman" w:hAnsi="Times New Roman" w:cs="Times New Roman"/>
          <w:b/>
          <w:sz w:val="24"/>
          <w:szCs w:val="24"/>
        </w:rPr>
        <w:t>figure 4.1</w:t>
      </w:r>
      <w:r w:rsidR="001E5A51" w:rsidRPr="006D7C2F">
        <w:rPr>
          <w:rFonts w:ascii="Times New Roman" w:eastAsia="Times New Roman" w:hAnsi="Times New Roman" w:cs="Times New Roman"/>
          <w:bCs/>
          <w:sz w:val="24"/>
          <w:szCs w:val="24"/>
        </w:rPr>
        <w:t xml:space="preserve"> </w:t>
      </w:r>
      <w:r w:rsidR="0097210E" w:rsidRPr="006D7C2F">
        <w:rPr>
          <w:rFonts w:ascii="Times New Roman" w:eastAsia="Times New Roman" w:hAnsi="Times New Roman" w:cs="Times New Roman"/>
          <w:bCs/>
          <w:sz w:val="24"/>
          <w:szCs w:val="24"/>
        </w:rPr>
        <w:t xml:space="preserve">below so that </w:t>
      </w:r>
      <w:r w:rsidR="00CF7373" w:rsidRPr="006D7C2F">
        <w:rPr>
          <w:rFonts w:ascii="Times New Roman" w:eastAsia="Times New Roman" w:hAnsi="Times New Roman" w:cs="Times New Roman"/>
          <w:bCs/>
          <w:sz w:val="24"/>
          <w:szCs w:val="24"/>
        </w:rPr>
        <w:t xml:space="preserve">the registration data will be stored in the </w:t>
      </w:r>
      <w:r w:rsidR="00D57D12" w:rsidRPr="006D7C2F">
        <w:rPr>
          <w:rFonts w:ascii="Times New Roman" w:eastAsia="Times New Roman" w:hAnsi="Times New Roman" w:cs="Times New Roman"/>
          <w:bCs/>
          <w:sz w:val="24"/>
          <w:szCs w:val="24"/>
        </w:rPr>
        <w:t>database.</w:t>
      </w:r>
    </w:p>
    <w:p w14:paraId="144AA162" w14:textId="4B033844" w:rsidR="00D57D12" w:rsidRPr="006D7C2F" w:rsidRDefault="00D57D12" w:rsidP="00A867F6">
      <w:pPr>
        <w:spacing w:line="360" w:lineRule="auto"/>
        <w:ind w:left="360"/>
        <w:rPr>
          <w:rFonts w:ascii="Times New Roman" w:eastAsia="Times New Roman" w:hAnsi="Times New Roman" w:cs="Times New Roman"/>
          <w:bCs/>
          <w:sz w:val="24"/>
          <w:szCs w:val="24"/>
        </w:rPr>
      </w:pPr>
    </w:p>
    <w:p w14:paraId="0EDF8083" w14:textId="77777777" w:rsidR="001E5A51" w:rsidRPr="006D7C2F" w:rsidRDefault="00D05EC1" w:rsidP="00A867F6">
      <w:pPr>
        <w:pStyle w:val="ListParagraph"/>
        <w:spacing w:line="360" w:lineRule="auto"/>
        <w:jc w:val="center"/>
        <w:rPr>
          <w:rFonts w:ascii="Times New Roman" w:eastAsia="Times New Roman" w:hAnsi="Times New Roman" w:cs="Times New Roman"/>
          <w:b/>
          <w:sz w:val="24"/>
          <w:szCs w:val="24"/>
        </w:rPr>
      </w:pPr>
      <w:r w:rsidRPr="006D7C2F">
        <w:rPr>
          <w:rFonts w:ascii="Times New Roman" w:eastAsia="Times New Roman" w:hAnsi="Times New Roman" w:cs="Times New Roman"/>
          <w:b/>
          <w:noProof/>
          <w:sz w:val="24"/>
          <w:szCs w:val="24"/>
        </w:rPr>
        <w:lastRenderedPageBreak/>
        <w:drawing>
          <wp:inline distT="0" distB="0" distL="0" distR="0" wp14:anchorId="0B40EDCC" wp14:editId="616A112E">
            <wp:extent cx="1928276" cy="4176215"/>
            <wp:effectExtent l="0" t="0" r="0" b="0"/>
            <wp:docPr id="680592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39108" cy="4199675"/>
                    </a:xfrm>
                    <a:prstGeom prst="rect">
                      <a:avLst/>
                    </a:prstGeom>
                    <a:noFill/>
                    <a:ln>
                      <a:noFill/>
                    </a:ln>
                  </pic:spPr>
                </pic:pic>
              </a:graphicData>
            </a:graphic>
          </wp:inline>
        </w:drawing>
      </w:r>
    </w:p>
    <w:p w14:paraId="3DA75E45" w14:textId="77777777" w:rsidR="00095674" w:rsidRPr="006D7C2F" w:rsidRDefault="001E5A51" w:rsidP="00A867F6">
      <w:pPr>
        <w:pStyle w:val="ListParagraph"/>
        <w:spacing w:line="360" w:lineRule="auto"/>
        <w:jc w:val="center"/>
        <w:rPr>
          <w:rFonts w:ascii="Times New Roman" w:eastAsia="Times New Roman" w:hAnsi="Times New Roman" w:cs="Times New Roman"/>
          <w:bCs/>
          <w:sz w:val="24"/>
          <w:szCs w:val="24"/>
        </w:rPr>
      </w:pPr>
      <w:r w:rsidRPr="006D7C2F">
        <w:rPr>
          <w:rFonts w:ascii="Times New Roman" w:eastAsia="Times New Roman" w:hAnsi="Times New Roman" w:cs="Times New Roman"/>
          <w:b/>
          <w:sz w:val="24"/>
          <w:szCs w:val="24"/>
        </w:rPr>
        <w:t xml:space="preserve">Figure 4.1 </w:t>
      </w:r>
      <w:r w:rsidR="0081739D" w:rsidRPr="006D7C2F">
        <w:rPr>
          <w:rFonts w:ascii="Times New Roman" w:eastAsia="Times New Roman" w:hAnsi="Times New Roman" w:cs="Times New Roman"/>
          <w:b/>
          <w:sz w:val="24"/>
          <w:szCs w:val="24"/>
        </w:rPr>
        <w:t>invalid registration</w:t>
      </w:r>
      <w:r w:rsidR="000C1C06" w:rsidRPr="006D7C2F">
        <w:rPr>
          <w:rFonts w:ascii="Times New Roman" w:eastAsia="Times New Roman" w:hAnsi="Times New Roman" w:cs="Times New Roman"/>
          <w:bCs/>
          <w:sz w:val="24"/>
          <w:szCs w:val="24"/>
        </w:rPr>
        <w:t xml:space="preserve"> </w:t>
      </w:r>
      <w:r w:rsidR="000C1C06" w:rsidRPr="006D7C2F">
        <w:rPr>
          <w:rFonts w:ascii="Times New Roman" w:eastAsia="Times New Roman" w:hAnsi="Times New Roman" w:cs="Times New Roman"/>
          <w:b/>
          <w:sz w:val="24"/>
          <w:szCs w:val="24"/>
        </w:rPr>
        <w:t>depict</w:t>
      </w:r>
      <w:r w:rsidR="00095674" w:rsidRPr="006D7C2F">
        <w:rPr>
          <w:rFonts w:ascii="Times New Roman" w:eastAsia="Times New Roman" w:hAnsi="Times New Roman" w:cs="Times New Roman"/>
          <w:b/>
          <w:sz w:val="24"/>
          <w:szCs w:val="24"/>
        </w:rPr>
        <w:t>ing</w:t>
      </w:r>
      <w:r w:rsidR="000C1C06" w:rsidRPr="006D7C2F">
        <w:rPr>
          <w:rFonts w:ascii="Times New Roman" w:eastAsia="Times New Roman" w:hAnsi="Times New Roman" w:cs="Times New Roman"/>
          <w:b/>
          <w:sz w:val="24"/>
          <w:szCs w:val="24"/>
        </w:rPr>
        <w:t xml:space="preserve"> a user trying to register with an email that isn’t provided by </w:t>
      </w:r>
      <w:r w:rsidR="00095674" w:rsidRPr="006D7C2F">
        <w:rPr>
          <w:rFonts w:ascii="Times New Roman" w:eastAsia="Times New Roman" w:hAnsi="Times New Roman" w:cs="Times New Roman"/>
          <w:b/>
          <w:sz w:val="24"/>
          <w:szCs w:val="24"/>
        </w:rPr>
        <w:t>B</w:t>
      </w:r>
      <w:r w:rsidR="000C1C06" w:rsidRPr="006D7C2F">
        <w:rPr>
          <w:rFonts w:ascii="Times New Roman" w:eastAsia="Times New Roman" w:hAnsi="Times New Roman" w:cs="Times New Roman"/>
          <w:b/>
          <w:sz w:val="24"/>
          <w:szCs w:val="24"/>
        </w:rPr>
        <w:t>aze university</w:t>
      </w:r>
      <w:r w:rsidR="000C1C06" w:rsidRPr="006D7C2F">
        <w:rPr>
          <w:rFonts w:ascii="Times New Roman" w:eastAsia="Times New Roman" w:hAnsi="Times New Roman" w:cs="Times New Roman"/>
          <w:bCs/>
          <w:sz w:val="24"/>
          <w:szCs w:val="24"/>
        </w:rPr>
        <w:t>.</w:t>
      </w:r>
    </w:p>
    <w:p w14:paraId="5721A469" w14:textId="77777777" w:rsidR="00095674" w:rsidRPr="006D7C2F" w:rsidRDefault="00095674" w:rsidP="00A867F6">
      <w:pPr>
        <w:pStyle w:val="ListParagraph"/>
        <w:spacing w:line="360" w:lineRule="auto"/>
        <w:rPr>
          <w:rFonts w:ascii="Times New Roman" w:eastAsia="Times New Roman" w:hAnsi="Times New Roman" w:cs="Times New Roman"/>
          <w:bCs/>
          <w:sz w:val="24"/>
          <w:szCs w:val="24"/>
        </w:rPr>
      </w:pPr>
    </w:p>
    <w:p w14:paraId="4F2A8EF7" w14:textId="77777777" w:rsidR="00095674" w:rsidRPr="006D7C2F" w:rsidRDefault="00095674" w:rsidP="00A867F6">
      <w:pPr>
        <w:pStyle w:val="ListParagraph"/>
        <w:spacing w:line="360" w:lineRule="auto"/>
        <w:rPr>
          <w:rFonts w:ascii="Times New Roman" w:eastAsia="Times New Roman" w:hAnsi="Times New Roman" w:cs="Times New Roman"/>
          <w:bCs/>
          <w:sz w:val="24"/>
          <w:szCs w:val="24"/>
        </w:rPr>
      </w:pPr>
    </w:p>
    <w:p w14:paraId="1A6BFD58" w14:textId="27D48EEC" w:rsidR="00BC598E" w:rsidRPr="006D7C2F" w:rsidRDefault="002C3776" w:rsidP="00A867F6">
      <w:pPr>
        <w:pStyle w:val="ListParagraph"/>
        <w:spacing w:line="360" w:lineRule="auto"/>
        <w:ind w:left="-142"/>
        <w:rPr>
          <w:rFonts w:ascii="Times New Roman" w:eastAsia="Times New Roman" w:hAnsi="Times New Roman" w:cs="Times New Roman"/>
          <w:b/>
          <w:sz w:val="24"/>
          <w:szCs w:val="24"/>
        </w:rPr>
      </w:pPr>
      <w:r w:rsidRPr="006D7C2F">
        <w:rPr>
          <w:rFonts w:ascii="Times New Roman" w:eastAsia="Times New Roman" w:hAnsi="Times New Roman" w:cs="Times New Roman"/>
          <w:bCs/>
          <w:sz w:val="24"/>
          <w:szCs w:val="24"/>
        </w:rPr>
        <w:t xml:space="preserve">Since only the </w:t>
      </w:r>
      <w:r w:rsidR="00551593" w:rsidRPr="006D7C2F">
        <w:rPr>
          <w:rFonts w:ascii="Times New Roman" w:eastAsia="Times New Roman" w:hAnsi="Times New Roman" w:cs="Times New Roman"/>
          <w:bCs/>
          <w:sz w:val="24"/>
          <w:szCs w:val="24"/>
        </w:rPr>
        <w:t>staff</w:t>
      </w:r>
      <w:r w:rsidRPr="006D7C2F">
        <w:rPr>
          <w:rFonts w:ascii="Times New Roman" w:eastAsia="Times New Roman" w:hAnsi="Times New Roman" w:cs="Times New Roman"/>
          <w:bCs/>
          <w:sz w:val="24"/>
          <w:szCs w:val="24"/>
        </w:rPr>
        <w:t xml:space="preserve"> of Baze university </w:t>
      </w:r>
      <w:r w:rsidR="00551593" w:rsidRPr="006D7C2F">
        <w:rPr>
          <w:rFonts w:ascii="Times New Roman" w:eastAsia="Times New Roman" w:hAnsi="Times New Roman" w:cs="Times New Roman"/>
          <w:bCs/>
          <w:sz w:val="24"/>
          <w:szCs w:val="24"/>
        </w:rPr>
        <w:t xml:space="preserve">are allowed to </w:t>
      </w:r>
      <w:r w:rsidR="00CF737C" w:rsidRPr="006D7C2F">
        <w:rPr>
          <w:rFonts w:ascii="Times New Roman" w:eastAsia="Times New Roman" w:hAnsi="Times New Roman" w:cs="Times New Roman"/>
          <w:bCs/>
          <w:sz w:val="24"/>
          <w:szCs w:val="24"/>
        </w:rPr>
        <w:t xml:space="preserve">be a part of the cooperative, the registration form will filter out registration requests that don’t have </w:t>
      </w:r>
      <w:r w:rsidR="009D69D5" w:rsidRPr="006D7C2F">
        <w:rPr>
          <w:rFonts w:ascii="Times New Roman" w:eastAsia="Times New Roman" w:hAnsi="Times New Roman" w:cs="Times New Roman"/>
          <w:bCs/>
          <w:sz w:val="24"/>
          <w:szCs w:val="24"/>
        </w:rPr>
        <w:t>the valid format fo</w:t>
      </w:r>
      <w:r w:rsidR="006A373F" w:rsidRPr="006D7C2F">
        <w:rPr>
          <w:rFonts w:ascii="Times New Roman" w:eastAsia="Times New Roman" w:hAnsi="Times New Roman" w:cs="Times New Roman"/>
          <w:bCs/>
          <w:sz w:val="24"/>
          <w:szCs w:val="24"/>
        </w:rPr>
        <w:t xml:space="preserve">r </w:t>
      </w:r>
      <w:r w:rsidR="001044A7" w:rsidRPr="006D7C2F">
        <w:rPr>
          <w:rFonts w:ascii="Times New Roman" w:eastAsia="Times New Roman" w:hAnsi="Times New Roman" w:cs="Times New Roman"/>
          <w:bCs/>
          <w:sz w:val="24"/>
          <w:szCs w:val="24"/>
        </w:rPr>
        <w:t xml:space="preserve">Baze university’s staff ID </w:t>
      </w:r>
      <w:r w:rsidR="00845223" w:rsidRPr="006D7C2F">
        <w:rPr>
          <w:rFonts w:ascii="Times New Roman" w:eastAsia="Times New Roman" w:hAnsi="Times New Roman" w:cs="Times New Roman"/>
          <w:bCs/>
          <w:sz w:val="24"/>
          <w:szCs w:val="24"/>
        </w:rPr>
        <w:t>or requests that without the Baze university email.</w:t>
      </w:r>
    </w:p>
    <w:p w14:paraId="21C95DC6" w14:textId="3E81A68F" w:rsidR="00DB4D7C" w:rsidRPr="006D7C2F" w:rsidRDefault="001E5A51" w:rsidP="00A867F6">
      <w:pPr>
        <w:pStyle w:val="ListParagraph"/>
        <w:spacing w:line="360" w:lineRule="auto"/>
        <w:jc w:val="center"/>
        <w:rPr>
          <w:rFonts w:ascii="Times New Roman" w:eastAsia="Times New Roman" w:hAnsi="Times New Roman" w:cs="Times New Roman"/>
          <w:b/>
          <w:sz w:val="24"/>
          <w:szCs w:val="24"/>
        </w:rPr>
      </w:pPr>
      <w:r w:rsidRPr="006D7C2F">
        <w:rPr>
          <w:rFonts w:ascii="Times New Roman" w:eastAsia="Times New Roman" w:hAnsi="Times New Roman" w:cs="Times New Roman"/>
          <w:b/>
          <w:noProof/>
          <w:sz w:val="24"/>
          <w:szCs w:val="24"/>
        </w:rPr>
        <w:lastRenderedPageBreak/>
        <w:drawing>
          <wp:inline distT="0" distB="0" distL="0" distR="0" wp14:anchorId="7AD07BC3" wp14:editId="28CBC29B">
            <wp:extent cx="2497540" cy="5417258"/>
            <wp:effectExtent l="0" t="0" r="0" b="0"/>
            <wp:docPr id="1644588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3073" cy="5429260"/>
                    </a:xfrm>
                    <a:prstGeom prst="rect">
                      <a:avLst/>
                    </a:prstGeom>
                    <a:noFill/>
                    <a:ln>
                      <a:noFill/>
                    </a:ln>
                  </pic:spPr>
                </pic:pic>
              </a:graphicData>
            </a:graphic>
          </wp:inline>
        </w:drawing>
      </w:r>
    </w:p>
    <w:p w14:paraId="1567E508" w14:textId="3F5D5F8F" w:rsidR="00C24B5C" w:rsidRPr="006D7C2F" w:rsidRDefault="00C24B5C" w:rsidP="00A867F6">
      <w:pPr>
        <w:pStyle w:val="ListParagraph"/>
        <w:spacing w:line="360" w:lineRule="auto"/>
        <w:jc w:val="center"/>
        <w:rPr>
          <w:rFonts w:ascii="Times New Roman" w:eastAsia="Times New Roman" w:hAnsi="Times New Roman" w:cs="Times New Roman"/>
          <w:bCs/>
          <w:sz w:val="24"/>
          <w:szCs w:val="24"/>
        </w:rPr>
      </w:pPr>
      <w:r w:rsidRPr="006D7C2F">
        <w:rPr>
          <w:rFonts w:ascii="Times New Roman" w:eastAsia="Times New Roman" w:hAnsi="Times New Roman" w:cs="Times New Roman"/>
          <w:b/>
          <w:sz w:val="24"/>
          <w:szCs w:val="24"/>
        </w:rPr>
        <w:t xml:space="preserve">Figure 4.2 </w:t>
      </w:r>
      <w:r w:rsidR="00FB77A0" w:rsidRPr="006D7C2F">
        <w:rPr>
          <w:rFonts w:ascii="Times New Roman" w:eastAsia="Times New Roman" w:hAnsi="Times New Roman" w:cs="Times New Roman"/>
          <w:b/>
          <w:sz w:val="24"/>
          <w:szCs w:val="24"/>
        </w:rPr>
        <w:t>showing successful registration</w:t>
      </w:r>
    </w:p>
    <w:p w14:paraId="4DCA0FD0" w14:textId="77777777" w:rsidR="00C24B5C" w:rsidRPr="006D7C2F" w:rsidRDefault="00C24B5C" w:rsidP="00A867F6">
      <w:pPr>
        <w:pStyle w:val="ListParagraph"/>
        <w:spacing w:line="360" w:lineRule="auto"/>
        <w:rPr>
          <w:rFonts w:ascii="Times New Roman" w:eastAsia="Times New Roman" w:hAnsi="Times New Roman" w:cs="Times New Roman"/>
          <w:bCs/>
          <w:sz w:val="24"/>
          <w:szCs w:val="24"/>
        </w:rPr>
      </w:pPr>
    </w:p>
    <w:p w14:paraId="5BCD8955" w14:textId="77777777" w:rsidR="00C24B5C" w:rsidRPr="006D7C2F" w:rsidRDefault="00C24B5C" w:rsidP="00A867F6">
      <w:pPr>
        <w:pStyle w:val="ListParagraph"/>
        <w:spacing w:line="360" w:lineRule="auto"/>
        <w:rPr>
          <w:rFonts w:ascii="Times New Roman" w:eastAsia="Times New Roman" w:hAnsi="Times New Roman" w:cs="Times New Roman"/>
          <w:bCs/>
          <w:sz w:val="24"/>
          <w:szCs w:val="24"/>
        </w:rPr>
      </w:pPr>
    </w:p>
    <w:p w14:paraId="3049AC68" w14:textId="670CD87D" w:rsidR="00C24B5C" w:rsidRPr="006D7C2F" w:rsidRDefault="00C24B5C" w:rsidP="00A867F6">
      <w:pPr>
        <w:pStyle w:val="ListParagraph"/>
        <w:spacing w:line="360" w:lineRule="auto"/>
        <w:ind w:left="-142"/>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 xml:space="preserve"> </w:t>
      </w:r>
      <w:r w:rsidR="0086278F" w:rsidRPr="006D7C2F">
        <w:rPr>
          <w:rFonts w:ascii="Times New Roman" w:eastAsia="Times New Roman" w:hAnsi="Times New Roman" w:cs="Times New Roman"/>
          <w:bCs/>
          <w:sz w:val="24"/>
          <w:szCs w:val="24"/>
        </w:rPr>
        <w:t xml:space="preserve">If the provided information has been verified, then it will be stored in the </w:t>
      </w:r>
      <w:r w:rsidR="0080446F" w:rsidRPr="006D7C2F">
        <w:rPr>
          <w:rFonts w:ascii="Times New Roman" w:eastAsia="Times New Roman" w:hAnsi="Times New Roman" w:cs="Times New Roman"/>
          <w:bCs/>
          <w:sz w:val="24"/>
          <w:szCs w:val="24"/>
        </w:rPr>
        <w:t>database under the “registration</w:t>
      </w:r>
      <w:r w:rsidR="00D13416" w:rsidRPr="006D7C2F">
        <w:rPr>
          <w:rFonts w:ascii="Times New Roman" w:eastAsia="Times New Roman" w:hAnsi="Times New Roman" w:cs="Times New Roman"/>
          <w:bCs/>
          <w:sz w:val="24"/>
          <w:szCs w:val="24"/>
        </w:rPr>
        <w:t>s</w:t>
      </w:r>
      <w:r w:rsidR="0080446F" w:rsidRPr="006D7C2F">
        <w:rPr>
          <w:rFonts w:ascii="Times New Roman" w:eastAsia="Times New Roman" w:hAnsi="Times New Roman" w:cs="Times New Roman"/>
          <w:bCs/>
          <w:sz w:val="24"/>
          <w:szCs w:val="24"/>
        </w:rPr>
        <w:t>”</w:t>
      </w:r>
      <w:r w:rsidR="00194865" w:rsidRPr="006D7C2F">
        <w:rPr>
          <w:rFonts w:ascii="Times New Roman" w:eastAsia="Times New Roman" w:hAnsi="Times New Roman" w:cs="Times New Roman"/>
          <w:bCs/>
          <w:sz w:val="24"/>
          <w:szCs w:val="24"/>
        </w:rPr>
        <w:t xml:space="preserve"> </w:t>
      </w:r>
      <w:r w:rsidR="00D13416" w:rsidRPr="006D7C2F">
        <w:rPr>
          <w:rFonts w:ascii="Times New Roman" w:eastAsia="Times New Roman" w:hAnsi="Times New Roman" w:cs="Times New Roman"/>
          <w:bCs/>
          <w:sz w:val="24"/>
          <w:szCs w:val="24"/>
        </w:rPr>
        <w:t>collection</w:t>
      </w:r>
      <w:r w:rsidR="001605A5" w:rsidRPr="006D7C2F">
        <w:rPr>
          <w:rFonts w:ascii="Times New Roman" w:eastAsia="Times New Roman" w:hAnsi="Times New Roman" w:cs="Times New Roman"/>
          <w:bCs/>
          <w:sz w:val="24"/>
          <w:szCs w:val="24"/>
        </w:rPr>
        <w:t xml:space="preserve"> shown in figure 4.</w:t>
      </w:r>
      <w:r w:rsidR="00D40CDC" w:rsidRPr="006D7C2F">
        <w:rPr>
          <w:rFonts w:ascii="Times New Roman" w:eastAsia="Times New Roman" w:hAnsi="Times New Roman" w:cs="Times New Roman"/>
          <w:bCs/>
          <w:sz w:val="24"/>
          <w:szCs w:val="24"/>
        </w:rPr>
        <w:t>3</w:t>
      </w:r>
      <w:r w:rsidR="001605A5" w:rsidRPr="006D7C2F">
        <w:rPr>
          <w:rFonts w:ascii="Times New Roman" w:eastAsia="Times New Roman" w:hAnsi="Times New Roman" w:cs="Times New Roman"/>
          <w:bCs/>
          <w:sz w:val="24"/>
          <w:szCs w:val="24"/>
        </w:rPr>
        <w:t>.</w:t>
      </w:r>
      <w:r w:rsidR="000B7E78" w:rsidRPr="006D7C2F">
        <w:rPr>
          <w:rFonts w:ascii="Times New Roman" w:eastAsia="Times New Roman" w:hAnsi="Times New Roman" w:cs="Times New Roman"/>
          <w:bCs/>
          <w:sz w:val="24"/>
          <w:szCs w:val="24"/>
        </w:rPr>
        <w:t xml:space="preserve"> with the staff</w:t>
      </w:r>
      <w:r w:rsidR="00670718" w:rsidRPr="006D7C2F">
        <w:rPr>
          <w:rFonts w:ascii="Times New Roman" w:eastAsia="Times New Roman" w:hAnsi="Times New Roman" w:cs="Times New Roman"/>
          <w:bCs/>
          <w:sz w:val="24"/>
          <w:szCs w:val="24"/>
        </w:rPr>
        <w:t>-</w:t>
      </w:r>
      <w:r w:rsidR="000B7E78" w:rsidRPr="006D7C2F">
        <w:rPr>
          <w:rFonts w:ascii="Times New Roman" w:eastAsia="Times New Roman" w:hAnsi="Times New Roman" w:cs="Times New Roman"/>
          <w:bCs/>
          <w:sz w:val="24"/>
          <w:szCs w:val="24"/>
        </w:rPr>
        <w:t>ID and email address acting as the primary keys</w:t>
      </w:r>
    </w:p>
    <w:p w14:paraId="35CF460B" w14:textId="77777777" w:rsidR="00F4715A" w:rsidRPr="006D7C2F" w:rsidRDefault="00F4715A" w:rsidP="00A867F6">
      <w:pPr>
        <w:pStyle w:val="ListParagraph"/>
        <w:spacing w:line="360" w:lineRule="auto"/>
        <w:ind w:left="-142"/>
        <w:rPr>
          <w:rFonts w:ascii="Times New Roman" w:eastAsia="Times New Roman" w:hAnsi="Times New Roman" w:cs="Times New Roman"/>
          <w:bCs/>
          <w:sz w:val="24"/>
          <w:szCs w:val="24"/>
        </w:rPr>
      </w:pPr>
    </w:p>
    <w:p w14:paraId="4CAFC702" w14:textId="77777777" w:rsidR="001605A5" w:rsidRPr="006D7C2F" w:rsidRDefault="001605A5" w:rsidP="00A867F6">
      <w:pPr>
        <w:pStyle w:val="ListParagraph"/>
        <w:spacing w:line="360" w:lineRule="auto"/>
        <w:ind w:left="-142"/>
        <w:rPr>
          <w:rFonts w:ascii="Times New Roman" w:eastAsia="Times New Roman" w:hAnsi="Times New Roman" w:cs="Times New Roman"/>
          <w:bCs/>
          <w:sz w:val="24"/>
          <w:szCs w:val="24"/>
        </w:rPr>
      </w:pPr>
    </w:p>
    <w:p w14:paraId="5761BA83" w14:textId="29567CD2" w:rsidR="001605A5" w:rsidRPr="006D7C2F" w:rsidRDefault="002D2B4A" w:rsidP="00A867F6">
      <w:pPr>
        <w:pStyle w:val="ListParagraph"/>
        <w:spacing w:line="360" w:lineRule="auto"/>
        <w:ind w:left="-142"/>
        <w:rPr>
          <w:rFonts w:ascii="Times New Roman" w:eastAsia="Times New Roman" w:hAnsi="Times New Roman" w:cs="Times New Roman"/>
          <w:b/>
          <w:sz w:val="24"/>
          <w:szCs w:val="24"/>
        </w:rPr>
      </w:pPr>
      <w:r w:rsidRPr="006D7C2F">
        <w:rPr>
          <w:rFonts w:ascii="Times New Roman" w:hAnsi="Times New Roman" w:cs="Times New Roman"/>
          <w:noProof/>
        </w:rPr>
        <w:lastRenderedPageBreak/>
        <w:drawing>
          <wp:inline distT="0" distB="0" distL="0" distR="0" wp14:anchorId="6C44746F" wp14:editId="1AC4B278">
            <wp:extent cx="5943600" cy="3054350"/>
            <wp:effectExtent l="0" t="0" r="0" b="0"/>
            <wp:docPr id="139818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8889" name=""/>
                    <pic:cNvPicPr/>
                  </pic:nvPicPr>
                  <pic:blipFill rotWithShape="1">
                    <a:blip r:embed="rId41"/>
                    <a:srcRect b="8642"/>
                    <a:stretch/>
                  </pic:blipFill>
                  <pic:spPr bwMode="auto">
                    <a:xfrm>
                      <a:off x="0" y="0"/>
                      <a:ext cx="5943600" cy="3054350"/>
                    </a:xfrm>
                    <a:prstGeom prst="rect">
                      <a:avLst/>
                    </a:prstGeom>
                    <a:ln>
                      <a:noFill/>
                    </a:ln>
                    <a:extLst>
                      <a:ext uri="{53640926-AAD7-44D8-BBD7-CCE9431645EC}">
                        <a14:shadowObscured xmlns:a14="http://schemas.microsoft.com/office/drawing/2010/main"/>
                      </a:ext>
                    </a:extLst>
                  </pic:spPr>
                </pic:pic>
              </a:graphicData>
            </a:graphic>
          </wp:inline>
        </w:drawing>
      </w:r>
    </w:p>
    <w:p w14:paraId="40964DDB" w14:textId="7A345CA2" w:rsidR="00546994" w:rsidRPr="006D7C2F" w:rsidRDefault="00546994" w:rsidP="00A867F6">
      <w:pPr>
        <w:pStyle w:val="ListParagraph"/>
        <w:spacing w:line="360" w:lineRule="auto"/>
        <w:ind w:left="-142"/>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t xml:space="preserve">Figure 4.3 Member registrations </w:t>
      </w:r>
      <w:r w:rsidR="00EE7834" w:rsidRPr="006D7C2F">
        <w:rPr>
          <w:rFonts w:ascii="Times New Roman" w:eastAsia="Times New Roman" w:hAnsi="Times New Roman" w:cs="Times New Roman"/>
          <w:b/>
          <w:sz w:val="24"/>
          <w:szCs w:val="24"/>
        </w:rPr>
        <w:t>Collection</w:t>
      </w:r>
    </w:p>
    <w:p w14:paraId="3C60321C" w14:textId="77777777" w:rsidR="00EE7834" w:rsidRPr="006D7C2F" w:rsidRDefault="00EE7834" w:rsidP="00A867F6">
      <w:pPr>
        <w:pStyle w:val="ListParagraph"/>
        <w:spacing w:line="360" w:lineRule="auto"/>
        <w:ind w:left="-142"/>
        <w:jc w:val="center"/>
        <w:rPr>
          <w:rFonts w:ascii="Times New Roman" w:eastAsia="Times New Roman" w:hAnsi="Times New Roman" w:cs="Times New Roman"/>
          <w:b/>
          <w:sz w:val="24"/>
          <w:szCs w:val="24"/>
        </w:rPr>
      </w:pPr>
    </w:p>
    <w:p w14:paraId="330A7C2B" w14:textId="77777777" w:rsidR="00EE7834" w:rsidRPr="006D7C2F" w:rsidRDefault="00EE7834" w:rsidP="00A867F6">
      <w:pPr>
        <w:pStyle w:val="ListParagraph"/>
        <w:spacing w:line="360" w:lineRule="auto"/>
        <w:ind w:left="-142"/>
        <w:rPr>
          <w:rFonts w:ascii="Times New Roman" w:eastAsia="Times New Roman" w:hAnsi="Times New Roman" w:cs="Times New Roman"/>
          <w:bCs/>
          <w:sz w:val="24"/>
          <w:szCs w:val="24"/>
        </w:rPr>
      </w:pPr>
    </w:p>
    <w:p w14:paraId="20389C01" w14:textId="13DDC94F" w:rsidR="00EE7834" w:rsidRPr="006D7C2F" w:rsidRDefault="00D40CDC" w:rsidP="00A867F6">
      <w:pPr>
        <w:pStyle w:val="ListParagraph"/>
        <w:spacing w:line="360" w:lineRule="auto"/>
        <w:ind w:left="-142"/>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The above figure shows how a user’s registration is stored in the database to be shown to the executive fo</w:t>
      </w:r>
      <w:r w:rsidR="00502569" w:rsidRPr="006D7C2F">
        <w:rPr>
          <w:rFonts w:ascii="Times New Roman" w:eastAsia="Times New Roman" w:hAnsi="Times New Roman" w:cs="Times New Roman"/>
          <w:bCs/>
          <w:sz w:val="24"/>
          <w:szCs w:val="24"/>
        </w:rPr>
        <w:t xml:space="preserve">r the </w:t>
      </w:r>
      <w:r w:rsidR="008C2545" w:rsidRPr="006D7C2F">
        <w:rPr>
          <w:rFonts w:ascii="Times New Roman" w:eastAsia="Times New Roman" w:hAnsi="Times New Roman" w:cs="Times New Roman"/>
          <w:bCs/>
          <w:sz w:val="24"/>
          <w:szCs w:val="24"/>
        </w:rPr>
        <w:t>executive’s</w:t>
      </w:r>
      <w:r w:rsidR="00502569" w:rsidRPr="006D7C2F">
        <w:rPr>
          <w:rFonts w:ascii="Times New Roman" w:eastAsia="Times New Roman" w:hAnsi="Times New Roman" w:cs="Times New Roman"/>
          <w:bCs/>
          <w:sz w:val="24"/>
          <w:szCs w:val="24"/>
        </w:rPr>
        <w:t xml:space="preserve"> rejection or rejection.</w:t>
      </w:r>
    </w:p>
    <w:p w14:paraId="0B2CD486" w14:textId="77777777" w:rsidR="00F4715A" w:rsidRPr="006D7C2F" w:rsidRDefault="00F4715A" w:rsidP="00A867F6">
      <w:pPr>
        <w:pStyle w:val="ListParagraph"/>
        <w:spacing w:line="360" w:lineRule="auto"/>
        <w:ind w:left="-142"/>
        <w:rPr>
          <w:rFonts w:ascii="Times New Roman" w:eastAsia="Times New Roman" w:hAnsi="Times New Roman" w:cs="Times New Roman"/>
          <w:bCs/>
          <w:sz w:val="24"/>
          <w:szCs w:val="24"/>
        </w:rPr>
      </w:pPr>
    </w:p>
    <w:p w14:paraId="5D0EBB76" w14:textId="1CD1252F" w:rsidR="00F4715A" w:rsidRPr="006D7C2F" w:rsidRDefault="00F4715A" w:rsidP="00A867F6">
      <w:pPr>
        <w:pStyle w:val="ListParagraph"/>
        <w:spacing w:line="360" w:lineRule="auto"/>
        <w:ind w:left="-142"/>
        <w:jc w:val="center"/>
        <w:rPr>
          <w:rFonts w:ascii="Times New Roman" w:eastAsia="Times New Roman" w:hAnsi="Times New Roman" w:cs="Times New Roman"/>
          <w:bCs/>
          <w:sz w:val="24"/>
          <w:szCs w:val="24"/>
        </w:rPr>
      </w:pPr>
      <w:r w:rsidRPr="006D7C2F">
        <w:rPr>
          <w:rFonts w:ascii="Times New Roman" w:eastAsia="Times New Roman" w:hAnsi="Times New Roman" w:cs="Times New Roman"/>
          <w:bCs/>
          <w:noProof/>
          <w:sz w:val="24"/>
          <w:szCs w:val="24"/>
        </w:rPr>
        <w:lastRenderedPageBreak/>
        <w:drawing>
          <wp:inline distT="0" distB="0" distL="0" distR="0" wp14:anchorId="55FAC5CC" wp14:editId="44B30947">
            <wp:extent cx="1948069" cy="4214144"/>
            <wp:effectExtent l="0" t="0" r="0" b="0"/>
            <wp:docPr id="8789990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52199" cy="4223078"/>
                    </a:xfrm>
                    <a:prstGeom prst="rect">
                      <a:avLst/>
                    </a:prstGeom>
                    <a:noFill/>
                    <a:ln>
                      <a:noFill/>
                    </a:ln>
                  </pic:spPr>
                </pic:pic>
              </a:graphicData>
            </a:graphic>
          </wp:inline>
        </w:drawing>
      </w:r>
    </w:p>
    <w:p w14:paraId="39B6A569" w14:textId="757DCF8A" w:rsidR="00F4715A" w:rsidRPr="006D7C2F" w:rsidRDefault="00F4715A" w:rsidP="00A867F6">
      <w:pPr>
        <w:pStyle w:val="ListParagraph"/>
        <w:spacing w:line="360" w:lineRule="auto"/>
        <w:ind w:left="-142"/>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t>Figure 4.4</w:t>
      </w:r>
      <w:r w:rsidR="00C179D6" w:rsidRPr="006D7C2F">
        <w:rPr>
          <w:rFonts w:ascii="Times New Roman" w:eastAsia="Times New Roman" w:hAnsi="Times New Roman" w:cs="Times New Roman"/>
          <w:b/>
          <w:sz w:val="24"/>
          <w:szCs w:val="24"/>
        </w:rPr>
        <w:t xml:space="preserve"> registration request</w:t>
      </w:r>
      <w:r w:rsidR="002843FD" w:rsidRPr="006D7C2F">
        <w:rPr>
          <w:rFonts w:ascii="Times New Roman" w:eastAsia="Times New Roman" w:hAnsi="Times New Roman" w:cs="Times New Roman"/>
          <w:b/>
          <w:sz w:val="24"/>
          <w:szCs w:val="24"/>
        </w:rPr>
        <w:t>s page</w:t>
      </w:r>
    </w:p>
    <w:p w14:paraId="0CA43DBE" w14:textId="77777777" w:rsidR="002D2B4A" w:rsidRPr="006D7C2F" w:rsidRDefault="002D2B4A" w:rsidP="00A867F6">
      <w:pPr>
        <w:pStyle w:val="ListParagraph"/>
        <w:spacing w:line="360" w:lineRule="auto"/>
        <w:ind w:left="-142"/>
        <w:rPr>
          <w:rFonts w:ascii="Times New Roman" w:eastAsia="Times New Roman" w:hAnsi="Times New Roman" w:cs="Times New Roman"/>
          <w:bCs/>
          <w:sz w:val="24"/>
          <w:szCs w:val="24"/>
        </w:rPr>
      </w:pPr>
    </w:p>
    <w:p w14:paraId="5662C107" w14:textId="0DA4421E" w:rsidR="00F4715A" w:rsidRPr="006D7C2F" w:rsidRDefault="00F4715A" w:rsidP="00A867F6">
      <w:pPr>
        <w:pStyle w:val="ListParagraph"/>
        <w:spacing w:line="360" w:lineRule="auto"/>
        <w:ind w:left="-142"/>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 xml:space="preserve">Shows the executives view for </w:t>
      </w:r>
      <w:r w:rsidR="00776B40" w:rsidRPr="006D7C2F">
        <w:rPr>
          <w:rFonts w:ascii="Times New Roman" w:eastAsia="Times New Roman" w:hAnsi="Times New Roman" w:cs="Times New Roman"/>
          <w:bCs/>
          <w:sz w:val="24"/>
          <w:szCs w:val="24"/>
        </w:rPr>
        <w:t xml:space="preserve">registration requests, where </w:t>
      </w:r>
      <w:r w:rsidR="006F397C" w:rsidRPr="006D7C2F">
        <w:rPr>
          <w:rFonts w:ascii="Times New Roman" w:eastAsia="Times New Roman" w:hAnsi="Times New Roman" w:cs="Times New Roman"/>
          <w:bCs/>
          <w:sz w:val="24"/>
          <w:szCs w:val="24"/>
        </w:rPr>
        <w:t>the last request is the most recent request made.</w:t>
      </w:r>
    </w:p>
    <w:p w14:paraId="58DD1A07" w14:textId="77B0EC52" w:rsidR="006F397C" w:rsidRPr="006D7C2F" w:rsidRDefault="006F397C" w:rsidP="00A867F6">
      <w:pPr>
        <w:spacing w:line="360" w:lineRule="auto"/>
        <w:jc w:val="center"/>
        <w:rPr>
          <w:rFonts w:ascii="Times New Roman" w:eastAsia="Times New Roman" w:hAnsi="Times New Roman" w:cs="Times New Roman"/>
          <w:bCs/>
          <w:sz w:val="24"/>
          <w:szCs w:val="24"/>
        </w:rPr>
      </w:pPr>
      <w:r w:rsidRPr="006D7C2F">
        <w:rPr>
          <w:rFonts w:ascii="Times New Roman" w:eastAsia="Times New Roman" w:hAnsi="Times New Roman" w:cs="Times New Roman"/>
          <w:bCs/>
          <w:noProof/>
          <w:sz w:val="24"/>
          <w:szCs w:val="24"/>
        </w:rPr>
        <w:lastRenderedPageBreak/>
        <w:drawing>
          <wp:inline distT="0" distB="0" distL="0" distR="0" wp14:anchorId="201EACD7" wp14:editId="56CD2292">
            <wp:extent cx="1793714" cy="3880237"/>
            <wp:effectExtent l="0" t="0" r="0" b="6350"/>
            <wp:docPr id="1680559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3309" cy="3900992"/>
                    </a:xfrm>
                    <a:prstGeom prst="rect">
                      <a:avLst/>
                    </a:prstGeom>
                    <a:noFill/>
                    <a:ln>
                      <a:noFill/>
                    </a:ln>
                  </pic:spPr>
                </pic:pic>
              </a:graphicData>
            </a:graphic>
          </wp:inline>
        </w:drawing>
      </w:r>
    </w:p>
    <w:p w14:paraId="13C54297" w14:textId="3F86834D" w:rsidR="006F397C" w:rsidRPr="006D7C2F" w:rsidRDefault="006F397C" w:rsidP="00A867F6">
      <w:pPr>
        <w:pStyle w:val="ListParagraph"/>
        <w:spacing w:line="360" w:lineRule="auto"/>
        <w:ind w:left="-142"/>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t>Figure 4.5</w:t>
      </w:r>
      <w:r w:rsidR="002843FD" w:rsidRPr="006D7C2F">
        <w:rPr>
          <w:rFonts w:ascii="Times New Roman" w:eastAsia="Times New Roman" w:hAnsi="Times New Roman" w:cs="Times New Roman"/>
          <w:b/>
          <w:sz w:val="24"/>
          <w:szCs w:val="24"/>
        </w:rPr>
        <w:t xml:space="preserve"> registration approved</w:t>
      </w:r>
    </w:p>
    <w:p w14:paraId="5DF68EB2" w14:textId="68E85D61" w:rsidR="006F397C" w:rsidRPr="006D7C2F" w:rsidRDefault="00CF05EB" w:rsidP="00A867F6">
      <w:pPr>
        <w:pStyle w:val="ListParagraph"/>
        <w:spacing w:line="360" w:lineRule="auto"/>
        <w:ind w:left="-142"/>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 xml:space="preserve">The figure above shows the confirmation message that the </w:t>
      </w:r>
      <w:r w:rsidR="00090B3C" w:rsidRPr="006D7C2F">
        <w:rPr>
          <w:rFonts w:ascii="Times New Roman" w:eastAsia="Times New Roman" w:hAnsi="Times New Roman" w:cs="Times New Roman"/>
          <w:bCs/>
          <w:sz w:val="24"/>
          <w:szCs w:val="24"/>
        </w:rPr>
        <w:t>user’s</w:t>
      </w:r>
      <w:r w:rsidRPr="006D7C2F">
        <w:rPr>
          <w:rFonts w:ascii="Times New Roman" w:eastAsia="Times New Roman" w:hAnsi="Times New Roman" w:cs="Times New Roman"/>
          <w:bCs/>
          <w:sz w:val="24"/>
          <w:szCs w:val="24"/>
        </w:rPr>
        <w:t xml:space="preserve"> registration has been approved, and then an email</w:t>
      </w:r>
      <w:r w:rsidR="00121FD4" w:rsidRPr="006D7C2F">
        <w:rPr>
          <w:rFonts w:ascii="Times New Roman" w:eastAsia="Times New Roman" w:hAnsi="Times New Roman" w:cs="Times New Roman"/>
          <w:bCs/>
          <w:sz w:val="24"/>
          <w:szCs w:val="24"/>
        </w:rPr>
        <w:t xml:space="preserve"> containing the default password</w:t>
      </w:r>
      <w:r w:rsidRPr="006D7C2F">
        <w:rPr>
          <w:rFonts w:ascii="Times New Roman" w:eastAsia="Times New Roman" w:hAnsi="Times New Roman" w:cs="Times New Roman"/>
          <w:bCs/>
          <w:sz w:val="24"/>
          <w:szCs w:val="24"/>
        </w:rPr>
        <w:t xml:space="preserve"> should be sent to the </w:t>
      </w:r>
      <w:r w:rsidR="00090B3C" w:rsidRPr="006D7C2F">
        <w:rPr>
          <w:rFonts w:ascii="Times New Roman" w:eastAsia="Times New Roman" w:hAnsi="Times New Roman" w:cs="Times New Roman"/>
          <w:bCs/>
          <w:sz w:val="24"/>
          <w:szCs w:val="24"/>
        </w:rPr>
        <w:t>appropriate member. A rejection email will also be sent in the case of an executive rejecting the request.</w:t>
      </w:r>
    </w:p>
    <w:p w14:paraId="1DA5159A" w14:textId="77777777" w:rsidR="002D2B4A" w:rsidRPr="006D7C2F" w:rsidRDefault="002D2B4A" w:rsidP="00A867F6">
      <w:pPr>
        <w:pStyle w:val="ListParagraph"/>
        <w:spacing w:line="360" w:lineRule="auto"/>
        <w:ind w:left="-142"/>
        <w:rPr>
          <w:rFonts w:ascii="Times New Roman" w:eastAsia="Times New Roman" w:hAnsi="Times New Roman" w:cs="Times New Roman"/>
          <w:bCs/>
          <w:sz w:val="24"/>
          <w:szCs w:val="24"/>
        </w:rPr>
      </w:pPr>
    </w:p>
    <w:p w14:paraId="58832243" w14:textId="7C4B4C1D" w:rsidR="00DB4D7C" w:rsidRPr="006D7C2F" w:rsidRDefault="00257E6A" w:rsidP="00A867F6">
      <w:pPr>
        <w:pStyle w:val="ListParagraph"/>
        <w:spacing w:line="360" w:lineRule="auto"/>
        <w:jc w:val="center"/>
        <w:rPr>
          <w:rFonts w:ascii="Times New Roman" w:eastAsia="Times New Roman" w:hAnsi="Times New Roman" w:cs="Times New Roman"/>
          <w:bCs/>
          <w:sz w:val="24"/>
          <w:szCs w:val="24"/>
        </w:rPr>
      </w:pPr>
      <w:r w:rsidRPr="006D7C2F">
        <w:rPr>
          <w:rFonts w:ascii="Times New Roman" w:hAnsi="Times New Roman" w:cs="Times New Roman"/>
          <w:noProof/>
        </w:rPr>
        <w:drawing>
          <wp:inline distT="0" distB="0" distL="0" distR="0" wp14:anchorId="6FB3F273" wp14:editId="0C5171D3">
            <wp:extent cx="5943381" cy="2544307"/>
            <wp:effectExtent l="0" t="0" r="635" b="8890"/>
            <wp:docPr id="56008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86694" name=""/>
                    <pic:cNvPicPr/>
                  </pic:nvPicPr>
                  <pic:blipFill rotWithShape="1">
                    <a:blip r:embed="rId44"/>
                    <a:srcRect t="13320" b="10576"/>
                    <a:stretch/>
                  </pic:blipFill>
                  <pic:spPr bwMode="auto">
                    <a:xfrm>
                      <a:off x="0" y="0"/>
                      <a:ext cx="5943600" cy="2544401"/>
                    </a:xfrm>
                    <a:prstGeom prst="rect">
                      <a:avLst/>
                    </a:prstGeom>
                    <a:ln>
                      <a:noFill/>
                    </a:ln>
                    <a:extLst>
                      <a:ext uri="{53640926-AAD7-44D8-BBD7-CCE9431645EC}">
                        <a14:shadowObscured xmlns:a14="http://schemas.microsoft.com/office/drawing/2010/main"/>
                      </a:ext>
                    </a:extLst>
                  </pic:spPr>
                </pic:pic>
              </a:graphicData>
            </a:graphic>
          </wp:inline>
        </w:drawing>
      </w:r>
    </w:p>
    <w:p w14:paraId="6D39B844" w14:textId="77777777" w:rsidR="00DC7753" w:rsidRPr="006D7C2F" w:rsidRDefault="00DC7753" w:rsidP="00A867F6">
      <w:pPr>
        <w:spacing w:line="360" w:lineRule="auto"/>
        <w:rPr>
          <w:rFonts w:ascii="Times New Roman" w:eastAsia="Times New Roman" w:hAnsi="Times New Roman" w:cs="Times New Roman"/>
          <w:bCs/>
          <w:sz w:val="24"/>
          <w:szCs w:val="24"/>
        </w:rPr>
      </w:pPr>
    </w:p>
    <w:p w14:paraId="634C64EA" w14:textId="27476CC1" w:rsidR="00197774" w:rsidRPr="006D7C2F" w:rsidRDefault="00E12D35" w:rsidP="00A867F6">
      <w:pPr>
        <w:spacing w:line="360" w:lineRule="auto"/>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lastRenderedPageBreak/>
        <w:t>Figure 4.6 Approval sent to member</w:t>
      </w:r>
    </w:p>
    <w:p w14:paraId="50CAF210" w14:textId="77777777" w:rsidR="00E12D35" w:rsidRPr="006D7C2F" w:rsidRDefault="00E12D35" w:rsidP="00A867F6">
      <w:pPr>
        <w:spacing w:line="360" w:lineRule="auto"/>
        <w:jc w:val="center"/>
        <w:rPr>
          <w:rFonts w:ascii="Times New Roman" w:eastAsia="Times New Roman" w:hAnsi="Times New Roman" w:cs="Times New Roman"/>
          <w:b/>
          <w:sz w:val="24"/>
          <w:szCs w:val="24"/>
        </w:rPr>
      </w:pPr>
    </w:p>
    <w:p w14:paraId="084D57D7" w14:textId="0432DB27" w:rsidR="00304254" w:rsidRPr="006D7C2F" w:rsidRDefault="00304254" w:rsidP="00A867F6">
      <w:pPr>
        <w:spacing w:line="360" w:lineRule="auto"/>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br w:type="page"/>
      </w:r>
      <w:r w:rsidR="00A97B5A" w:rsidRPr="006D7C2F">
        <w:rPr>
          <w:rFonts w:ascii="Times New Roman" w:eastAsia="Times New Roman" w:hAnsi="Times New Roman" w:cs="Times New Roman"/>
          <w:b/>
          <w:noProof/>
          <w:sz w:val="24"/>
          <w:szCs w:val="24"/>
        </w:rPr>
        <w:lastRenderedPageBreak/>
        <w:drawing>
          <wp:inline distT="0" distB="0" distL="0" distR="0" wp14:anchorId="221CF5B2" wp14:editId="5A24A231">
            <wp:extent cx="1491159" cy="3228975"/>
            <wp:effectExtent l="0" t="0" r="0" b="0"/>
            <wp:docPr id="1833001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96993" cy="3241607"/>
                    </a:xfrm>
                    <a:prstGeom prst="rect">
                      <a:avLst/>
                    </a:prstGeom>
                    <a:noFill/>
                    <a:ln>
                      <a:noFill/>
                    </a:ln>
                  </pic:spPr>
                </pic:pic>
              </a:graphicData>
            </a:graphic>
          </wp:inline>
        </w:drawing>
      </w:r>
    </w:p>
    <w:p w14:paraId="11484C5A" w14:textId="665ED3DF" w:rsidR="00E12D35" w:rsidRPr="006D7C2F" w:rsidRDefault="00A97B5A" w:rsidP="00A867F6">
      <w:pPr>
        <w:spacing w:line="360" w:lineRule="auto"/>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t>Figure 4.7</w:t>
      </w:r>
      <w:r w:rsidR="00222D0F" w:rsidRPr="006D7C2F">
        <w:rPr>
          <w:rFonts w:ascii="Times New Roman" w:eastAsia="Times New Roman" w:hAnsi="Times New Roman" w:cs="Times New Roman"/>
          <w:b/>
          <w:sz w:val="24"/>
          <w:szCs w:val="24"/>
        </w:rPr>
        <w:t xml:space="preserve"> N</w:t>
      </w:r>
      <w:r w:rsidRPr="006D7C2F">
        <w:rPr>
          <w:rFonts w:ascii="Times New Roman" w:eastAsia="Times New Roman" w:hAnsi="Times New Roman" w:cs="Times New Roman"/>
          <w:b/>
          <w:sz w:val="24"/>
          <w:szCs w:val="24"/>
        </w:rPr>
        <w:t>ew member login</w:t>
      </w:r>
    </w:p>
    <w:p w14:paraId="74A39846" w14:textId="77777777" w:rsidR="00A97B5A" w:rsidRPr="006D7C2F" w:rsidRDefault="00A97B5A" w:rsidP="00A867F6">
      <w:pPr>
        <w:spacing w:line="360" w:lineRule="auto"/>
        <w:rPr>
          <w:rFonts w:ascii="Times New Roman" w:eastAsia="Times New Roman" w:hAnsi="Times New Roman" w:cs="Times New Roman"/>
          <w:bCs/>
          <w:sz w:val="24"/>
          <w:szCs w:val="24"/>
        </w:rPr>
      </w:pPr>
    </w:p>
    <w:p w14:paraId="34220B60" w14:textId="0E7D237A" w:rsidR="00A97B5A" w:rsidRPr="006D7C2F" w:rsidRDefault="00A97B5A" w:rsidP="00A867F6">
      <w:pPr>
        <w:spacing w:line="360" w:lineRule="auto"/>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 xml:space="preserve">The recently approved </w:t>
      </w:r>
      <w:r w:rsidR="004F5404" w:rsidRPr="006D7C2F">
        <w:rPr>
          <w:rFonts w:ascii="Times New Roman" w:eastAsia="Times New Roman" w:hAnsi="Times New Roman" w:cs="Times New Roman"/>
          <w:bCs/>
          <w:sz w:val="24"/>
          <w:szCs w:val="24"/>
        </w:rPr>
        <w:t>member can now login on the system (</w:t>
      </w:r>
      <w:r w:rsidR="004F5404" w:rsidRPr="006D7C2F">
        <w:rPr>
          <w:rFonts w:ascii="Times New Roman" w:eastAsia="Times New Roman" w:hAnsi="Times New Roman" w:cs="Times New Roman"/>
          <w:b/>
          <w:sz w:val="24"/>
          <w:szCs w:val="24"/>
        </w:rPr>
        <w:t>Note</w:t>
      </w:r>
      <w:r w:rsidR="004F5404" w:rsidRPr="006D7C2F">
        <w:rPr>
          <w:rFonts w:ascii="Times New Roman" w:eastAsia="Times New Roman" w:hAnsi="Times New Roman" w:cs="Times New Roman"/>
          <w:bCs/>
          <w:sz w:val="24"/>
          <w:szCs w:val="24"/>
        </w:rPr>
        <w:t xml:space="preserve">: password does not appear in </w:t>
      </w:r>
      <w:r w:rsidR="00940AD5" w:rsidRPr="006D7C2F">
        <w:rPr>
          <w:rFonts w:ascii="Times New Roman" w:eastAsia="Times New Roman" w:hAnsi="Times New Roman" w:cs="Times New Roman"/>
          <w:bCs/>
          <w:sz w:val="24"/>
          <w:szCs w:val="24"/>
        </w:rPr>
        <w:t>screenshot because of secure text feature</w:t>
      </w:r>
      <w:r w:rsidR="004F5404" w:rsidRPr="006D7C2F">
        <w:rPr>
          <w:rFonts w:ascii="Times New Roman" w:eastAsia="Times New Roman" w:hAnsi="Times New Roman" w:cs="Times New Roman"/>
          <w:bCs/>
          <w:sz w:val="24"/>
          <w:szCs w:val="24"/>
        </w:rPr>
        <w:t>)</w:t>
      </w:r>
      <w:r w:rsidR="00775115" w:rsidRPr="006D7C2F">
        <w:rPr>
          <w:rFonts w:ascii="Times New Roman" w:eastAsia="Times New Roman" w:hAnsi="Times New Roman" w:cs="Times New Roman"/>
          <w:bCs/>
          <w:sz w:val="24"/>
          <w:szCs w:val="24"/>
        </w:rPr>
        <w:t xml:space="preserve">. If the entered details don’t match a record in the database, or the entered details don’t match a specified pattern, the system will not accept it and show an “invalid details” alert.  </w:t>
      </w:r>
    </w:p>
    <w:p w14:paraId="41ECD819" w14:textId="1C5EFACF" w:rsidR="006941AA" w:rsidRPr="006D7C2F" w:rsidRDefault="006941AA" w:rsidP="00A867F6">
      <w:pPr>
        <w:spacing w:line="360" w:lineRule="auto"/>
        <w:jc w:val="center"/>
        <w:rPr>
          <w:rFonts w:ascii="Times New Roman" w:eastAsia="Times New Roman" w:hAnsi="Times New Roman" w:cs="Times New Roman"/>
          <w:bCs/>
          <w:sz w:val="24"/>
          <w:szCs w:val="24"/>
        </w:rPr>
      </w:pPr>
      <w:r w:rsidRPr="006D7C2F">
        <w:rPr>
          <w:rFonts w:ascii="Times New Roman" w:eastAsia="Times New Roman" w:hAnsi="Times New Roman" w:cs="Times New Roman"/>
          <w:bCs/>
          <w:noProof/>
          <w:sz w:val="24"/>
          <w:szCs w:val="24"/>
        </w:rPr>
        <w:lastRenderedPageBreak/>
        <w:drawing>
          <wp:inline distT="0" distB="0" distL="0" distR="0" wp14:anchorId="0E74552C" wp14:editId="2A741D63">
            <wp:extent cx="1828800" cy="3960107"/>
            <wp:effectExtent l="0" t="0" r="0" b="2540"/>
            <wp:docPr id="9256234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32741" cy="3968642"/>
                    </a:xfrm>
                    <a:prstGeom prst="rect">
                      <a:avLst/>
                    </a:prstGeom>
                    <a:noFill/>
                    <a:ln>
                      <a:noFill/>
                    </a:ln>
                  </pic:spPr>
                </pic:pic>
              </a:graphicData>
            </a:graphic>
          </wp:inline>
        </w:drawing>
      </w:r>
    </w:p>
    <w:p w14:paraId="64CA91C5" w14:textId="77777777" w:rsidR="00303E8C" w:rsidRPr="006D7C2F" w:rsidRDefault="00303E8C" w:rsidP="00A867F6">
      <w:pPr>
        <w:spacing w:line="360" w:lineRule="auto"/>
        <w:jc w:val="center"/>
        <w:rPr>
          <w:rFonts w:ascii="Times New Roman" w:eastAsia="Times New Roman" w:hAnsi="Times New Roman" w:cs="Times New Roman"/>
          <w:bCs/>
          <w:sz w:val="24"/>
          <w:szCs w:val="24"/>
        </w:rPr>
      </w:pPr>
    </w:p>
    <w:p w14:paraId="27213A38" w14:textId="5863372D" w:rsidR="006941AA" w:rsidRPr="006D7C2F" w:rsidRDefault="006941AA" w:rsidP="00A867F6">
      <w:pPr>
        <w:spacing w:line="360" w:lineRule="auto"/>
        <w:jc w:val="center"/>
        <w:rPr>
          <w:rFonts w:ascii="Times New Roman" w:eastAsia="Times New Roman" w:hAnsi="Times New Roman" w:cs="Times New Roman"/>
          <w:b/>
          <w:sz w:val="24"/>
          <w:szCs w:val="24"/>
        </w:rPr>
      </w:pPr>
      <w:r w:rsidRPr="006D7C2F">
        <w:rPr>
          <w:rFonts w:ascii="Times New Roman" w:eastAsia="Times New Roman" w:hAnsi="Times New Roman" w:cs="Times New Roman"/>
          <w:b/>
          <w:sz w:val="24"/>
          <w:szCs w:val="24"/>
        </w:rPr>
        <w:t>Figure 4.8</w:t>
      </w:r>
      <w:r w:rsidR="002843FD" w:rsidRPr="006D7C2F">
        <w:rPr>
          <w:rFonts w:ascii="Times New Roman" w:eastAsia="Times New Roman" w:hAnsi="Times New Roman" w:cs="Times New Roman"/>
          <w:b/>
          <w:sz w:val="24"/>
          <w:szCs w:val="24"/>
        </w:rPr>
        <w:t xml:space="preserve"> new member </w:t>
      </w:r>
      <w:r w:rsidR="00A9272D" w:rsidRPr="006D7C2F">
        <w:rPr>
          <w:rFonts w:ascii="Times New Roman" w:eastAsia="Times New Roman" w:hAnsi="Times New Roman" w:cs="Times New Roman"/>
          <w:b/>
          <w:sz w:val="24"/>
          <w:szCs w:val="24"/>
        </w:rPr>
        <w:t>homepage</w:t>
      </w:r>
    </w:p>
    <w:p w14:paraId="23E475BF" w14:textId="77777777" w:rsidR="00303E8C" w:rsidRPr="006D7C2F" w:rsidRDefault="00303E8C" w:rsidP="00A867F6">
      <w:pPr>
        <w:spacing w:line="360" w:lineRule="auto"/>
        <w:jc w:val="center"/>
        <w:rPr>
          <w:rFonts w:ascii="Times New Roman" w:eastAsia="Times New Roman" w:hAnsi="Times New Roman" w:cs="Times New Roman"/>
          <w:b/>
          <w:sz w:val="24"/>
          <w:szCs w:val="24"/>
        </w:rPr>
      </w:pPr>
    </w:p>
    <w:p w14:paraId="3B87233A" w14:textId="5C399754" w:rsidR="002205E8" w:rsidRPr="006D7C2F" w:rsidRDefault="00294170" w:rsidP="00A867F6">
      <w:pPr>
        <w:spacing w:line="360" w:lineRule="auto"/>
        <w:rPr>
          <w:rFonts w:ascii="Times New Roman" w:eastAsia="Times New Roman" w:hAnsi="Times New Roman" w:cs="Times New Roman"/>
          <w:bCs/>
          <w:sz w:val="24"/>
          <w:szCs w:val="24"/>
        </w:rPr>
      </w:pPr>
      <w:r w:rsidRPr="006D7C2F">
        <w:rPr>
          <w:rFonts w:ascii="Times New Roman" w:eastAsia="Times New Roman" w:hAnsi="Times New Roman" w:cs="Times New Roman"/>
          <w:bCs/>
          <w:sz w:val="24"/>
          <w:szCs w:val="24"/>
        </w:rPr>
        <w:t xml:space="preserve">Above, we can see the homepage of a member who has recently had their account </w:t>
      </w:r>
      <w:r w:rsidR="00334D25" w:rsidRPr="006D7C2F">
        <w:rPr>
          <w:rFonts w:ascii="Times New Roman" w:eastAsia="Times New Roman" w:hAnsi="Times New Roman" w:cs="Times New Roman"/>
          <w:bCs/>
          <w:sz w:val="24"/>
          <w:szCs w:val="24"/>
        </w:rPr>
        <w:t xml:space="preserve">approved. They </w:t>
      </w:r>
      <w:r w:rsidR="009013C5" w:rsidRPr="006D7C2F">
        <w:rPr>
          <w:rFonts w:ascii="Times New Roman" w:eastAsia="Times New Roman" w:hAnsi="Times New Roman" w:cs="Times New Roman"/>
          <w:bCs/>
          <w:sz w:val="24"/>
          <w:szCs w:val="24"/>
        </w:rPr>
        <w:t>cannot</w:t>
      </w:r>
      <w:r w:rsidR="00334D25" w:rsidRPr="006D7C2F">
        <w:rPr>
          <w:rFonts w:ascii="Times New Roman" w:eastAsia="Times New Roman" w:hAnsi="Times New Roman" w:cs="Times New Roman"/>
          <w:bCs/>
          <w:sz w:val="24"/>
          <w:szCs w:val="24"/>
        </w:rPr>
        <w:t xml:space="preserve"> perform financial activities until they have a certain amount in their savings</w:t>
      </w:r>
      <w:r w:rsidR="00845813" w:rsidRPr="006D7C2F">
        <w:rPr>
          <w:rFonts w:ascii="Times New Roman" w:eastAsia="Times New Roman" w:hAnsi="Times New Roman" w:cs="Times New Roman"/>
          <w:bCs/>
          <w:sz w:val="24"/>
          <w:szCs w:val="24"/>
        </w:rPr>
        <w:t>.</w:t>
      </w:r>
    </w:p>
    <w:p w14:paraId="2A7D4AFE" w14:textId="77777777" w:rsidR="00DD0D4A" w:rsidRPr="006D7C2F" w:rsidRDefault="00DD0D4A" w:rsidP="00A867F6">
      <w:pPr>
        <w:spacing w:line="360" w:lineRule="auto"/>
        <w:rPr>
          <w:rFonts w:ascii="Times New Roman" w:eastAsia="Times New Roman" w:hAnsi="Times New Roman" w:cs="Times New Roman"/>
          <w:bCs/>
          <w:sz w:val="24"/>
          <w:szCs w:val="24"/>
        </w:rPr>
      </w:pPr>
    </w:p>
    <w:p w14:paraId="1C748E77" w14:textId="7E5F4B2D" w:rsidR="00FC2726" w:rsidRPr="006D7C2F" w:rsidRDefault="0028515D" w:rsidP="00A867F6">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bCs/>
          <w:sz w:val="24"/>
          <w:szCs w:val="24"/>
        </w:rPr>
        <w:t xml:space="preserve">II) </w:t>
      </w:r>
      <w:r w:rsidRPr="006D7C2F">
        <w:rPr>
          <w:rFonts w:ascii="Times New Roman" w:eastAsia="Times New Roman" w:hAnsi="Times New Roman" w:cs="Times New Roman"/>
          <w:b/>
          <w:bCs/>
          <w:sz w:val="24"/>
          <w:szCs w:val="24"/>
        </w:rPr>
        <w:t>loan Request:</w:t>
      </w:r>
      <w:r w:rsidR="00A724C1" w:rsidRPr="006D7C2F">
        <w:rPr>
          <w:rFonts w:ascii="Times New Roman" w:eastAsia="Times New Roman" w:hAnsi="Times New Roman" w:cs="Times New Roman"/>
          <w:sz w:val="24"/>
          <w:szCs w:val="24"/>
        </w:rPr>
        <w:t xml:space="preserve"> </w:t>
      </w:r>
      <w:r w:rsidR="00663301" w:rsidRPr="006D7C2F">
        <w:rPr>
          <w:rFonts w:ascii="Times New Roman" w:eastAsia="Times New Roman" w:hAnsi="Times New Roman" w:cs="Times New Roman"/>
          <w:sz w:val="24"/>
          <w:szCs w:val="24"/>
        </w:rPr>
        <w:t xml:space="preserve">the new member has no balance until the admin from the web app updates their </w:t>
      </w:r>
      <w:r w:rsidR="00D0389D" w:rsidRPr="006D7C2F">
        <w:rPr>
          <w:rFonts w:ascii="Times New Roman" w:eastAsia="Times New Roman" w:hAnsi="Times New Roman" w:cs="Times New Roman"/>
          <w:sz w:val="24"/>
          <w:szCs w:val="24"/>
        </w:rPr>
        <w:t>balance</w:t>
      </w:r>
      <w:r w:rsidR="00E73B17" w:rsidRPr="006D7C2F">
        <w:rPr>
          <w:rFonts w:ascii="Times New Roman" w:eastAsia="Times New Roman" w:hAnsi="Times New Roman" w:cs="Times New Roman"/>
          <w:sz w:val="24"/>
          <w:szCs w:val="24"/>
        </w:rPr>
        <w:t xml:space="preserve">, the figure below depicts the admin updating the new </w:t>
      </w:r>
      <w:r w:rsidR="00FC2726" w:rsidRPr="006D7C2F">
        <w:rPr>
          <w:rFonts w:ascii="Times New Roman" w:eastAsia="Times New Roman" w:hAnsi="Times New Roman" w:cs="Times New Roman"/>
          <w:sz w:val="24"/>
          <w:szCs w:val="24"/>
        </w:rPr>
        <w:t>member’s</w:t>
      </w:r>
      <w:r w:rsidR="00E73B17" w:rsidRPr="006D7C2F">
        <w:rPr>
          <w:rFonts w:ascii="Times New Roman" w:eastAsia="Times New Roman" w:hAnsi="Times New Roman" w:cs="Times New Roman"/>
          <w:sz w:val="24"/>
          <w:szCs w:val="24"/>
        </w:rPr>
        <w:t xml:space="preserve"> </w:t>
      </w:r>
      <w:r w:rsidR="00FC2726" w:rsidRPr="006D7C2F">
        <w:rPr>
          <w:rFonts w:ascii="Times New Roman" w:eastAsia="Times New Roman" w:hAnsi="Times New Roman" w:cs="Times New Roman"/>
          <w:sz w:val="24"/>
          <w:szCs w:val="24"/>
        </w:rPr>
        <w:t>balance.</w:t>
      </w:r>
    </w:p>
    <w:p w14:paraId="7C25E00D" w14:textId="73FC2F03" w:rsidR="002E1000" w:rsidRPr="006D7C2F" w:rsidRDefault="00076181" w:rsidP="00A867F6">
      <w:pPr>
        <w:spacing w:line="360" w:lineRule="auto"/>
        <w:rPr>
          <w:rFonts w:ascii="Times New Roman" w:eastAsia="Times New Roman" w:hAnsi="Times New Roman" w:cs="Times New Roman"/>
          <w:sz w:val="24"/>
          <w:szCs w:val="24"/>
        </w:rPr>
      </w:pPr>
      <w:r w:rsidRPr="006D7C2F">
        <w:rPr>
          <w:rFonts w:ascii="Times New Roman" w:hAnsi="Times New Roman" w:cs="Times New Roman"/>
          <w:noProof/>
        </w:rPr>
        <w:lastRenderedPageBreak/>
        <w:drawing>
          <wp:inline distT="0" distB="0" distL="0" distR="0" wp14:anchorId="2CA47E34" wp14:editId="1DBBF043">
            <wp:extent cx="5846757" cy="3466214"/>
            <wp:effectExtent l="0" t="0" r="1905" b="1270"/>
            <wp:docPr id="1316616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16342" name="Picture 1" descr="A screenshot of a computer&#10;&#10;Description automatically generated"/>
                    <pic:cNvPicPr/>
                  </pic:nvPicPr>
                  <pic:blipFill rotWithShape="1">
                    <a:blip r:embed="rId47"/>
                    <a:srcRect t="3498" r="1610" b="9362"/>
                    <a:stretch/>
                  </pic:blipFill>
                  <pic:spPr bwMode="auto">
                    <a:xfrm>
                      <a:off x="0" y="0"/>
                      <a:ext cx="5857203" cy="3472407"/>
                    </a:xfrm>
                    <a:prstGeom prst="rect">
                      <a:avLst/>
                    </a:prstGeom>
                    <a:ln>
                      <a:noFill/>
                    </a:ln>
                    <a:extLst>
                      <a:ext uri="{53640926-AAD7-44D8-BBD7-CCE9431645EC}">
                        <a14:shadowObscured xmlns:a14="http://schemas.microsoft.com/office/drawing/2010/main"/>
                      </a:ext>
                    </a:extLst>
                  </pic:spPr>
                </pic:pic>
              </a:graphicData>
            </a:graphic>
          </wp:inline>
        </w:drawing>
      </w:r>
      <w:r w:rsidR="00B826DD" w:rsidRPr="006D7C2F">
        <w:rPr>
          <w:rFonts w:ascii="Times New Roman" w:eastAsia="Times New Roman" w:hAnsi="Times New Roman" w:cs="Times New Roman"/>
          <w:sz w:val="24"/>
          <w:szCs w:val="24"/>
        </w:rPr>
        <w:t xml:space="preserve"> </w:t>
      </w:r>
    </w:p>
    <w:p w14:paraId="78576A60" w14:textId="6BFD14FB" w:rsidR="00076181" w:rsidRPr="006D7C2F" w:rsidRDefault="00076181" w:rsidP="00A867F6">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 xml:space="preserve">Figure 4.9 </w:t>
      </w:r>
      <w:r w:rsidR="002B565D" w:rsidRPr="006D7C2F">
        <w:rPr>
          <w:rFonts w:ascii="Times New Roman" w:eastAsia="Times New Roman" w:hAnsi="Times New Roman" w:cs="Times New Roman"/>
          <w:b/>
          <w:bCs/>
          <w:sz w:val="24"/>
          <w:szCs w:val="24"/>
        </w:rPr>
        <w:t>admin adding members payment</w:t>
      </w:r>
    </w:p>
    <w:p w14:paraId="09F84ABD" w14:textId="77777777" w:rsidR="002B565D" w:rsidRPr="006D7C2F" w:rsidRDefault="002B565D" w:rsidP="00A867F6">
      <w:pPr>
        <w:spacing w:line="360" w:lineRule="auto"/>
        <w:rPr>
          <w:rFonts w:ascii="Times New Roman" w:eastAsia="Times New Roman" w:hAnsi="Times New Roman" w:cs="Times New Roman"/>
          <w:b/>
          <w:bCs/>
          <w:sz w:val="24"/>
          <w:szCs w:val="24"/>
        </w:rPr>
      </w:pPr>
    </w:p>
    <w:p w14:paraId="670448CF" w14:textId="09995A73" w:rsidR="002B565D" w:rsidRPr="006D7C2F" w:rsidRDefault="002B565D" w:rsidP="00A867F6">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In the figure above, the admin has successfully added </w:t>
      </w:r>
      <w:r w:rsidR="00855F1F" w:rsidRPr="006D7C2F">
        <w:rPr>
          <w:rFonts w:ascii="Times New Roman" w:eastAsia="Times New Roman" w:hAnsi="Times New Roman" w:cs="Times New Roman"/>
          <w:sz w:val="24"/>
          <w:szCs w:val="24"/>
        </w:rPr>
        <w:t>an amount to the members account, the syst</w:t>
      </w:r>
      <w:r w:rsidR="00CA12D5" w:rsidRPr="006D7C2F">
        <w:rPr>
          <w:rFonts w:ascii="Times New Roman" w:eastAsia="Times New Roman" w:hAnsi="Times New Roman" w:cs="Times New Roman"/>
          <w:sz w:val="24"/>
          <w:szCs w:val="24"/>
        </w:rPr>
        <w:t xml:space="preserve">em </w:t>
      </w:r>
      <w:r w:rsidR="00B43FED" w:rsidRPr="006D7C2F">
        <w:rPr>
          <w:rFonts w:ascii="Times New Roman" w:eastAsia="Times New Roman" w:hAnsi="Times New Roman" w:cs="Times New Roman"/>
          <w:sz w:val="24"/>
          <w:szCs w:val="24"/>
        </w:rPr>
        <w:t xml:space="preserve">will check if the current staff has an active loan, if they do then the </w:t>
      </w:r>
      <w:r w:rsidR="00235235" w:rsidRPr="006D7C2F">
        <w:rPr>
          <w:rFonts w:ascii="Times New Roman" w:eastAsia="Times New Roman" w:hAnsi="Times New Roman" w:cs="Times New Roman"/>
          <w:sz w:val="24"/>
          <w:szCs w:val="24"/>
        </w:rPr>
        <w:t>money is sent towards their loan. Else it will be sent towards their savings.</w:t>
      </w:r>
      <w:r w:rsidR="00EA4CC6" w:rsidRPr="006D7C2F">
        <w:rPr>
          <w:rFonts w:ascii="Times New Roman" w:eastAsia="Times New Roman" w:hAnsi="Times New Roman" w:cs="Times New Roman"/>
          <w:sz w:val="24"/>
          <w:szCs w:val="24"/>
        </w:rPr>
        <w:t xml:space="preserve"> In the database, we should see the </w:t>
      </w:r>
      <w:r w:rsidR="004C6F44" w:rsidRPr="006D7C2F">
        <w:rPr>
          <w:rFonts w:ascii="Times New Roman" w:eastAsia="Times New Roman" w:hAnsi="Times New Roman" w:cs="Times New Roman"/>
          <w:sz w:val="24"/>
          <w:szCs w:val="24"/>
        </w:rPr>
        <w:t>member’s savings balance updated since they don’t have an active loan.</w:t>
      </w:r>
    </w:p>
    <w:p w14:paraId="47AD0E7D" w14:textId="77777777" w:rsidR="00493526" w:rsidRPr="006D7C2F" w:rsidRDefault="00493526" w:rsidP="00A867F6">
      <w:pPr>
        <w:spacing w:line="360" w:lineRule="auto"/>
        <w:rPr>
          <w:rFonts w:ascii="Times New Roman" w:eastAsia="Times New Roman" w:hAnsi="Times New Roman" w:cs="Times New Roman"/>
          <w:sz w:val="24"/>
          <w:szCs w:val="24"/>
        </w:rPr>
      </w:pPr>
    </w:p>
    <w:p w14:paraId="71CB9679" w14:textId="0D0ECE80" w:rsidR="004609E4" w:rsidRPr="004609E4" w:rsidRDefault="004609E4" w:rsidP="00A867F6">
      <w:pPr>
        <w:spacing w:line="360" w:lineRule="auto"/>
        <w:rPr>
          <w:rFonts w:ascii="Times New Roman" w:eastAsia="Times New Roman" w:hAnsi="Times New Roman" w:cs="Times New Roman"/>
          <w:sz w:val="24"/>
          <w:szCs w:val="24"/>
          <w:lang w:val="en-NG"/>
        </w:rPr>
      </w:pPr>
      <w:r w:rsidRPr="006D7C2F">
        <w:rPr>
          <w:rFonts w:ascii="Times New Roman" w:eastAsia="Times New Roman" w:hAnsi="Times New Roman" w:cs="Times New Roman"/>
          <w:noProof/>
          <w:sz w:val="24"/>
          <w:szCs w:val="24"/>
          <w:lang w:val="en-NG"/>
        </w:rPr>
        <w:drawing>
          <wp:inline distT="0" distB="0" distL="0" distR="0" wp14:anchorId="36FBB7EB" wp14:editId="21B556A9">
            <wp:extent cx="5900084" cy="2682612"/>
            <wp:effectExtent l="0" t="0" r="5715" b="3810"/>
            <wp:docPr id="1137833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3418" r="725" b="6338"/>
                    <a:stretch/>
                  </pic:blipFill>
                  <pic:spPr bwMode="auto">
                    <a:xfrm>
                      <a:off x="0" y="0"/>
                      <a:ext cx="5900468" cy="2682787"/>
                    </a:xfrm>
                    <a:prstGeom prst="rect">
                      <a:avLst/>
                    </a:prstGeom>
                    <a:noFill/>
                    <a:ln>
                      <a:noFill/>
                    </a:ln>
                    <a:extLst>
                      <a:ext uri="{53640926-AAD7-44D8-BBD7-CCE9431645EC}">
                        <a14:shadowObscured xmlns:a14="http://schemas.microsoft.com/office/drawing/2010/main"/>
                      </a:ext>
                    </a:extLst>
                  </pic:spPr>
                </pic:pic>
              </a:graphicData>
            </a:graphic>
          </wp:inline>
        </w:drawing>
      </w:r>
    </w:p>
    <w:p w14:paraId="21930B8C" w14:textId="2BF791F2" w:rsidR="00493526" w:rsidRPr="006D7C2F" w:rsidRDefault="00493526" w:rsidP="00A867F6">
      <w:pPr>
        <w:spacing w:line="360" w:lineRule="auto"/>
        <w:rPr>
          <w:rFonts w:ascii="Times New Roman" w:eastAsia="Times New Roman" w:hAnsi="Times New Roman" w:cs="Times New Roman"/>
          <w:sz w:val="24"/>
          <w:szCs w:val="24"/>
        </w:rPr>
      </w:pPr>
    </w:p>
    <w:p w14:paraId="7D2256D9" w14:textId="12A1884C" w:rsidR="00493526" w:rsidRPr="006D7C2F" w:rsidRDefault="00493526" w:rsidP="00A867F6">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4.10 The</w:t>
      </w:r>
      <w:r w:rsidR="00C21696" w:rsidRPr="006D7C2F">
        <w:rPr>
          <w:rFonts w:ascii="Times New Roman" w:eastAsia="Times New Roman" w:hAnsi="Times New Roman" w:cs="Times New Roman"/>
          <w:b/>
          <w:bCs/>
          <w:sz w:val="24"/>
          <w:szCs w:val="24"/>
        </w:rPr>
        <w:t xml:space="preserve"> savings</w:t>
      </w:r>
      <w:r w:rsidR="004609E4" w:rsidRPr="006D7C2F">
        <w:rPr>
          <w:rFonts w:ascii="Times New Roman" w:eastAsia="Times New Roman" w:hAnsi="Times New Roman" w:cs="Times New Roman"/>
          <w:b/>
          <w:bCs/>
          <w:sz w:val="24"/>
          <w:szCs w:val="24"/>
        </w:rPr>
        <w:t xml:space="preserve"> </w:t>
      </w:r>
      <w:r w:rsidR="00833D10" w:rsidRPr="006D7C2F">
        <w:rPr>
          <w:rFonts w:ascii="Times New Roman" w:eastAsia="Times New Roman" w:hAnsi="Times New Roman" w:cs="Times New Roman"/>
          <w:b/>
          <w:bCs/>
          <w:sz w:val="24"/>
          <w:szCs w:val="24"/>
        </w:rPr>
        <w:t>balance has been updated</w:t>
      </w:r>
    </w:p>
    <w:p w14:paraId="0AA1D2D8" w14:textId="77777777" w:rsidR="00493526" w:rsidRPr="006D7C2F" w:rsidRDefault="00493526" w:rsidP="00A867F6">
      <w:pPr>
        <w:spacing w:line="360" w:lineRule="auto"/>
        <w:rPr>
          <w:rFonts w:ascii="Times New Roman" w:eastAsia="Times New Roman" w:hAnsi="Times New Roman" w:cs="Times New Roman"/>
          <w:sz w:val="24"/>
          <w:szCs w:val="24"/>
        </w:rPr>
      </w:pPr>
    </w:p>
    <w:p w14:paraId="61CE6113" w14:textId="211BA7EB" w:rsidR="00B826DD" w:rsidRPr="006D7C2F" w:rsidRDefault="0064429C" w:rsidP="00A867F6">
      <w:pPr>
        <w:spacing w:line="360" w:lineRule="auto"/>
        <w:jc w:val="center"/>
        <w:rPr>
          <w:rFonts w:ascii="Times New Roman" w:eastAsia="Times New Roman" w:hAnsi="Times New Roman" w:cs="Times New Roman"/>
          <w:sz w:val="24"/>
          <w:szCs w:val="24"/>
        </w:rPr>
      </w:pPr>
      <w:r w:rsidRPr="006D7C2F">
        <w:rPr>
          <w:rFonts w:ascii="Times New Roman" w:hAnsi="Times New Roman" w:cs="Times New Roman"/>
          <w:noProof/>
        </w:rPr>
        <w:drawing>
          <wp:inline distT="0" distB="0" distL="0" distR="0" wp14:anchorId="5F10F336" wp14:editId="2A12F79D">
            <wp:extent cx="1518699" cy="3287513"/>
            <wp:effectExtent l="0" t="0" r="5715" b="8255"/>
            <wp:docPr id="2604740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6690" cy="3304811"/>
                    </a:xfrm>
                    <a:prstGeom prst="rect">
                      <a:avLst/>
                    </a:prstGeom>
                    <a:noFill/>
                    <a:ln>
                      <a:noFill/>
                    </a:ln>
                  </pic:spPr>
                </pic:pic>
              </a:graphicData>
            </a:graphic>
          </wp:inline>
        </w:drawing>
      </w:r>
    </w:p>
    <w:p w14:paraId="28CA20C6" w14:textId="24F4AFE8" w:rsidR="0064429C" w:rsidRPr="006D7C2F" w:rsidRDefault="0064429C" w:rsidP="00A867F6">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4.11 Members View</w:t>
      </w:r>
    </w:p>
    <w:p w14:paraId="3E7A7B1D" w14:textId="77777777" w:rsidR="005A0407" w:rsidRPr="006D7C2F" w:rsidRDefault="005A0407" w:rsidP="00A867F6">
      <w:pPr>
        <w:spacing w:line="360" w:lineRule="auto"/>
        <w:jc w:val="center"/>
        <w:rPr>
          <w:rFonts w:ascii="Times New Roman" w:eastAsia="Times New Roman" w:hAnsi="Times New Roman" w:cs="Times New Roman"/>
          <w:b/>
          <w:bCs/>
          <w:sz w:val="24"/>
          <w:szCs w:val="24"/>
        </w:rPr>
      </w:pPr>
    </w:p>
    <w:p w14:paraId="429BD80D" w14:textId="77777777" w:rsidR="0064429C" w:rsidRPr="006D7C2F" w:rsidRDefault="0064429C" w:rsidP="00A867F6">
      <w:pPr>
        <w:spacing w:line="360" w:lineRule="auto"/>
        <w:rPr>
          <w:rFonts w:ascii="Times New Roman" w:eastAsia="Times New Roman" w:hAnsi="Times New Roman" w:cs="Times New Roman"/>
          <w:b/>
          <w:bCs/>
          <w:sz w:val="24"/>
          <w:szCs w:val="24"/>
        </w:rPr>
      </w:pPr>
    </w:p>
    <w:p w14:paraId="263A277E" w14:textId="69451E00" w:rsidR="0064429C" w:rsidRPr="006D7C2F" w:rsidRDefault="0064429C" w:rsidP="00A867F6">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 Now the member is eligible to request for a loan</w:t>
      </w:r>
      <w:r w:rsidR="007147B0" w:rsidRPr="006D7C2F">
        <w:rPr>
          <w:rFonts w:ascii="Times New Roman" w:eastAsia="Times New Roman" w:hAnsi="Times New Roman" w:cs="Times New Roman"/>
          <w:sz w:val="24"/>
          <w:szCs w:val="24"/>
        </w:rPr>
        <w:t>, below is the loan request page</w:t>
      </w:r>
      <w:r w:rsidR="00646FD7" w:rsidRPr="006D7C2F">
        <w:rPr>
          <w:rFonts w:ascii="Times New Roman" w:eastAsia="Times New Roman" w:hAnsi="Times New Roman" w:cs="Times New Roman"/>
          <w:sz w:val="24"/>
          <w:szCs w:val="24"/>
        </w:rPr>
        <w:t>. It should be noted that the recent payment that was made has been added under the recent activities section and a list of all activities can be found under the “Activities” page.</w:t>
      </w:r>
    </w:p>
    <w:p w14:paraId="69FC4FCE" w14:textId="77777777" w:rsidR="00646FD7" w:rsidRPr="006D7C2F" w:rsidRDefault="00646FD7" w:rsidP="00A867F6">
      <w:pPr>
        <w:spacing w:line="360" w:lineRule="auto"/>
        <w:rPr>
          <w:rFonts w:ascii="Times New Roman" w:eastAsia="Times New Roman" w:hAnsi="Times New Roman" w:cs="Times New Roman"/>
          <w:sz w:val="24"/>
          <w:szCs w:val="24"/>
        </w:rPr>
      </w:pPr>
    </w:p>
    <w:p w14:paraId="13879F52" w14:textId="4545BDC8" w:rsidR="000B4B39" w:rsidRPr="006D7C2F" w:rsidRDefault="000B4B39" w:rsidP="00A867F6">
      <w:pPr>
        <w:spacing w:line="360" w:lineRule="auto"/>
        <w:jc w:val="center"/>
        <w:rPr>
          <w:rFonts w:ascii="Times New Roman" w:eastAsia="Times New Roman" w:hAnsi="Times New Roman" w:cs="Times New Roman"/>
          <w:sz w:val="24"/>
          <w:szCs w:val="24"/>
        </w:rPr>
      </w:pPr>
      <w:r w:rsidRPr="006D7C2F">
        <w:rPr>
          <w:rFonts w:ascii="Times New Roman" w:hAnsi="Times New Roman" w:cs="Times New Roman"/>
          <w:noProof/>
        </w:rPr>
        <w:lastRenderedPageBreak/>
        <w:drawing>
          <wp:inline distT="0" distB="0" distL="0" distR="0" wp14:anchorId="7947415E" wp14:editId="51558D80">
            <wp:extent cx="1566407" cy="3390786"/>
            <wp:effectExtent l="0" t="0" r="0" b="635"/>
            <wp:docPr id="436344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83585" cy="3427972"/>
                    </a:xfrm>
                    <a:prstGeom prst="rect">
                      <a:avLst/>
                    </a:prstGeom>
                    <a:noFill/>
                    <a:ln>
                      <a:noFill/>
                    </a:ln>
                  </pic:spPr>
                </pic:pic>
              </a:graphicData>
            </a:graphic>
          </wp:inline>
        </w:drawing>
      </w:r>
    </w:p>
    <w:p w14:paraId="3AB6AFAB" w14:textId="32644D3A" w:rsidR="000B4B39" w:rsidRPr="006D7C2F" w:rsidRDefault="000B4B39" w:rsidP="00A867F6">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4.12 Loan Request</w:t>
      </w:r>
    </w:p>
    <w:p w14:paraId="33F8E040" w14:textId="77777777" w:rsidR="000B4B39" w:rsidRPr="006D7C2F" w:rsidRDefault="000B4B39" w:rsidP="00A867F6">
      <w:pPr>
        <w:spacing w:line="360" w:lineRule="auto"/>
        <w:rPr>
          <w:rFonts w:ascii="Times New Roman" w:eastAsia="Times New Roman" w:hAnsi="Times New Roman" w:cs="Times New Roman"/>
          <w:b/>
          <w:bCs/>
          <w:sz w:val="24"/>
          <w:szCs w:val="24"/>
        </w:rPr>
      </w:pPr>
    </w:p>
    <w:p w14:paraId="713882DF" w14:textId="396F5DC9" w:rsidR="000B4B39" w:rsidRPr="006D7C2F" w:rsidRDefault="000B4B39" w:rsidP="00A867F6">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For the </w:t>
      </w:r>
      <w:r w:rsidR="00685AFB" w:rsidRPr="006D7C2F">
        <w:rPr>
          <w:rFonts w:ascii="Times New Roman" w:eastAsia="Times New Roman" w:hAnsi="Times New Roman" w:cs="Times New Roman"/>
          <w:sz w:val="24"/>
          <w:szCs w:val="24"/>
        </w:rPr>
        <w:t xml:space="preserve">different kinds of loans, there are different criteria’s to be met </w:t>
      </w:r>
      <w:r w:rsidR="00E40B4F" w:rsidRPr="006D7C2F">
        <w:rPr>
          <w:rFonts w:ascii="Times New Roman" w:eastAsia="Times New Roman" w:hAnsi="Times New Roman" w:cs="Times New Roman"/>
          <w:sz w:val="24"/>
          <w:szCs w:val="24"/>
        </w:rPr>
        <w:t>to</w:t>
      </w:r>
      <w:r w:rsidR="00685AFB" w:rsidRPr="006D7C2F">
        <w:rPr>
          <w:rFonts w:ascii="Times New Roman" w:eastAsia="Times New Roman" w:hAnsi="Times New Roman" w:cs="Times New Roman"/>
          <w:sz w:val="24"/>
          <w:szCs w:val="24"/>
        </w:rPr>
        <w:t xml:space="preserve"> be eligible for the loan. </w:t>
      </w:r>
      <w:r w:rsidR="00E40B4F" w:rsidRPr="006D7C2F">
        <w:rPr>
          <w:rFonts w:ascii="Times New Roman" w:eastAsia="Times New Roman" w:hAnsi="Times New Roman" w:cs="Times New Roman"/>
          <w:sz w:val="24"/>
          <w:szCs w:val="24"/>
        </w:rPr>
        <w:t>The system will consider the members savings balance to k</w:t>
      </w:r>
      <w:r w:rsidR="00CC507E" w:rsidRPr="006D7C2F">
        <w:rPr>
          <w:rFonts w:ascii="Times New Roman" w:eastAsia="Times New Roman" w:hAnsi="Times New Roman" w:cs="Times New Roman"/>
          <w:sz w:val="24"/>
          <w:szCs w:val="24"/>
        </w:rPr>
        <w:t>now how much they can request for, if they have any pending loans and how much they have paid towards it, i</w:t>
      </w:r>
      <w:r w:rsidR="009133B6" w:rsidRPr="006D7C2F">
        <w:rPr>
          <w:rFonts w:ascii="Times New Roman" w:eastAsia="Times New Roman" w:hAnsi="Times New Roman" w:cs="Times New Roman"/>
          <w:sz w:val="24"/>
          <w:szCs w:val="24"/>
        </w:rPr>
        <w:t>f the duration for the selected loan type is within the predefines maximum lim</w:t>
      </w:r>
      <w:r w:rsidR="00BD7B72" w:rsidRPr="006D7C2F">
        <w:rPr>
          <w:rFonts w:ascii="Times New Roman" w:eastAsia="Times New Roman" w:hAnsi="Times New Roman" w:cs="Times New Roman"/>
          <w:sz w:val="24"/>
          <w:szCs w:val="24"/>
        </w:rPr>
        <w:t>it. If these criteria are met, then the request is sent to the executive for approval or rejection.</w:t>
      </w:r>
    </w:p>
    <w:p w14:paraId="0BBEBD1A" w14:textId="77777777" w:rsidR="00BD7B72" w:rsidRPr="006D7C2F" w:rsidRDefault="00BD7B72" w:rsidP="00A867F6">
      <w:pPr>
        <w:spacing w:line="360" w:lineRule="auto"/>
        <w:rPr>
          <w:rFonts w:ascii="Times New Roman" w:eastAsia="Times New Roman" w:hAnsi="Times New Roman" w:cs="Times New Roman"/>
          <w:sz w:val="24"/>
          <w:szCs w:val="24"/>
        </w:rPr>
      </w:pPr>
    </w:p>
    <w:p w14:paraId="1380CB04" w14:textId="5027551E" w:rsidR="008E47A1" w:rsidRPr="006D7C2F" w:rsidRDefault="008E47A1" w:rsidP="00A867F6">
      <w:pPr>
        <w:spacing w:line="360" w:lineRule="auto"/>
        <w:jc w:val="center"/>
        <w:rPr>
          <w:rFonts w:ascii="Times New Roman" w:eastAsia="Times New Roman" w:hAnsi="Times New Roman" w:cs="Times New Roman"/>
          <w:sz w:val="24"/>
          <w:szCs w:val="24"/>
        </w:rPr>
      </w:pPr>
      <w:r w:rsidRPr="006D7C2F">
        <w:rPr>
          <w:rFonts w:ascii="Times New Roman" w:hAnsi="Times New Roman" w:cs="Times New Roman"/>
          <w:noProof/>
        </w:rPr>
        <w:lastRenderedPageBreak/>
        <w:drawing>
          <wp:inline distT="0" distB="0" distL="0" distR="0" wp14:anchorId="46F7D881" wp14:editId="33FE3BEE">
            <wp:extent cx="1928421" cy="4174435"/>
            <wp:effectExtent l="0" t="0" r="0" b="0"/>
            <wp:docPr id="1494600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34898" cy="4188455"/>
                    </a:xfrm>
                    <a:prstGeom prst="rect">
                      <a:avLst/>
                    </a:prstGeom>
                    <a:noFill/>
                    <a:ln>
                      <a:noFill/>
                    </a:ln>
                  </pic:spPr>
                </pic:pic>
              </a:graphicData>
            </a:graphic>
          </wp:inline>
        </w:drawing>
      </w:r>
    </w:p>
    <w:p w14:paraId="38729553" w14:textId="33617D88" w:rsidR="008E47A1" w:rsidRPr="006D7C2F" w:rsidRDefault="008E47A1" w:rsidP="00A867F6">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4.13 loan approval alert</w:t>
      </w:r>
    </w:p>
    <w:p w14:paraId="069A7ACF" w14:textId="77777777" w:rsidR="008E47A1" w:rsidRPr="006D7C2F" w:rsidRDefault="008E47A1" w:rsidP="00A867F6">
      <w:pPr>
        <w:spacing w:line="360" w:lineRule="auto"/>
        <w:jc w:val="center"/>
        <w:rPr>
          <w:rFonts w:ascii="Times New Roman" w:eastAsia="Times New Roman" w:hAnsi="Times New Roman" w:cs="Times New Roman"/>
          <w:b/>
          <w:bCs/>
          <w:sz w:val="24"/>
          <w:szCs w:val="24"/>
        </w:rPr>
      </w:pPr>
    </w:p>
    <w:p w14:paraId="430BBA7E" w14:textId="5DD13651" w:rsidR="008E47A1" w:rsidRPr="006D7C2F" w:rsidRDefault="00646FD7" w:rsidP="00A867F6">
      <w:pPr>
        <w:spacing w:line="360" w:lineRule="auto"/>
        <w:jc w:val="center"/>
        <w:rPr>
          <w:rFonts w:ascii="Times New Roman" w:eastAsia="Times New Roman" w:hAnsi="Times New Roman" w:cs="Times New Roman"/>
          <w:b/>
          <w:bCs/>
          <w:sz w:val="24"/>
          <w:szCs w:val="24"/>
        </w:rPr>
      </w:pPr>
      <w:r w:rsidRPr="006D7C2F">
        <w:rPr>
          <w:rFonts w:ascii="Times New Roman" w:hAnsi="Times New Roman" w:cs="Times New Roman"/>
          <w:noProof/>
        </w:rPr>
        <w:lastRenderedPageBreak/>
        <w:drawing>
          <wp:inline distT="0" distB="0" distL="0" distR="0" wp14:anchorId="2472C144" wp14:editId="0F8E8F32">
            <wp:extent cx="1908313" cy="4130907"/>
            <wp:effectExtent l="0" t="0" r="0" b="3175"/>
            <wp:docPr id="13541860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17259" cy="4150272"/>
                    </a:xfrm>
                    <a:prstGeom prst="rect">
                      <a:avLst/>
                    </a:prstGeom>
                    <a:noFill/>
                    <a:ln>
                      <a:noFill/>
                    </a:ln>
                  </pic:spPr>
                </pic:pic>
              </a:graphicData>
            </a:graphic>
          </wp:inline>
        </w:drawing>
      </w:r>
    </w:p>
    <w:p w14:paraId="5E1B0B61" w14:textId="0CC360C9" w:rsidR="00646FD7" w:rsidRPr="006D7C2F" w:rsidRDefault="00646FD7" w:rsidP="00A867F6">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4.14 Executive view for loan requests</w:t>
      </w:r>
    </w:p>
    <w:p w14:paraId="2E4ED478" w14:textId="77777777" w:rsidR="006D1CBC" w:rsidRPr="006D7C2F" w:rsidRDefault="006D1CBC" w:rsidP="00A867F6">
      <w:pPr>
        <w:spacing w:line="360" w:lineRule="auto"/>
        <w:rPr>
          <w:rFonts w:ascii="Times New Roman" w:eastAsia="Times New Roman" w:hAnsi="Times New Roman" w:cs="Times New Roman"/>
          <w:b/>
          <w:bCs/>
          <w:sz w:val="24"/>
          <w:szCs w:val="24"/>
        </w:rPr>
      </w:pPr>
    </w:p>
    <w:p w14:paraId="4015BA01" w14:textId="69C40EE3" w:rsidR="006D1CBC" w:rsidRPr="006D7C2F" w:rsidRDefault="00AA08E9" w:rsidP="00A867F6">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The </w:t>
      </w:r>
      <w:r w:rsidR="004D6CC3" w:rsidRPr="006D7C2F">
        <w:rPr>
          <w:rFonts w:ascii="Times New Roman" w:eastAsia="Times New Roman" w:hAnsi="Times New Roman" w:cs="Times New Roman"/>
          <w:sz w:val="24"/>
          <w:szCs w:val="24"/>
        </w:rPr>
        <w:t xml:space="preserve">last </w:t>
      </w:r>
      <w:r w:rsidR="00244361" w:rsidRPr="006D7C2F">
        <w:rPr>
          <w:rFonts w:ascii="Times New Roman" w:eastAsia="Times New Roman" w:hAnsi="Times New Roman" w:cs="Times New Roman"/>
          <w:sz w:val="24"/>
          <w:szCs w:val="24"/>
        </w:rPr>
        <w:t xml:space="preserve">loan request </w:t>
      </w:r>
      <w:r w:rsidR="002B7F6B" w:rsidRPr="006D7C2F">
        <w:rPr>
          <w:rFonts w:ascii="Times New Roman" w:eastAsia="Times New Roman" w:hAnsi="Times New Roman" w:cs="Times New Roman"/>
          <w:sz w:val="24"/>
          <w:szCs w:val="24"/>
        </w:rPr>
        <w:t xml:space="preserve">on the page is </w:t>
      </w:r>
      <w:r w:rsidR="00FE246F" w:rsidRPr="006D7C2F">
        <w:rPr>
          <w:rFonts w:ascii="Times New Roman" w:eastAsia="Times New Roman" w:hAnsi="Times New Roman" w:cs="Times New Roman"/>
          <w:sz w:val="24"/>
          <w:szCs w:val="24"/>
        </w:rPr>
        <w:t xml:space="preserve">the most recent one and the executive </w:t>
      </w:r>
      <w:r w:rsidR="0043409B" w:rsidRPr="006D7C2F">
        <w:rPr>
          <w:rFonts w:ascii="Times New Roman" w:eastAsia="Times New Roman" w:hAnsi="Times New Roman" w:cs="Times New Roman"/>
          <w:sz w:val="24"/>
          <w:szCs w:val="24"/>
        </w:rPr>
        <w:t xml:space="preserve">can either decline </w:t>
      </w:r>
      <w:r w:rsidR="007D47C9" w:rsidRPr="006D7C2F">
        <w:rPr>
          <w:rFonts w:ascii="Times New Roman" w:eastAsia="Times New Roman" w:hAnsi="Times New Roman" w:cs="Times New Roman"/>
          <w:sz w:val="24"/>
          <w:szCs w:val="24"/>
        </w:rPr>
        <w:t>or approve. If they</w:t>
      </w:r>
      <w:r w:rsidR="00D81EC2" w:rsidRPr="006D7C2F">
        <w:rPr>
          <w:rFonts w:ascii="Times New Roman" w:eastAsia="Times New Roman" w:hAnsi="Times New Roman" w:cs="Times New Roman"/>
          <w:sz w:val="24"/>
          <w:szCs w:val="24"/>
        </w:rPr>
        <w:t xml:space="preserve"> decline, they are shown a prompt to give a reason, and this reason is sent</w:t>
      </w:r>
      <w:r w:rsidR="00E11D98" w:rsidRPr="006D7C2F">
        <w:rPr>
          <w:rFonts w:ascii="Times New Roman" w:eastAsia="Times New Roman" w:hAnsi="Times New Roman" w:cs="Times New Roman"/>
          <w:sz w:val="24"/>
          <w:szCs w:val="24"/>
        </w:rPr>
        <w:t xml:space="preserve"> along with the rejection e</w:t>
      </w:r>
      <w:r w:rsidR="00E4200F" w:rsidRPr="006D7C2F">
        <w:rPr>
          <w:rFonts w:ascii="Times New Roman" w:eastAsia="Times New Roman" w:hAnsi="Times New Roman" w:cs="Times New Roman"/>
          <w:sz w:val="24"/>
          <w:szCs w:val="24"/>
        </w:rPr>
        <w:t>mail</w:t>
      </w:r>
      <w:r w:rsidR="00D81EC2" w:rsidRPr="006D7C2F">
        <w:rPr>
          <w:rFonts w:ascii="Times New Roman" w:eastAsia="Times New Roman" w:hAnsi="Times New Roman" w:cs="Times New Roman"/>
          <w:sz w:val="24"/>
          <w:szCs w:val="24"/>
        </w:rPr>
        <w:t xml:space="preserve"> to the </w:t>
      </w:r>
      <w:r w:rsidR="00E4200F" w:rsidRPr="006D7C2F">
        <w:rPr>
          <w:rFonts w:ascii="Times New Roman" w:eastAsia="Times New Roman" w:hAnsi="Times New Roman" w:cs="Times New Roman"/>
          <w:sz w:val="24"/>
          <w:szCs w:val="24"/>
        </w:rPr>
        <w:t>address</w:t>
      </w:r>
      <w:r w:rsidR="00D81EC2" w:rsidRPr="006D7C2F">
        <w:rPr>
          <w:rFonts w:ascii="Times New Roman" w:eastAsia="Times New Roman" w:hAnsi="Times New Roman" w:cs="Times New Roman"/>
          <w:sz w:val="24"/>
          <w:szCs w:val="24"/>
        </w:rPr>
        <w:t xml:space="preserve"> of the </w:t>
      </w:r>
      <w:r w:rsidR="00E11D98" w:rsidRPr="006D7C2F">
        <w:rPr>
          <w:rFonts w:ascii="Times New Roman" w:eastAsia="Times New Roman" w:hAnsi="Times New Roman" w:cs="Times New Roman"/>
          <w:sz w:val="24"/>
          <w:szCs w:val="24"/>
        </w:rPr>
        <w:t>designated member</w:t>
      </w:r>
      <w:r w:rsidR="00E4200F" w:rsidRPr="006D7C2F">
        <w:rPr>
          <w:rFonts w:ascii="Times New Roman" w:eastAsia="Times New Roman" w:hAnsi="Times New Roman" w:cs="Times New Roman"/>
          <w:sz w:val="24"/>
          <w:szCs w:val="24"/>
        </w:rPr>
        <w:t xml:space="preserve">. If the loan has been approved, then the changes will be reflected on the </w:t>
      </w:r>
      <w:r w:rsidR="009378EF" w:rsidRPr="006D7C2F">
        <w:rPr>
          <w:rFonts w:ascii="Times New Roman" w:eastAsia="Times New Roman" w:hAnsi="Times New Roman" w:cs="Times New Roman"/>
          <w:sz w:val="24"/>
          <w:szCs w:val="24"/>
        </w:rPr>
        <w:t>members dashboard</w:t>
      </w:r>
      <w:r w:rsidR="00313138" w:rsidRPr="006D7C2F">
        <w:rPr>
          <w:rFonts w:ascii="Times New Roman" w:eastAsia="Times New Roman" w:hAnsi="Times New Roman" w:cs="Times New Roman"/>
          <w:sz w:val="24"/>
          <w:szCs w:val="24"/>
        </w:rPr>
        <w:t>.</w:t>
      </w:r>
    </w:p>
    <w:p w14:paraId="2D3DF027" w14:textId="12C761AD" w:rsidR="00313138" w:rsidRPr="006D7C2F" w:rsidRDefault="00C30650" w:rsidP="00A867F6">
      <w:pPr>
        <w:spacing w:line="360" w:lineRule="auto"/>
        <w:jc w:val="center"/>
        <w:rPr>
          <w:rFonts w:ascii="Times New Roman" w:eastAsia="Times New Roman" w:hAnsi="Times New Roman" w:cs="Times New Roman"/>
          <w:sz w:val="24"/>
          <w:szCs w:val="24"/>
        </w:rPr>
      </w:pPr>
      <w:r w:rsidRPr="006D7C2F">
        <w:rPr>
          <w:rFonts w:ascii="Times New Roman" w:eastAsia="Times New Roman" w:hAnsi="Times New Roman" w:cs="Times New Roman"/>
          <w:noProof/>
          <w:sz w:val="24"/>
          <w:szCs w:val="24"/>
        </w:rPr>
        <w:lastRenderedPageBreak/>
        <w:drawing>
          <wp:inline distT="0" distB="0" distL="0" distR="0" wp14:anchorId="3C0F27C4" wp14:editId="1B4F7DA6">
            <wp:extent cx="1762125" cy="3815732"/>
            <wp:effectExtent l="0" t="0" r="0" b="0"/>
            <wp:docPr id="4936388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65377" cy="3822774"/>
                    </a:xfrm>
                    <a:prstGeom prst="rect">
                      <a:avLst/>
                    </a:prstGeom>
                    <a:noFill/>
                    <a:ln>
                      <a:noFill/>
                    </a:ln>
                  </pic:spPr>
                </pic:pic>
              </a:graphicData>
            </a:graphic>
          </wp:inline>
        </w:drawing>
      </w:r>
    </w:p>
    <w:p w14:paraId="14962EF0" w14:textId="3DC8EED8" w:rsidR="00C30650" w:rsidRPr="006D7C2F" w:rsidRDefault="00C30650" w:rsidP="00A867F6">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 xml:space="preserve">Figure 4.15 </w:t>
      </w:r>
      <w:r w:rsidR="00E15D87" w:rsidRPr="006D7C2F">
        <w:rPr>
          <w:rFonts w:ascii="Times New Roman" w:eastAsia="Times New Roman" w:hAnsi="Times New Roman" w:cs="Times New Roman"/>
          <w:b/>
          <w:bCs/>
          <w:sz w:val="24"/>
          <w:szCs w:val="24"/>
        </w:rPr>
        <w:t>Updated dashboard</w:t>
      </w:r>
    </w:p>
    <w:p w14:paraId="287BAE25" w14:textId="77777777" w:rsidR="00E15D87" w:rsidRPr="006D7C2F" w:rsidRDefault="00E15D87" w:rsidP="00A867F6">
      <w:pPr>
        <w:spacing w:line="360" w:lineRule="auto"/>
        <w:jc w:val="center"/>
        <w:rPr>
          <w:rFonts w:ascii="Times New Roman" w:eastAsia="Times New Roman" w:hAnsi="Times New Roman" w:cs="Times New Roman"/>
          <w:b/>
          <w:bCs/>
          <w:sz w:val="24"/>
          <w:szCs w:val="24"/>
        </w:rPr>
      </w:pPr>
    </w:p>
    <w:p w14:paraId="24DABACE" w14:textId="34F42CAE" w:rsidR="00772A1A" w:rsidRPr="006D7C2F" w:rsidRDefault="00E15D87" w:rsidP="00A867F6">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now that the </w:t>
      </w:r>
      <w:r w:rsidR="00F8213B" w:rsidRPr="006D7C2F">
        <w:rPr>
          <w:rFonts w:ascii="Times New Roman" w:eastAsia="Times New Roman" w:hAnsi="Times New Roman" w:cs="Times New Roman"/>
          <w:sz w:val="24"/>
          <w:szCs w:val="24"/>
        </w:rPr>
        <w:t>loan has been approved, we can see the changes with the loan balance being updated, the loan deadline appearing under the events section</w:t>
      </w:r>
      <w:r w:rsidR="006131F1" w:rsidRPr="006D7C2F">
        <w:rPr>
          <w:rFonts w:ascii="Times New Roman" w:eastAsia="Times New Roman" w:hAnsi="Times New Roman" w:cs="Times New Roman"/>
          <w:sz w:val="24"/>
          <w:szCs w:val="24"/>
        </w:rPr>
        <w:t xml:space="preserve"> and the activity appearing under the activities</w:t>
      </w:r>
      <w:r w:rsidR="00772A1A" w:rsidRPr="006D7C2F">
        <w:rPr>
          <w:rFonts w:ascii="Times New Roman" w:eastAsia="Times New Roman" w:hAnsi="Times New Roman" w:cs="Times New Roman"/>
          <w:sz w:val="24"/>
          <w:szCs w:val="24"/>
        </w:rPr>
        <w:t xml:space="preserve"> section. More information </w:t>
      </w:r>
      <w:r w:rsidR="007F0F4D" w:rsidRPr="006D7C2F">
        <w:rPr>
          <w:rFonts w:ascii="Times New Roman" w:eastAsia="Times New Roman" w:hAnsi="Times New Roman" w:cs="Times New Roman"/>
          <w:sz w:val="24"/>
          <w:szCs w:val="24"/>
        </w:rPr>
        <w:t>on the loan will be found in the loan status page.</w:t>
      </w:r>
    </w:p>
    <w:p w14:paraId="69DE7D0D" w14:textId="77777777" w:rsidR="007F0F4D" w:rsidRPr="006D7C2F" w:rsidRDefault="007F0F4D" w:rsidP="00A867F6">
      <w:pPr>
        <w:spacing w:line="360" w:lineRule="auto"/>
        <w:rPr>
          <w:rFonts w:ascii="Times New Roman" w:eastAsia="Times New Roman" w:hAnsi="Times New Roman" w:cs="Times New Roman"/>
          <w:sz w:val="24"/>
          <w:szCs w:val="24"/>
        </w:rPr>
      </w:pPr>
    </w:p>
    <w:p w14:paraId="48955209" w14:textId="77777777" w:rsidR="007F0F4D" w:rsidRPr="006D7C2F" w:rsidRDefault="007F0F4D" w:rsidP="00A867F6">
      <w:pPr>
        <w:spacing w:line="360" w:lineRule="auto"/>
        <w:rPr>
          <w:rFonts w:ascii="Times New Roman" w:eastAsia="Times New Roman" w:hAnsi="Times New Roman" w:cs="Times New Roman"/>
          <w:sz w:val="24"/>
          <w:szCs w:val="24"/>
        </w:rPr>
      </w:pPr>
    </w:p>
    <w:p w14:paraId="6AA84FE0" w14:textId="1D5B5A30" w:rsidR="00B826DD" w:rsidRPr="006D7C2F" w:rsidRDefault="008B081A" w:rsidP="00A867F6">
      <w:pPr>
        <w:spacing w:line="360" w:lineRule="auto"/>
        <w:jc w:val="center"/>
        <w:rPr>
          <w:rFonts w:ascii="Times New Roman" w:eastAsia="Times New Roman" w:hAnsi="Times New Roman" w:cs="Times New Roman"/>
          <w:sz w:val="24"/>
          <w:szCs w:val="24"/>
        </w:rPr>
      </w:pPr>
      <w:r w:rsidRPr="006D7C2F">
        <w:rPr>
          <w:rFonts w:ascii="Times New Roman" w:eastAsia="Times New Roman" w:hAnsi="Times New Roman" w:cs="Times New Roman"/>
          <w:noProof/>
          <w:sz w:val="24"/>
          <w:szCs w:val="24"/>
        </w:rPr>
        <w:lastRenderedPageBreak/>
        <w:drawing>
          <wp:inline distT="0" distB="0" distL="0" distR="0" wp14:anchorId="0EC69BB6" wp14:editId="00D308EA">
            <wp:extent cx="2041451" cy="4420584"/>
            <wp:effectExtent l="0" t="0" r="0" b="0"/>
            <wp:docPr id="17178135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53035" cy="4445669"/>
                    </a:xfrm>
                    <a:prstGeom prst="rect">
                      <a:avLst/>
                    </a:prstGeom>
                    <a:noFill/>
                    <a:ln>
                      <a:noFill/>
                    </a:ln>
                  </pic:spPr>
                </pic:pic>
              </a:graphicData>
            </a:graphic>
          </wp:inline>
        </w:drawing>
      </w:r>
    </w:p>
    <w:p w14:paraId="5796ADC2" w14:textId="7F3A7623" w:rsidR="008B081A" w:rsidRPr="006D7C2F" w:rsidRDefault="008B081A" w:rsidP="00A867F6">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Figure 4.16 Loan Status page</w:t>
      </w:r>
    </w:p>
    <w:p w14:paraId="175C3CF6" w14:textId="175C5291" w:rsidR="0064476B" w:rsidRPr="006D7C2F" w:rsidRDefault="0064476B" w:rsidP="00A867F6">
      <w:pPr>
        <w:spacing w:line="360" w:lineRule="auto"/>
        <w:rPr>
          <w:rFonts w:ascii="Times New Roman" w:eastAsia="Times New Roman" w:hAnsi="Times New Roman" w:cs="Times New Roman"/>
          <w:b/>
          <w:bCs/>
          <w:sz w:val="24"/>
          <w:szCs w:val="24"/>
        </w:rPr>
      </w:pPr>
    </w:p>
    <w:p w14:paraId="40598891" w14:textId="278E2700" w:rsidR="00577D34" w:rsidRPr="006D7C2F" w:rsidRDefault="00577D34" w:rsidP="00A867F6">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In </w:t>
      </w:r>
      <w:r w:rsidR="002655DD" w:rsidRPr="006D7C2F">
        <w:rPr>
          <w:rFonts w:ascii="Times New Roman" w:eastAsia="Times New Roman" w:hAnsi="Times New Roman" w:cs="Times New Roman"/>
          <w:sz w:val="24"/>
          <w:szCs w:val="24"/>
        </w:rPr>
        <w:t xml:space="preserve">the figure above, for the active loan, we can see the loan type, how many days till the deadline, the approved date and the </w:t>
      </w:r>
      <w:r w:rsidR="000D2E92" w:rsidRPr="006D7C2F">
        <w:rPr>
          <w:rFonts w:ascii="Times New Roman" w:eastAsia="Times New Roman" w:hAnsi="Times New Roman" w:cs="Times New Roman"/>
          <w:sz w:val="24"/>
          <w:szCs w:val="24"/>
        </w:rPr>
        <w:t>actual due date, the loan amount and how much has been paid towards the loan.</w:t>
      </w:r>
    </w:p>
    <w:p w14:paraId="6E3C82E4" w14:textId="77777777" w:rsidR="000D2E92" w:rsidRPr="006D7C2F" w:rsidRDefault="000D2E92" w:rsidP="00A867F6">
      <w:pPr>
        <w:spacing w:line="360" w:lineRule="auto"/>
        <w:rPr>
          <w:rFonts w:ascii="Times New Roman" w:eastAsia="Times New Roman" w:hAnsi="Times New Roman" w:cs="Times New Roman"/>
          <w:sz w:val="24"/>
          <w:szCs w:val="24"/>
        </w:rPr>
      </w:pPr>
    </w:p>
    <w:p w14:paraId="320361C2" w14:textId="77BDC031" w:rsidR="000D2E92" w:rsidRPr="006D7C2F" w:rsidRDefault="00A8612E" w:rsidP="00A867F6">
      <w:pPr>
        <w:spacing w:line="360" w:lineRule="auto"/>
        <w:rPr>
          <w:rFonts w:ascii="Times New Roman" w:eastAsia="Times New Roman" w:hAnsi="Times New Roman" w:cs="Times New Roman"/>
          <w:sz w:val="24"/>
          <w:szCs w:val="24"/>
        </w:rPr>
      </w:pPr>
      <w:r w:rsidRPr="006D7C2F">
        <w:rPr>
          <w:rFonts w:ascii="Times New Roman" w:hAnsi="Times New Roman" w:cs="Times New Roman"/>
          <w:noProof/>
        </w:rPr>
        <w:lastRenderedPageBreak/>
        <w:drawing>
          <wp:inline distT="0" distB="0" distL="0" distR="0" wp14:anchorId="45830053" wp14:editId="6EB5A522">
            <wp:extent cx="6289074" cy="2892056"/>
            <wp:effectExtent l="0" t="0" r="0" b="3810"/>
            <wp:docPr id="177278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88746" name=""/>
                    <pic:cNvPicPr/>
                  </pic:nvPicPr>
                  <pic:blipFill rotWithShape="1">
                    <a:blip r:embed="rId55"/>
                    <a:srcRect t="12721" r="1963" b="7132"/>
                    <a:stretch/>
                  </pic:blipFill>
                  <pic:spPr bwMode="auto">
                    <a:xfrm>
                      <a:off x="0" y="0"/>
                      <a:ext cx="6295090" cy="2894822"/>
                    </a:xfrm>
                    <a:prstGeom prst="rect">
                      <a:avLst/>
                    </a:prstGeom>
                    <a:ln>
                      <a:noFill/>
                    </a:ln>
                    <a:extLst>
                      <a:ext uri="{53640926-AAD7-44D8-BBD7-CCE9431645EC}">
                        <a14:shadowObscured xmlns:a14="http://schemas.microsoft.com/office/drawing/2010/main"/>
                      </a:ext>
                    </a:extLst>
                  </pic:spPr>
                </pic:pic>
              </a:graphicData>
            </a:graphic>
          </wp:inline>
        </w:drawing>
      </w:r>
    </w:p>
    <w:p w14:paraId="2C5E36A0" w14:textId="595837C5" w:rsidR="00A8612E" w:rsidRPr="006D7C2F" w:rsidRDefault="00A8612E" w:rsidP="00A867F6">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t xml:space="preserve">Figure 4.17 </w:t>
      </w:r>
      <w:r w:rsidR="00724114" w:rsidRPr="006D7C2F">
        <w:rPr>
          <w:rFonts w:ascii="Times New Roman" w:eastAsia="Times New Roman" w:hAnsi="Times New Roman" w:cs="Times New Roman"/>
          <w:b/>
          <w:bCs/>
          <w:sz w:val="24"/>
          <w:szCs w:val="24"/>
        </w:rPr>
        <w:t>loan stored in database</w:t>
      </w:r>
    </w:p>
    <w:p w14:paraId="021C487E" w14:textId="59A79052" w:rsidR="006845F4" w:rsidRPr="006D7C2F" w:rsidRDefault="006845F4" w:rsidP="00A867F6">
      <w:pPr>
        <w:spacing w:line="360" w:lineRule="auto"/>
        <w:rPr>
          <w:rFonts w:ascii="Times New Roman" w:eastAsia="Times New Roman" w:hAnsi="Times New Roman" w:cs="Times New Roman"/>
          <w:b/>
          <w:bCs/>
          <w:sz w:val="24"/>
          <w:szCs w:val="24"/>
        </w:rPr>
      </w:pPr>
    </w:p>
    <w:p w14:paraId="57FDE920" w14:textId="04F6CF03" w:rsidR="00CE28A4" w:rsidRPr="006D7C2F" w:rsidRDefault="00CE28A4" w:rsidP="00A867F6">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 xml:space="preserve">The figure </w:t>
      </w:r>
      <w:r w:rsidR="005D5876" w:rsidRPr="006D7C2F">
        <w:rPr>
          <w:rFonts w:ascii="Times New Roman" w:eastAsia="Times New Roman" w:hAnsi="Times New Roman" w:cs="Times New Roman"/>
          <w:sz w:val="24"/>
          <w:szCs w:val="24"/>
        </w:rPr>
        <w:t>4.17 above shows how data on active loans are represented in the database.</w:t>
      </w:r>
    </w:p>
    <w:p w14:paraId="7828C64C" w14:textId="77777777" w:rsidR="0035007C" w:rsidRPr="006D7C2F" w:rsidRDefault="0035007C" w:rsidP="00A867F6">
      <w:pPr>
        <w:spacing w:line="360" w:lineRule="auto"/>
        <w:rPr>
          <w:rFonts w:ascii="Times New Roman" w:eastAsia="Times New Roman" w:hAnsi="Times New Roman" w:cs="Times New Roman"/>
          <w:sz w:val="24"/>
          <w:szCs w:val="24"/>
        </w:rPr>
      </w:pPr>
    </w:p>
    <w:p w14:paraId="0DD62748" w14:textId="77777777" w:rsidR="00C36D3A" w:rsidRPr="006D7C2F" w:rsidRDefault="00C36D3A" w:rsidP="00A867F6">
      <w:pPr>
        <w:spacing w:line="360" w:lineRule="auto"/>
        <w:rPr>
          <w:rFonts w:ascii="Times New Roman" w:eastAsia="Times New Roman" w:hAnsi="Times New Roman" w:cs="Times New Roman"/>
          <w:sz w:val="24"/>
          <w:szCs w:val="24"/>
        </w:rPr>
      </w:pPr>
    </w:p>
    <w:p w14:paraId="1A6A684F" w14:textId="62F01088" w:rsidR="00C36D3A" w:rsidRPr="006D7C2F" w:rsidRDefault="00C36D3A" w:rsidP="00A867F6">
      <w:pPr>
        <w:spacing w:line="360" w:lineRule="auto"/>
        <w:rPr>
          <w:rFonts w:ascii="Times New Roman" w:eastAsia="Times New Roman" w:hAnsi="Times New Roman" w:cs="Times New Roman"/>
          <w:b/>
          <w:bCs/>
          <w:sz w:val="32"/>
          <w:szCs w:val="32"/>
          <w:u w:val="single"/>
        </w:rPr>
      </w:pPr>
      <w:r w:rsidRPr="006D7C2F">
        <w:rPr>
          <w:rFonts w:ascii="Times New Roman" w:eastAsia="Times New Roman" w:hAnsi="Times New Roman" w:cs="Times New Roman"/>
          <w:b/>
          <w:bCs/>
          <w:sz w:val="32"/>
          <w:szCs w:val="32"/>
          <w:u w:val="single"/>
        </w:rPr>
        <w:t>Admin Web App</w:t>
      </w:r>
    </w:p>
    <w:p w14:paraId="3B91B40B" w14:textId="79F656AC" w:rsidR="006845F4" w:rsidRPr="006D7C2F" w:rsidRDefault="006845F4" w:rsidP="00A867F6">
      <w:pPr>
        <w:spacing w:line="360" w:lineRule="auto"/>
        <w:rPr>
          <w:rFonts w:ascii="Times New Roman" w:eastAsia="Times New Roman" w:hAnsi="Times New Roman" w:cs="Times New Roman"/>
          <w:sz w:val="24"/>
          <w:szCs w:val="24"/>
        </w:rPr>
      </w:pPr>
    </w:p>
    <w:p w14:paraId="159C94D3" w14:textId="4E3B19DD" w:rsidR="00C36D3A" w:rsidRPr="006D7C2F" w:rsidRDefault="001F5F69" w:rsidP="00A867F6">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sz w:val="24"/>
          <w:szCs w:val="24"/>
        </w:rPr>
        <w:t>Some features of the Administrators app have been outlined below-</w:t>
      </w:r>
    </w:p>
    <w:p w14:paraId="78E10D97" w14:textId="77777777" w:rsidR="001F5F69" w:rsidRPr="006D7C2F" w:rsidRDefault="001F5F69" w:rsidP="00A867F6">
      <w:pPr>
        <w:spacing w:line="360" w:lineRule="auto"/>
        <w:rPr>
          <w:rFonts w:ascii="Times New Roman" w:eastAsia="Times New Roman" w:hAnsi="Times New Roman" w:cs="Times New Roman"/>
          <w:sz w:val="24"/>
          <w:szCs w:val="24"/>
        </w:rPr>
      </w:pPr>
    </w:p>
    <w:p w14:paraId="2F84F444" w14:textId="7D1F15E4" w:rsidR="001F5F69" w:rsidRPr="006D7C2F" w:rsidRDefault="001F5F69" w:rsidP="00A867F6">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b/>
          <w:bCs/>
          <w:sz w:val="24"/>
          <w:szCs w:val="24"/>
        </w:rPr>
        <w:t xml:space="preserve">I) </w:t>
      </w:r>
      <w:r w:rsidR="003978FD">
        <w:rPr>
          <w:rFonts w:ascii="Times New Roman" w:eastAsia="Times New Roman" w:hAnsi="Times New Roman" w:cs="Times New Roman"/>
          <w:b/>
          <w:bCs/>
          <w:sz w:val="24"/>
          <w:szCs w:val="24"/>
          <w:u w:val="single"/>
        </w:rPr>
        <w:t>LOGIN/ LOGOUT</w:t>
      </w:r>
      <w:r w:rsidR="004970CC" w:rsidRPr="006D7C2F">
        <w:rPr>
          <w:rFonts w:ascii="Times New Roman" w:eastAsia="Times New Roman" w:hAnsi="Times New Roman" w:cs="Times New Roman"/>
          <w:b/>
          <w:bCs/>
          <w:sz w:val="24"/>
          <w:szCs w:val="24"/>
        </w:rPr>
        <w:t xml:space="preserve">: </w:t>
      </w:r>
      <w:r w:rsidR="004970CC" w:rsidRPr="006D7C2F">
        <w:rPr>
          <w:rFonts w:ascii="Times New Roman" w:eastAsia="Times New Roman" w:hAnsi="Times New Roman" w:cs="Times New Roman"/>
          <w:sz w:val="24"/>
          <w:szCs w:val="24"/>
        </w:rPr>
        <w:t xml:space="preserve">the admin must provide </w:t>
      </w:r>
      <w:r w:rsidR="0035395F" w:rsidRPr="006D7C2F">
        <w:rPr>
          <w:rFonts w:ascii="Times New Roman" w:eastAsia="Times New Roman" w:hAnsi="Times New Roman" w:cs="Times New Roman"/>
          <w:sz w:val="24"/>
          <w:szCs w:val="24"/>
        </w:rPr>
        <w:t xml:space="preserve">details that match a record </w:t>
      </w:r>
      <w:r w:rsidR="005D5848" w:rsidRPr="006D7C2F">
        <w:rPr>
          <w:rFonts w:ascii="Times New Roman" w:eastAsia="Times New Roman" w:hAnsi="Times New Roman" w:cs="Times New Roman"/>
          <w:sz w:val="24"/>
          <w:szCs w:val="24"/>
        </w:rPr>
        <w:t>in the database.</w:t>
      </w:r>
    </w:p>
    <w:p w14:paraId="2AFAADA6" w14:textId="184FC225" w:rsidR="005D5848" w:rsidRPr="006D7C2F" w:rsidRDefault="005D5848" w:rsidP="00A867F6">
      <w:pPr>
        <w:spacing w:line="360" w:lineRule="auto"/>
        <w:rPr>
          <w:rFonts w:ascii="Times New Roman" w:eastAsia="Times New Roman" w:hAnsi="Times New Roman" w:cs="Times New Roman"/>
          <w:sz w:val="24"/>
          <w:szCs w:val="24"/>
        </w:rPr>
      </w:pPr>
      <w:r w:rsidRPr="006D7C2F">
        <w:rPr>
          <w:rFonts w:ascii="Times New Roman" w:hAnsi="Times New Roman" w:cs="Times New Roman"/>
          <w:noProof/>
        </w:rPr>
        <w:drawing>
          <wp:inline distT="0" distB="0" distL="0" distR="0" wp14:anchorId="46D7B326" wp14:editId="1E15497E">
            <wp:extent cx="5943600" cy="2509284"/>
            <wp:effectExtent l="0" t="0" r="0" b="5715"/>
            <wp:docPr id="134174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43912" name=""/>
                    <pic:cNvPicPr/>
                  </pic:nvPicPr>
                  <pic:blipFill rotWithShape="1">
                    <a:blip r:embed="rId56"/>
                    <a:srcRect b="24945"/>
                    <a:stretch/>
                  </pic:blipFill>
                  <pic:spPr bwMode="auto">
                    <a:xfrm>
                      <a:off x="0" y="0"/>
                      <a:ext cx="5943600" cy="2509284"/>
                    </a:xfrm>
                    <a:prstGeom prst="rect">
                      <a:avLst/>
                    </a:prstGeom>
                    <a:ln>
                      <a:noFill/>
                    </a:ln>
                    <a:extLst>
                      <a:ext uri="{53640926-AAD7-44D8-BBD7-CCE9431645EC}">
                        <a14:shadowObscured xmlns:a14="http://schemas.microsoft.com/office/drawing/2010/main"/>
                      </a:ext>
                    </a:extLst>
                  </pic:spPr>
                </pic:pic>
              </a:graphicData>
            </a:graphic>
          </wp:inline>
        </w:drawing>
      </w:r>
    </w:p>
    <w:p w14:paraId="2C53F802" w14:textId="10BB6093" w:rsidR="00A8612E" w:rsidRPr="006D7C2F" w:rsidRDefault="00473BD3" w:rsidP="00A867F6">
      <w:pPr>
        <w:spacing w:line="360" w:lineRule="auto"/>
        <w:jc w:val="center"/>
        <w:rPr>
          <w:rFonts w:ascii="Times New Roman" w:eastAsia="Times New Roman" w:hAnsi="Times New Roman" w:cs="Times New Roman"/>
          <w:b/>
          <w:bCs/>
          <w:sz w:val="24"/>
          <w:szCs w:val="24"/>
        </w:rPr>
      </w:pPr>
      <w:r w:rsidRPr="006D7C2F">
        <w:rPr>
          <w:rFonts w:ascii="Times New Roman" w:eastAsia="Times New Roman" w:hAnsi="Times New Roman" w:cs="Times New Roman"/>
          <w:b/>
          <w:bCs/>
          <w:sz w:val="24"/>
          <w:szCs w:val="24"/>
        </w:rPr>
        <w:lastRenderedPageBreak/>
        <w:t>Figure 4.18 Admin login page</w:t>
      </w:r>
    </w:p>
    <w:p w14:paraId="38830E9C" w14:textId="77777777" w:rsidR="00473BD3" w:rsidRPr="006D7C2F" w:rsidRDefault="00473BD3" w:rsidP="00A867F6">
      <w:pPr>
        <w:spacing w:line="360" w:lineRule="auto"/>
        <w:jc w:val="center"/>
        <w:rPr>
          <w:rFonts w:ascii="Times New Roman" w:eastAsia="Times New Roman" w:hAnsi="Times New Roman" w:cs="Times New Roman"/>
          <w:b/>
          <w:bCs/>
          <w:sz w:val="24"/>
          <w:szCs w:val="24"/>
        </w:rPr>
      </w:pPr>
    </w:p>
    <w:p w14:paraId="5972A5D2" w14:textId="77777777" w:rsidR="006E6222" w:rsidRPr="006D7C2F" w:rsidRDefault="006E6222" w:rsidP="00A867F6">
      <w:pPr>
        <w:spacing w:line="360" w:lineRule="auto"/>
        <w:jc w:val="center"/>
        <w:rPr>
          <w:rFonts w:ascii="Times New Roman" w:eastAsia="Times New Roman" w:hAnsi="Times New Roman" w:cs="Times New Roman"/>
          <w:b/>
          <w:bCs/>
          <w:sz w:val="24"/>
          <w:szCs w:val="24"/>
        </w:rPr>
      </w:pPr>
    </w:p>
    <w:p w14:paraId="173D01A7" w14:textId="77777777" w:rsidR="00BD20DC" w:rsidRPr="006D7C2F" w:rsidRDefault="006E6222" w:rsidP="00A867F6">
      <w:pPr>
        <w:spacing w:line="360" w:lineRule="auto"/>
        <w:rPr>
          <w:rFonts w:ascii="Times New Roman" w:eastAsia="Times New Roman" w:hAnsi="Times New Roman" w:cs="Times New Roman"/>
          <w:sz w:val="24"/>
          <w:szCs w:val="24"/>
        </w:rPr>
      </w:pPr>
      <w:r w:rsidRPr="006D7C2F">
        <w:rPr>
          <w:rFonts w:ascii="Times New Roman" w:eastAsia="Times New Roman" w:hAnsi="Times New Roman" w:cs="Times New Roman"/>
          <w:b/>
          <w:bCs/>
          <w:sz w:val="24"/>
          <w:szCs w:val="24"/>
        </w:rPr>
        <w:t>II)</w:t>
      </w:r>
      <w:r w:rsidRPr="006D7C2F">
        <w:rPr>
          <w:rFonts w:ascii="Times New Roman" w:eastAsia="Times New Roman" w:hAnsi="Times New Roman" w:cs="Times New Roman"/>
          <w:b/>
          <w:bCs/>
          <w:sz w:val="24"/>
          <w:szCs w:val="24"/>
          <w:u w:val="single"/>
        </w:rPr>
        <w:t xml:space="preserve"> </w:t>
      </w:r>
      <w:r w:rsidR="008D42D8" w:rsidRPr="006D7C2F">
        <w:rPr>
          <w:rFonts w:ascii="Times New Roman" w:eastAsia="Times New Roman" w:hAnsi="Times New Roman" w:cs="Times New Roman"/>
          <w:b/>
          <w:bCs/>
          <w:sz w:val="24"/>
          <w:szCs w:val="24"/>
          <w:u w:val="single"/>
        </w:rPr>
        <w:t xml:space="preserve">DASHBOARD: </w:t>
      </w:r>
      <w:r w:rsidR="008D42D8" w:rsidRPr="006D7C2F">
        <w:rPr>
          <w:rFonts w:ascii="Times New Roman" w:eastAsia="Times New Roman" w:hAnsi="Times New Roman" w:cs="Times New Roman"/>
          <w:sz w:val="24"/>
          <w:szCs w:val="24"/>
        </w:rPr>
        <w:t>the admin sees how many total members there are, how many are suspended, and the total active loan</w:t>
      </w:r>
      <w:r w:rsidR="00BD20DC" w:rsidRPr="006D7C2F">
        <w:rPr>
          <w:rFonts w:ascii="Times New Roman" w:eastAsia="Times New Roman" w:hAnsi="Times New Roman" w:cs="Times New Roman"/>
          <w:sz w:val="24"/>
          <w:szCs w:val="24"/>
        </w:rPr>
        <w:t xml:space="preserve"> amounts</w:t>
      </w:r>
    </w:p>
    <w:p w14:paraId="19C36F95" w14:textId="77777777" w:rsidR="00BD20DC" w:rsidRDefault="00BD20DC" w:rsidP="00A867F6">
      <w:pPr>
        <w:spacing w:line="360" w:lineRule="auto"/>
        <w:rPr>
          <w:rFonts w:ascii="Times New Roman" w:eastAsia="Times New Roman" w:hAnsi="Times New Roman" w:cs="Times New Roman"/>
          <w:sz w:val="24"/>
          <w:szCs w:val="24"/>
        </w:rPr>
      </w:pPr>
    </w:p>
    <w:p w14:paraId="7DB744B4" w14:textId="77777777" w:rsidR="00BD20DC" w:rsidRDefault="00BD20DC" w:rsidP="00A867F6">
      <w:pPr>
        <w:spacing w:line="360" w:lineRule="auto"/>
        <w:rPr>
          <w:rFonts w:ascii="Times New Roman" w:eastAsia="Times New Roman" w:hAnsi="Times New Roman" w:cs="Times New Roman"/>
          <w:sz w:val="24"/>
          <w:szCs w:val="24"/>
        </w:rPr>
      </w:pPr>
    </w:p>
    <w:p w14:paraId="526ED692" w14:textId="63A76F55" w:rsidR="006E6222" w:rsidRPr="00673EFC" w:rsidRDefault="00BD20DC" w:rsidP="00A867F6">
      <w:pPr>
        <w:spacing w:line="360" w:lineRule="auto"/>
        <w:rPr>
          <w:rFonts w:ascii="Times New Roman" w:eastAsia="Times New Roman" w:hAnsi="Times New Roman" w:cs="Times New Roman"/>
          <w:sz w:val="24"/>
          <w:szCs w:val="24"/>
        </w:rPr>
      </w:pPr>
      <w:r w:rsidRPr="00316EFF">
        <w:rPr>
          <w:rFonts w:ascii="Times New Roman" w:eastAsia="Times New Roman" w:hAnsi="Times New Roman" w:cs="Times New Roman"/>
          <w:b/>
          <w:bCs/>
          <w:sz w:val="24"/>
          <w:szCs w:val="24"/>
        </w:rPr>
        <w:t>III)</w:t>
      </w:r>
      <w:r w:rsidRPr="00BD20DC">
        <w:rPr>
          <w:rFonts w:ascii="Times New Roman" w:eastAsia="Times New Roman" w:hAnsi="Times New Roman" w:cs="Times New Roman"/>
          <w:b/>
          <w:bCs/>
          <w:sz w:val="24"/>
          <w:szCs w:val="24"/>
          <w:u w:val="single"/>
        </w:rPr>
        <w:t xml:space="preserve"> SEE ALL MEMBERS:</w:t>
      </w:r>
      <w:r>
        <w:rPr>
          <w:rFonts w:ascii="Times New Roman" w:eastAsia="Times New Roman" w:hAnsi="Times New Roman" w:cs="Times New Roman"/>
          <w:b/>
          <w:bCs/>
          <w:sz w:val="24"/>
          <w:szCs w:val="24"/>
          <w:u w:val="single"/>
        </w:rPr>
        <w:t xml:space="preserve"> </w:t>
      </w:r>
      <w:r>
        <w:rPr>
          <w:rFonts w:ascii="Times New Roman" w:eastAsia="Times New Roman" w:hAnsi="Times New Roman" w:cs="Times New Roman"/>
          <w:sz w:val="24"/>
          <w:szCs w:val="24"/>
        </w:rPr>
        <w:t xml:space="preserve">on the </w:t>
      </w:r>
      <w:r w:rsidR="00F63284">
        <w:rPr>
          <w:rFonts w:ascii="Times New Roman" w:eastAsia="Times New Roman" w:hAnsi="Times New Roman" w:cs="Times New Roman"/>
          <w:sz w:val="24"/>
          <w:szCs w:val="24"/>
        </w:rPr>
        <w:t xml:space="preserve">active members page, the </w:t>
      </w:r>
      <w:r w:rsidR="003015EA">
        <w:rPr>
          <w:rFonts w:ascii="Times New Roman" w:eastAsia="Times New Roman" w:hAnsi="Times New Roman" w:cs="Times New Roman"/>
          <w:sz w:val="24"/>
          <w:szCs w:val="24"/>
        </w:rPr>
        <w:t xml:space="preserve">admin finds all active members and may quickly </w:t>
      </w:r>
      <w:r w:rsidR="00C52AA6">
        <w:rPr>
          <w:rFonts w:ascii="Times New Roman" w:eastAsia="Times New Roman" w:hAnsi="Times New Roman" w:cs="Times New Roman"/>
          <w:sz w:val="24"/>
          <w:szCs w:val="24"/>
        </w:rPr>
        <w:t xml:space="preserve">suspend a previously active </w:t>
      </w:r>
      <w:r w:rsidR="00673EFC">
        <w:rPr>
          <w:rFonts w:ascii="Times New Roman" w:eastAsia="Times New Roman" w:hAnsi="Times New Roman" w:cs="Times New Roman"/>
          <w:sz w:val="24"/>
          <w:szCs w:val="24"/>
        </w:rPr>
        <w:t xml:space="preserve">member. </w:t>
      </w:r>
      <w:r w:rsidR="009C3141">
        <w:rPr>
          <w:rFonts w:ascii="Times New Roman" w:eastAsia="Times New Roman" w:hAnsi="Times New Roman" w:cs="Times New Roman"/>
          <w:sz w:val="24"/>
          <w:szCs w:val="24"/>
        </w:rPr>
        <w:t xml:space="preserve">The member details provided </w:t>
      </w:r>
      <w:r w:rsidR="00F51B04">
        <w:rPr>
          <w:rFonts w:ascii="Times New Roman" w:eastAsia="Times New Roman" w:hAnsi="Times New Roman" w:cs="Times New Roman"/>
          <w:sz w:val="24"/>
          <w:szCs w:val="24"/>
        </w:rPr>
        <w:t>are</w:t>
      </w:r>
      <w:r w:rsidR="009C3141">
        <w:rPr>
          <w:rFonts w:ascii="Times New Roman" w:eastAsia="Times New Roman" w:hAnsi="Times New Roman" w:cs="Times New Roman"/>
          <w:sz w:val="24"/>
          <w:szCs w:val="24"/>
        </w:rPr>
        <w:t xml:space="preserve"> the </w:t>
      </w:r>
      <w:r w:rsidR="00E10845">
        <w:rPr>
          <w:rFonts w:ascii="Times New Roman" w:eastAsia="Times New Roman" w:hAnsi="Times New Roman" w:cs="Times New Roman"/>
          <w:sz w:val="24"/>
          <w:szCs w:val="24"/>
        </w:rPr>
        <w:t>name, staff-id, status, email</w:t>
      </w:r>
      <w:r w:rsidR="00F51B04">
        <w:rPr>
          <w:rFonts w:ascii="Times New Roman" w:eastAsia="Times New Roman" w:hAnsi="Times New Roman" w:cs="Times New Roman"/>
          <w:sz w:val="24"/>
          <w:szCs w:val="24"/>
        </w:rPr>
        <w:t xml:space="preserve">. </w:t>
      </w:r>
      <w:r w:rsidR="00673EFC">
        <w:rPr>
          <w:rFonts w:ascii="Times New Roman" w:eastAsia="Times New Roman" w:hAnsi="Times New Roman" w:cs="Times New Roman"/>
          <w:sz w:val="24"/>
          <w:szCs w:val="24"/>
        </w:rPr>
        <w:t xml:space="preserve">When the admin </w:t>
      </w:r>
      <w:r w:rsidR="007E5A9C">
        <w:rPr>
          <w:rFonts w:ascii="Times New Roman" w:eastAsia="Times New Roman" w:hAnsi="Times New Roman" w:cs="Times New Roman"/>
          <w:sz w:val="24"/>
          <w:szCs w:val="24"/>
        </w:rPr>
        <w:t xml:space="preserve">clicks the suspend button, they get a confirm </w:t>
      </w:r>
      <w:r w:rsidR="00784082">
        <w:rPr>
          <w:rFonts w:ascii="Times New Roman" w:eastAsia="Times New Roman" w:hAnsi="Times New Roman" w:cs="Times New Roman"/>
          <w:sz w:val="24"/>
          <w:szCs w:val="24"/>
        </w:rPr>
        <w:t xml:space="preserve">alert </w:t>
      </w:r>
      <w:r w:rsidR="00445BC7">
        <w:rPr>
          <w:rFonts w:ascii="Times New Roman" w:eastAsia="Times New Roman" w:hAnsi="Times New Roman" w:cs="Times New Roman"/>
          <w:sz w:val="24"/>
          <w:szCs w:val="24"/>
        </w:rPr>
        <w:t xml:space="preserve">to ensure that the button wasn’t </w:t>
      </w:r>
      <w:r w:rsidR="006D7C2F">
        <w:rPr>
          <w:rFonts w:ascii="Times New Roman" w:eastAsia="Times New Roman" w:hAnsi="Times New Roman" w:cs="Times New Roman"/>
          <w:sz w:val="24"/>
          <w:szCs w:val="24"/>
        </w:rPr>
        <w:t xml:space="preserve">clicked accidentally, </w:t>
      </w:r>
      <w:r w:rsidR="003C04B1">
        <w:rPr>
          <w:rFonts w:ascii="Times New Roman" w:eastAsia="Times New Roman" w:hAnsi="Times New Roman" w:cs="Times New Roman"/>
          <w:sz w:val="24"/>
          <w:szCs w:val="24"/>
        </w:rPr>
        <w:t>if confirmed, a suspension email is sent to the member and their activity status is updated.</w:t>
      </w:r>
    </w:p>
    <w:p w14:paraId="3FB8AF35" w14:textId="561E10B8" w:rsidR="004D2247" w:rsidRDefault="004D2247" w:rsidP="00A867F6">
      <w:pPr>
        <w:spacing w:line="360" w:lineRule="auto"/>
        <w:rPr>
          <w:rFonts w:ascii="Times New Roman" w:eastAsia="Times New Roman" w:hAnsi="Times New Roman" w:cs="Times New Roman"/>
          <w:b/>
          <w:bCs/>
          <w:sz w:val="24"/>
          <w:szCs w:val="24"/>
          <w:u w:val="single"/>
        </w:rPr>
      </w:pPr>
      <w:r>
        <w:rPr>
          <w:noProof/>
        </w:rPr>
        <w:drawing>
          <wp:inline distT="0" distB="0" distL="0" distR="0" wp14:anchorId="5A743E68" wp14:editId="7A00CC12">
            <wp:extent cx="5879465" cy="3050806"/>
            <wp:effectExtent l="0" t="0" r="6985" b="0"/>
            <wp:docPr id="1457450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50150" name=""/>
                    <pic:cNvPicPr/>
                  </pic:nvPicPr>
                  <pic:blipFill rotWithShape="1">
                    <a:blip r:embed="rId57"/>
                    <a:srcRect l="1" t="2862" r="1054" b="5863"/>
                    <a:stretch/>
                  </pic:blipFill>
                  <pic:spPr bwMode="auto">
                    <a:xfrm>
                      <a:off x="0" y="0"/>
                      <a:ext cx="5880934" cy="3051568"/>
                    </a:xfrm>
                    <a:prstGeom prst="rect">
                      <a:avLst/>
                    </a:prstGeom>
                    <a:ln>
                      <a:noFill/>
                    </a:ln>
                    <a:extLst>
                      <a:ext uri="{53640926-AAD7-44D8-BBD7-CCE9431645EC}">
                        <a14:shadowObscured xmlns:a14="http://schemas.microsoft.com/office/drawing/2010/main"/>
                      </a:ext>
                    </a:extLst>
                  </pic:spPr>
                </pic:pic>
              </a:graphicData>
            </a:graphic>
          </wp:inline>
        </w:drawing>
      </w:r>
    </w:p>
    <w:p w14:paraId="72A5AEF3" w14:textId="77777777" w:rsidR="004355BB" w:rsidRDefault="004355BB" w:rsidP="00A867F6">
      <w:pPr>
        <w:spacing w:line="360" w:lineRule="auto"/>
        <w:rPr>
          <w:rFonts w:ascii="Times New Roman" w:eastAsia="Times New Roman" w:hAnsi="Times New Roman" w:cs="Times New Roman"/>
          <w:b/>
          <w:bCs/>
          <w:sz w:val="24"/>
          <w:szCs w:val="24"/>
          <w:u w:val="single"/>
        </w:rPr>
      </w:pPr>
    </w:p>
    <w:p w14:paraId="7A31F6CD" w14:textId="00B3E2FE" w:rsidR="004355BB" w:rsidRDefault="004355BB" w:rsidP="00A867F6">
      <w:pPr>
        <w:spacing w:line="360" w:lineRule="auto"/>
        <w:rPr>
          <w:rFonts w:ascii="Times New Roman" w:eastAsia="Times New Roman" w:hAnsi="Times New Roman" w:cs="Times New Roman"/>
          <w:b/>
          <w:bCs/>
          <w:sz w:val="24"/>
          <w:szCs w:val="24"/>
          <w:u w:val="single"/>
        </w:rPr>
      </w:pPr>
    </w:p>
    <w:p w14:paraId="13F0A3DB" w14:textId="11CFD287" w:rsidR="004355BB" w:rsidRDefault="004355BB" w:rsidP="00A867F6">
      <w:pPr>
        <w:spacing w:line="360" w:lineRule="auto"/>
        <w:jc w:val="center"/>
        <w:rPr>
          <w:rFonts w:ascii="Times New Roman" w:eastAsia="Times New Roman" w:hAnsi="Times New Roman" w:cs="Times New Roman"/>
          <w:b/>
          <w:bCs/>
          <w:sz w:val="24"/>
          <w:szCs w:val="24"/>
        </w:rPr>
      </w:pPr>
      <w:r w:rsidRPr="00473BD3">
        <w:rPr>
          <w:rFonts w:ascii="Times New Roman" w:eastAsia="Times New Roman" w:hAnsi="Times New Roman" w:cs="Times New Roman"/>
          <w:b/>
          <w:bCs/>
          <w:sz w:val="24"/>
          <w:szCs w:val="24"/>
        </w:rPr>
        <w:t>Figure 4.1</w:t>
      </w:r>
      <w:r>
        <w:rPr>
          <w:rFonts w:ascii="Times New Roman" w:eastAsia="Times New Roman" w:hAnsi="Times New Roman" w:cs="Times New Roman"/>
          <w:b/>
          <w:bCs/>
          <w:sz w:val="24"/>
          <w:szCs w:val="24"/>
        </w:rPr>
        <w:t xml:space="preserve">9 All </w:t>
      </w:r>
      <w:r w:rsidR="0014571E">
        <w:rPr>
          <w:rFonts w:ascii="Times New Roman" w:eastAsia="Times New Roman" w:hAnsi="Times New Roman" w:cs="Times New Roman"/>
          <w:b/>
          <w:bCs/>
          <w:sz w:val="24"/>
          <w:szCs w:val="24"/>
        </w:rPr>
        <w:t>member’s</w:t>
      </w:r>
      <w:r>
        <w:rPr>
          <w:rFonts w:ascii="Times New Roman" w:eastAsia="Times New Roman" w:hAnsi="Times New Roman" w:cs="Times New Roman"/>
          <w:b/>
          <w:bCs/>
          <w:sz w:val="24"/>
          <w:szCs w:val="24"/>
        </w:rPr>
        <w:t xml:space="preserve"> page</w:t>
      </w:r>
    </w:p>
    <w:p w14:paraId="74449998" w14:textId="77777777" w:rsidR="0014571E" w:rsidRDefault="0014571E" w:rsidP="00A867F6">
      <w:pPr>
        <w:spacing w:line="360" w:lineRule="auto"/>
        <w:jc w:val="center"/>
        <w:rPr>
          <w:rFonts w:ascii="Times New Roman" w:eastAsia="Times New Roman" w:hAnsi="Times New Roman" w:cs="Times New Roman"/>
          <w:b/>
          <w:bCs/>
          <w:sz w:val="24"/>
          <w:szCs w:val="24"/>
        </w:rPr>
      </w:pPr>
    </w:p>
    <w:p w14:paraId="5B01BDCB" w14:textId="63F63A66" w:rsidR="0014571E" w:rsidRDefault="0014571E" w:rsidP="00A867F6">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IV)</w:t>
      </w:r>
      <w:r w:rsidRPr="0014571E">
        <w:rPr>
          <w:rFonts w:ascii="Times New Roman" w:eastAsia="Times New Roman" w:hAnsi="Times New Roman" w:cs="Times New Roman"/>
          <w:b/>
          <w:bCs/>
          <w:sz w:val="24"/>
          <w:szCs w:val="24"/>
          <w:u w:val="single"/>
        </w:rPr>
        <w:t xml:space="preserve"> ACTIVATE A MEMBER</w:t>
      </w:r>
      <w:r>
        <w:rPr>
          <w:rFonts w:ascii="Times New Roman" w:eastAsia="Times New Roman" w:hAnsi="Times New Roman" w:cs="Times New Roman"/>
          <w:b/>
          <w:bCs/>
          <w:sz w:val="24"/>
          <w:szCs w:val="24"/>
          <w:u w:val="single"/>
        </w:rPr>
        <w:t xml:space="preserve">: </w:t>
      </w:r>
      <w:r>
        <w:rPr>
          <w:rFonts w:ascii="Times New Roman" w:eastAsia="Times New Roman" w:hAnsi="Times New Roman" w:cs="Times New Roman"/>
          <w:sz w:val="24"/>
          <w:szCs w:val="24"/>
        </w:rPr>
        <w:t xml:space="preserve"> the </w:t>
      </w:r>
      <w:r w:rsidR="00B61430">
        <w:rPr>
          <w:rFonts w:ascii="Times New Roman" w:eastAsia="Times New Roman" w:hAnsi="Times New Roman" w:cs="Times New Roman"/>
          <w:sz w:val="24"/>
          <w:szCs w:val="24"/>
        </w:rPr>
        <w:t xml:space="preserve">admin can also activate a suspended members account from the suspended </w:t>
      </w:r>
      <w:r w:rsidR="00F26FB6">
        <w:rPr>
          <w:rFonts w:ascii="Times New Roman" w:eastAsia="Times New Roman" w:hAnsi="Times New Roman" w:cs="Times New Roman"/>
          <w:sz w:val="24"/>
          <w:szCs w:val="24"/>
        </w:rPr>
        <w:t>members’</w:t>
      </w:r>
      <w:r w:rsidR="00B61430">
        <w:rPr>
          <w:rFonts w:ascii="Times New Roman" w:eastAsia="Times New Roman" w:hAnsi="Times New Roman" w:cs="Times New Roman"/>
          <w:sz w:val="24"/>
          <w:szCs w:val="24"/>
        </w:rPr>
        <w:t xml:space="preserve"> page.</w:t>
      </w:r>
    </w:p>
    <w:p w14:paraId="359AC60B" w14:textId="77777777" w:rsidR="00AB3DEC" w:rsidRDefault="00AB3DEC" w:rsidP="00A867F6">
      <w:pPr>
        <w:spacing w:line="360" w:lineRule="auto"/>
        <w:rPr>
          <w:rFonts w:ascii="Times New Roman" w:eastAsia="Times New Roman" w:hAnsi="Times New Roman" w:cs="Times New Roman"/>
          <w:sz w:val="24"/>
          <w:szCs w:val="24"/>
        </w:rPr>
      </w:pPr>
    </w:p>
    <w:p w14:paraId="2AE77D73" w14:textId="1C13B190" w:rsidR="00AB3DEC" w:rsidRPr="0014571E" w:rsidRDefault="00AB3DEC" w:rsidP="00A867F6">
      <w:pPr>
        <w:spacing w:line="360" w:lineRule="auto"/>
        <w:rPr>
          <w:rFonts w:ascii="Times New Roman" w:eastAsia="Times New Roman" w:hAnsi="Times New Roman" w:cs="Times New Roman"/>
          <w:sz w:val="24"/>
          <w:szCs w:val="24"/>
        </w:rPr>
      </w:pPr>
      <w:r>
        <w:rPr>
          <w:noProof/>
        </w:rPr>
        <w:lastRenderedPageBreak/>
        <w:drawing>
          <wp:inline distT="0" distB="0" distL="0" distR="0" wp14:anchorId="3A8FAABE" wp14:editId="3786393D">
            <wp:extent cx="6018028" cy="3019647"/>
            <wp:effectExtent l="0" t="0" r="0" b="9525"/>
            <wp:docPr id="76642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23901" name=""/>
                    <pic:cNvPicPr/>
                  </pic:nvPicPr>
                  <pic:blipFill rotWithShape="1">
                    <a:blip r:embed="rId58"/>
                    <a:srcRect t="3180" r="-1264" b="6489"/>
                    <a:stretch/>
                  </pic:blipFill>
                  <pic:spPr bwMode="auto">
                    <a:xfrm>
                      <a:off x="0" y="0"/>
                      <a:ext cx="6018686" cy="3019977"/>
                    </a:xfrm>
                    <a:prstGeom prst="rect">
                      <a:avLst/>
                    </a:prstGeom>
                    <a:ln>
                      <a:noFill/>
                    </a:ln>
                    <a:extLst>
                      <a:ext uri="{53640926-AAD7-44D8-BBD7-CCE9431645EC}">
                        <a14:shadowObscured xmlns:a14="http://schemas.microsoft.com/office/drawing/2010/main"/>
                      </a:ext>
                    </a:extLst>
                  </pic:spPr>
                </pic:pic>
              </a:graphicData>
            </a:graphic>
          </wp:inline>
        </w:drawing>
      </w:r>
    </w:p>
    <w:p w14:paraId="2EDDACBE" w14:textId="77777777" w:rsidR="00F26FB6" w:rsidRDefault="00F26FB6" w:rsidP="00A867F6">
      <w:pPr>
        <w:spacing w:line="360" w:lineRule="auto"/>
        <w:rPr>
          <w:rFonts w:ascii="Times New Roman" w:eastAsia="Times New Roman" w:hAnsi="Times New Roman" w:cs="Times New Roman"/>
          <w:b/>
          <w:bCs/>
          <w:sz w:val="24"/>
          <w:szCs w:val="24"/>
        </w:rPr>
      </w:pPr>
    </w:p>
    <w:p w14:paraId="4171BF77" w14:textId="7D815897" w:rsidR="00AB3DEC" w:rsidRDefault="00AB3DEC" w:rsidP="00A867F6">
      <w:pPr>
        <w:spacing w:line="360" w:lineRule="auto"/>
        <w:jc w:val="center"/>
        <w:rPr>
          <w:rFonts w:ascii="Times New Roman" w:eastAsia="Times New Roman" w:hAnsi="Times New Roman" w:cs="Times New Roman"/>
          <w:b/>
          <w:bCs/>
          <w:sz w:val="24"/>
          <w:szCs w:val="24"/>
        </w:rPr>
      </w:pPr>
      <w:r w:rsidRPr="00473BD3">
        <w:rPr>
          <w:rFonts w:ascii="Times New Roman" w:eastAsia="Times New Roman" w:hAnsi="Times New Roman" w:cs="Times New Roman"/>
          <w:b/>
          <w:bCs/>
          <w:sz w:val="24"/>
          <w:szCs w:val="24"/>
        </w:rPr>
        <w:t>Figure 4.</w:t>
      </w:r>
      <w:r>
        <w:rPr>
          <w:rFonts w:ascii="Times New Roman" w:eastAsia="Times New Roman" w:hAnsi="Times New Roman" w:cs="Times New Roman"/>
          <w:b/>
          <w:bCs/>
          <w:sz w:val="24"/>
          <w:szCs w:val="24"/>
        </w:rPr>
        <w:t xml:space="preserve">20 All </w:t>
      </w:r>
      <w:r w:rsidR="001B1BB9">
        <w:rPr>
          <w:rFonts w:ascii="Times New Roman" w:eastAsia="Times New Roman" w:hAnsi="Times New Roman" w:cs="Times New Roman"/>
          <w:b/>
          <w:bCs/>
          <w:sz w:val="24"/>
          <w:szCs w:val="24"/>
        </w:rPr>
        <w:t>suspended</w:t>
      </w:r>
      <w:r>
        <w:rPr>
          <w:rFonts w:ascii="Times New Roman" w:eastAsia="Times New Roman" w:hAnsi="Times New Roman" w:cs="Times New Roman"/>
          <w:b/>
          <w:bCs/>
          <w:sz w:val="24"/>
          <w:szCs w:val="24"/>
        </w:rPr>
        <w:t xml:space="preserve"> page</w:t>
      </w:r>
    </w:p>
    <w:p w14:paraId="6E72E88A" w14:textId="77777777" w:rsidR="001B1BB9" w:rsidRDefault="001B1BB9" w:rsidP="00A867F6">
      <w:pPr>
        <w:spacing w:line="360" w:lineRule="auto"/>
        <w:jc w:val="center"/>
        <w:rPr>
          <w:rFonts w:ascii="Times New Roman" w:eastAsia="Times New Roman" w:hAnsi="Times New Roman" w:cs="Times New Roman"/>
          <w:b/>
          <w:bCs/>
          <w:sz w:val="24"/>
          <w:szCs w:val="24"/>
        </w:rPr>
      </w:pPr>
    </w:p>
    <w:p w14:paraId="1EF3A8C7" w14:textId="51845EC0" w:rsidR="00F51B04" w:rsidRPr="000117E0" w:rsidRDefault="001B1BB9" w:rsidP="00A867F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page displays all the </w:t>
      </w:r>
      <w:r w:rsidR="000117E0">
        <w:rPr>
          <w:rFonts w:ascii="Times New Roman" w:eastAsia="Times New Roman" w:hAnsi="Times New Roman" w:cs="Times New Roman"/>
          <w:sz w:val="24"/>
          <w:szCs w:val="24"/>
        </w:rPr>
        <w:t>suspended members of the co-operative</w:t>
      </w:r>
      <w:r w:rsidR="00FE3452">
        <w:rPr>
          <w:rFonts w:ascii="Times New Roman" w:eastAsia="Times New Roman" w:hAnsi="Times New Roman" w:cs="Times New Roman"/>
          <w:sz w:val="24"/>
          <w:szCs w:val="24"/>
        </w:rPr>
        <w:t xml:space="preserve">, clicking the activate button will show a confirm alert to </w:t>
      </w:r>
      <w:r w:rsidR="001D049A">
        <w:rPr>
          <w:rFonts w:ascii="Times New Roman" w:eastAsia="Times New Roman" w:hAnsi="Times New Roman" w:cs="Times New Roman"/>
          <w:sz w:val="24"/>
          <w:szCs w:val="24"/>
        </w:rPr>
        <w:t>reduce</w:t>
      </w:r>
      <w:r w:rsidR="00FE3452">
        <w:rPr>
          <w:rFonts w:ascii="Times New Roman" w:eastAsia="Times New Roman" w:hAnsi="Times New Roman" w:cs="Times New Roman"/>
          <w:sz w:val="24"/>
          <w:szCs w:val="24"/>
        </w:rPr>
        <w:t xml:space="preserve"> </w:t>
      </w:r>
      <w:r w:rsidR="001D049A">
        <w:rPr>
          <w:rFonts w:ascii="Times New Roman" w:eastAsia="Times New Roman" w:hAnsi="Times New Roman" w:cs="Times New Roman"/>
          <w:sz w:val="24"/>
          <w:szCs w:val="24"/>
        </w:rPr>
        <w:t>human error.</w:t>
      </w:r>
      <w:r w:rsidR="00F51B04" w:rsidRPr="00F51B04">
        <w:rPr>
          <w:rFonts w:ascii="Times New Roman" w:eastAsia="Times New Roman" w:hAnsi="Times New Roman" w:cs="Times New Roman"/>
          <w:sz w:val="24"/>
          <w:szCs w:val="24"/>
        </w:rPr>
        <w:t xml:space="preserve"> </w:t>
      </w:r>
      <w:r w:rsidR="00F51B04">
        <w:rPr>
          <w:rFonts w:ascii="Times New Roman" w:eastAsia="Times New Roman" w:hAnsi="Times New Roman" w:cs="Times New Roman"/>
          <w:sz w:val="24"/>
          <w:szCs w:val="24"/>
        </w:rPr>
        <w:t>The member details provided are the name, staff-id, status, email.</w:t>
      </w:r>
    </w:p>
    <w:p w14:paraId="118AE41D" w14:textId="77777777" w:rsidR="00F26FB6" w:rsidRDefault="00F26FB6" w:rsidP="00A867F6">
      <w:pPr>
        <w:spacing w:line="360" w:lineRule="auto"/>
        <w:rPr>
          <w:rFonts w:ascii="Times New Roman" w:eastAsia="Times New Roman" w:hAnsi="Times New Roman" w:cs="Times New Roman"/>
          <w:b/>
          <w:bCs/>
          <w:sz w:val="24"/>
          <w:szCs w:val="24"/>
        </w:rPr>
      </w:pPr>
    </w:p>
    <w:p w14:paraId="7664B8F3" w14:textId="1A3933B3" w:rsidR="00937341" w:rsidRDefault="00937341" w:rsidP="00A867F6">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V) </w:t>
      </w:r>
      <w:r w:rsidRPr="00937341">
        <w:rPr>
          <w:rFonts w:ascii="Times New Roman" w:eastAsia="Times New Roman" w:hAnsi="Times New Roman" w:cs="Times New Roman"/>
          <w:b/>
          <w:bCs/>
          <w:sz w:val="24"/>
          <w:szCs w:val="24"/>
          <w:u w:val="single"/>
        </w:rPr>
        <w:t>VIEW ACTIVE LOANS:</w:t>
      </w:r>
      <w:r>
        <w:rPr>
          <w:rFonts w:ascii="Times New Roman" w:eastAsia="Times New Roman" w:hAnsi="Times New Roman" w:cs="Times New Roman"/>
          <w:b/>
          <w:bCs/>
          <w:sz w:val="24"/>
          <w:szCs w:val="24"/>
          <w:u w:val="single"/>
        </w:rPr>
        <w:t xml:space="preserve"> </w:t>
      </w:r>
      <w:r>
        <w:rPr>
          <w:rFonts w:ascii="Times New Roman" w:eastAsia="Times New Roman" w:hAnsi="Times New Roman" w:cs="Times New Roman"/>
          <w:sz w:val="24"/>
          <w:szCs w:val="24"/>
        </w:rPr>
        <w:t xml:space="preserve"> all active loans may be viewed by the admin, and they can see who has the active loan, how much has been allocated and how much has been paid back.</w:t>
      </w:r>
    </w:p>
    <w:p w14:paraId="5C5660A3" w14:textId="5052BCFB" w:rsidR="00937341" w:rsidRDefault="00937341" w:rsidP="00A867F6">
      <w:pPr>
        <w:spacing w:line="360" w:lineRule="auto"/>
        <w:rPr>
          <w:rFonts w:ascii="Times New Roman" w:eastAsia="Times New Roman" w:hAnsi="Times New Roman" w:cs="Times New Roman"/>
          <w:sz w:val="24"/>
          <w:szCs w:val="24"/>
        </w:rPr>
      </w:pPr>
      <w:r>
        <w:rPr>
          <w:noProof/>
        </w:rPr>
        <w:lastRenderedPageBreak/>
        <w:drawing>
          <wp:inline distT="0" distB="0" distL="0" distR="0" wp14:anchorId="1128D575" wp14:editId="034E4A91">
            <wp:extent cx="5943600" cy="3040912"/>
            <wp:effectExtent l="0" t="0" r="0" b="7620"/>
            <wp:docPr id="139349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91451" name=""/>
                    <pic:cNvPicPr/>
                  </pic:nvPicPr>
                  <pic:blipFill rotWithShape="1">
                    <a:blip r:embed="rId59"/>
                    <a:srcRect t="3817" r="-1" b="5226"/>
                    <a:stretch/>
                  </pic:blipFill>
                  <pic:spPr bwMode="auto">
                    <a:xfrm>
                      <a:off x="0" y="0"/>
                      <a:ext cx="5943681" cy="3040954"/>
                    </a:xfrm>
                    <a:prstGeom prst="rect">
                      <a:avLst/>
                    </a:prstGeom>
                    <a:ln>
                      <a:noFill/>
                    </a:ln>
                    <a:extLst>
                      <a:ext uri="{53640926-AAD7-44D8-BBD7-CCE9431645EC}">
                        <a14:shadowObscured xmlns:a14="http://schemas.microsoft.com/office/drawing/2010/main"/>
                      </a:ext>
                    </a:extLst>
                  </pic:spPr>
                </pic:pic>
              </a:graphicData>
            </a:graphic>
          </wp:inline>
        </w:drawing>
      </w:r>
    </w:p>
    <w:p w14:paraId="733B4BF1" w14:textId="3D9B9241" w:rsidR="00316EFF" w:rsidRDefault="00316EFF" w:rsidP="00A867F6">
      <w:pPr>
        <w:spacing w:line="360" w:lineRule="auto"/>
        <w:jc w:val="center"/>
        <w:rPr>
          <w:rFonts w:ascii="Times New Roman" w:eastAsia="Times New Roman" w:hAnsi="Times New Roman" w:cs="Times New Roman"/>
          <w:b/>
          <w:bCs/>
          <w:sz w:val="24"/>
          <w:szCs w:val="24"/>
        </w:rPr>
      </w:pPr>
      <w:r w:rsidRPr="00473BD3">
        <w:rPr>
          <w:rFonts w:ascii="Times New Roman" w:eastAsia="Times New Roman" w:hAnsi="Times New Roman" w:cs="Times New Roman"/>
          <w:b/>
          <w:bCs/>
          <w:sz w:val="24"/>
          <w:szCs w:val="24"/>
        </w:rPr>
        <w:t>Figure 4.</w:t>
      </w:r>
      <w:r>
        <w:rPr>
          <w:rFonts w:ascii="Times New Roman" w:eastAsia="Times New Roman" w:hAnsi="Times New Roman" w:cs="Times New Roman"/>
          <w:b/>
          <w:bCs/>
          <w:sz w:val="24"/>
          <w:szCs w:val="24"/>
        </w:rPr>
        <w:t>21 All Loans page</w:t>
      </w:r>
    </w:p>
    <w:p w14:paraId="066BDE49" w14:textId="77777777" w:rsidR="00316EFF" w:rsidRDefault="00316EFF" w:rsidP="00A867F6">
      <w:pPr>
        <w:spacing w:line="360" w:lineRule="auto"/>
        <w:rPr>
          <w:rFonts w:ascii="Times New Roman" w:eastAsia="Times New Roman" w:hAnsi="Times New Roman" w:cs="Times New Roman"/>
          <w:sz w:val="24"/>
          <w:szCs w:val="24"/>
        </w:rPr>
      </w:pPr>
    </w:p>
    <w:p w14:paraId="371B6265" w14:textId="77777777" w:rsidR="00316EFF" w:rsidRPr="00937341" w:rsidRDefault="00316EFF" w:rsidP="00A867F6">
      <w:pPr>
        <w:spacing w:line="360" w:lineRule="auto"/>
        <w:rPr>
          <w:rFonts w:ascii="Times New Roman" w:eastAsia="Times New Roman" w:hAnsi="Times New Roman" w:cs="Times New Roman"/>
          <w:sz w:val="24"/>
          <w:szCs w:val="24"/>
        </w:rPr>
      </w:pPr>
    </w:p>
    <w:p w14:paraId="3586EAF6" w14:textId="77777777" w:rsidR="004355BB" w:rsidRPr="00BD20DC" w:rsidRDefault="004355BB" w:rsidP="00A867F6">
      <w:pPr>
        <w:spacing w:line="360" w:lineRule="auto"/>
        <w:rPr>
          <w:rFonts w:ascii="Times New Roman" w:eastAsia="Times New Roman" w:hAnsi="Times New Roman" w:cs="Times New Roman"/>
          <w:b/>
          <w:bCs/>
          <w:sz w:val="24"/>
          <w:szCs w:val="24"/>
          <w:u w:val="single"/>
        </w:rPr>
      </w:pPr>
    </w:p>
    <w:p w14:paraId="66D2C33E" w14:textId="77777777" w:rsidR="00473BD3" w:rsidRPr="00473BD3" w:rsidRDefault="00473BD3" w:rsidP="00A867F6">
      <w:pPr>
        <w:spacing w:line="360" w:lineRule="auto"/>
        <w:jc w:val="center"/>
        <w:rPr>
          <w:rFonts w:ascii="Times New Roman" w:eastAsia="Times New Roman" w:hAnsi="Times New Roman" w:cs="Times New Roman"/>
          <w:b/>
          <w:bCs/>
          <w:sz w:val="24"/>
          <w:szCs w:val="24"/>
        </w:rPr>
      </w:pPr>
    </w:p>
    <w:p w14:paraId="0D8A4205" w14:textId="7C976535" w:rsidR="0064476B" w:rsidRDefault="00AC4D07" w:rsidP="00A867F6">
      <w:pPr>
        <w:spacing w:line="360" w:lineRule="auto"/>
        <w:rPr>
          <w:rFonts w:ascii="Times New Roman" w:eastAsia="Times New Roman" w:hAnsi="Times New Roman" w:cs="Times New Roman"/>
          <w:sz w:val="24"/>
          <w:szCs w:val="24"/>
        </w:rPr>
      </w:pPr>
      <w:r w:rsidRPr="00316EFF">
        <w:rPr>
          <w:rFonts w:ascii="Times New Roman" w:eastAsia="Times New Roman" w:hAnsi="Times New Roman" w:cs="Times New Roman"/>
          <w:b/>
          <w:bCs/>
          <w:sz w:val="24"/>
          <w:szCs w:val="24"/>
        </w:rPr>
        <w:t>VI)</w:t>
      </w:r>
      <w:r w:rsidRPr="001C34F7">
        <w:rPr>
          <w:rFonts w:ascii="Times New Roman" w:eastAsia="Times New Roman" w:hAnsi="Times New Roman" w:cs="Times New Roman"/>
          <w:b/>
          <w:bCs/>
          <w:sz w:val="24"/>
          <w:szCs w:val="24"/>
        </w:rPr>
        <w:t xml:space="preserve"> </w:t>
      </w:r>
      <w:r w:rsidRPr="00D70476">
        <w:rPr>
          <w:rFonts w:ascii="Times New Roman" w:eastAsia="Times New Roman" w:hAnsi="Times New Roman" w:cs="Times New Roman"/>
          <w:b/>
          <w:bCs/>
          <w:sz w:val="24"/>
          <w:szCs w:val="24"/>
          <w:u w:val="single"/>
        </w:rPr>
        <w:t>UPDATE PAYMENT</w:t>
      </w:r>
      <w:r w:rsidR="00D70476" w:rsidRPr="00D70476">
        <w:rPr>
          <w:rFonts w:ascii="Times New Roman" w:eastAsia="Times New Roman" w:hAnsi="Times New Roman" w:cs="Times New Roman"/>
          <w:b/>
          <w:bCs/>
          <w:sz w:val="24"/>
          <w:szCs w:val="24"/>
          <w:u w:val="single"/>
        </w:rPr>
        <w:t>:</w:t>
      </w:r>
      <w:r w:rsidR="00D70476" w:rsidRPr="00480186">
        <w:rPr>
          <w:rFonts w:ascii="Times New Roman" w:eastAsia="Times New Roman" w:hAnsi="Times New Roman" w:cs="Times New Roman"/>
          <w:b/>
          <w:bCs/>
          <w:sz w:val="24"/>
          <w:szCs w:val="24"/>
        </w:rPr>
        <w:t xml:space="preserve"> </w:t>
      </w:r>
      <w:r w:rsidR="00480186" w:rsidRPr="00480186">
        <w:rPr>
          <w:rFonts w:ascii="Times New Roman" w:eastAsia="Times New Roman" w:hAnsi="Times New Roman" w:cs="Times New Roman"/>
          <w:b/>
          <w:bCs/>
          <w:sz w:val="24"/>
          <w:szCs w:val="24"/>
        </w:rPr>
        <w:t xml:space="preserve"> </w:t>
      </w:r>
      <w:r w:rsidR="00D70476">
        <w:rPr>
          <w:rFonts w:ascii="Times New Roman" w:eastAsia="Times New Roman" w:hAnsi="Times New Roman" w:cs="Times New Roman"/>
          <w:sz w:val="24"/>
          <w:szCs w:val="24"/>
        </w:rPr>
        <w:t xml:space="preserve">once the </w:t>
      </w:r>
      <w:r w:rsidR="00480186">
        <w:rPr>
          <w:rFonts w:ascii="Times New Roman" w:eastAsia="Times New Roman" w:hAnsi="Times New Roman" w:cs="Times New Roman"/>
          <w:sz w:val="24"/>
          <w:szCs w:val="24"/>
        </w:rPr>
        <w:t>admin</w:t>
      </w:r>
      <w:r w:rsidR="00951BCA">
        <w:rPr>
          <w:rFonts w:ascii="Times New Roman" w:eastAsia="Times New Roman" w:hAnsi="Times New Roman" w:cs="Times New Roman"/>
          <w:sz w:val="24"/>
          <w:szCs w:val="24"/>
        </w:rPr>
        <w:t xml:space="preserve"> has confirmed a </w:t>
      </w:r>
      <w:r w:rsidR="0032406C">
        <w:rPr>
          <w:rFonts w:ascii="Times New Roman" w:eastAsia="Times New Roman" w:hAnsi="Times New Roman" w:cs="Times New Roman"/>
          <w:sz w:val="24"/>
          <w:szCs w:val="24"/>
        </w:rPr>
        <w:t>member’s</w:t>
      </w:r>
      <w:r w:rsidR="00951BCA">
        <w:rPr>
          <w:rFonts w:ascii="Times New Roman" w:eastAsia="Times New Roman" w:hAnsi="Times New Roman" w:cs="Times New Roman"/>
          <w:sz w:val="24"/>
          <w:szCs w:val="24"/>
        </w:rPr>
        <w:t xml:space="preserve"> payment, they can update their account’s balance on the “Add Payments” page</w:t>
      </w:r>
      <w:r w:rsidR="0032406C">
        <w:rPr>
          <w:rFonts w:ascii="Times New Roman" w:eastAsia="Times New Roman" w:hAnsi="Times New Roman" w:cs="Times New Roman"/>
          <w:sz w:val="24"/>
          <w:szCs w:val="24"/>
        </w:rPr>
        <w:t xml:space="preserve">. They don’t need to bother about if it’s towards the loan or </w:t>
      </w:r>
      <w:r w:rsidR="00A23327">
        <w:rPr>
          <w:rFonts w:ascii="Times New Roman" w:eastAsia="Times New Roman" w:hAnsi="Times New Roman" w:cs="Times New Roman"/>
          <w:sz w:val="24"/>
          <w:szCs w:val="24"/>
        </w:rPr>
        <w:t>savings. The system will check If there is an active loan for the member and if there is, then the amount will go towards it, else it will go towards their savings.</w:t>
      </w:r>
    </w:p>
    <w:p w14:paraId="2D60C279" w14:textId="77777777" w:rsidR="00316EFF" w:rsidRDefault="00316EFF" w:rsidP="00A867F6">
      <w:pPr>
        <w:spacing w:line="360" w:lineRule="auto"/>
        <w:rPr>
          <w:rFonts w:ascii="Times New Roman" w:eastAsia="Times New Roman" w:hAnsi="Times New Roman" w:cs="Times New Roman"/>
          <w:sz w:val="24"/>
          <w:szCs w:val="24"/>
        </w:rPr>
      </w:pPr>
    </w:p>
    <w:p w14:paraId="1A7AAB93" w14:textId="66C74C55" w:rsidR="00316EFF" w:rsidRDefault="00316EFF" w:rsidP="00A867F6">
      <w:pPr>
        <w:spacing w:line="360" w:lineRule="auto"/>
        <w:rPr>
          <w:rFonts w:ascii="Times New Roman" w:eastAsia="Times New Roman" w:hAnsi="Times New Roman" w:cs="Times New Roman"/>
          <w:sz w:val="24"/>
          <w:szCs w:val="24"/>
        </w:rPr>
      </w:pPr>
      <w:r>
        <w:rPr>
          <w:noProof/>
        </w:rPr>
        <w:lastRenderedPageBreak/>
        <w:drawing>
          <wp:inline distT="0" distB="0" distL="0" distR="0" wp14:anchorId="06C84AEC" wp14:editId="19A05AF2">
            <wp:extent cx="5847907" cy="3051175"/>
            <wp:effectExtent l="0" t="0" r="635" b="0"/>
            <wp:docPr id="74504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40465" name=""/>
                    <pic:cNvPicPr/>
                  </pic:nvPicPr>
                  <pic:blipFill rotWithShape="1">
                    <a:blip r:embed="rId60"/>
                    <a:srcRect t="2543" r="1596" b="6180"/>
                    <a:stretch/>
                  </pic:blipFill>
                  <pic:spPr bwMode="auto">
                    <a:xfrm>
                      <a:off x="0" y="0"/>
                      <a:ext cx="5848727" cy="3051603"/>
                    </a:xfrm>
                    <a:prstGeom prst="rect">
                      <a:avLst/>
                    </a:prstGeom>
                    <a:ln>
                      <a:noFill/>
                    </a:ln>
                    <a:extLst>
                      <a:ext uri="{53640926-AAD7-44D8-BBD7-CCE9431645EC}">
                        <a14:shadowObscured xmlns:a14="http://schemas.microsoft.com/office/drawing/2010/main"/>
                      </a:ext>
                    </a:extLst>
                  </pic:spPr>
                </pic:pic>
              </a:graphicData>
            </a:graphic>
          </wp:inline>
        </w:drawing>
      </w:r>
    </w:p>
    <w:p w14:paraId="36D19622" w14:textId="15D9947C" w:rsidR="00E24693" w:rsidRDefault="00E24693" w:rsidP="00A867F6">
      <w:pPr>
        <w:spacing w:line="360" w:lineRule="auto"/>
        <w:jc w:val="center"/>
        <w:rPr>
          <w:rFonts w:ascii="Times New Roman" w:eastAsia="Times New Roman" w:hAnsi="Times New Roman" w:cs="Times New Roman"/>
          <w:b/>
          <w:bCs/>
          <w:sz w:val="24"/>
          <w:szCs w:val="24"/>
        </w:rPr>
      </w:pPr>
      <w:r w:rsidRPr="00473BD3">
        <w:rPr>
          <w:rFonts w:ascii="Times New Roman" w:eastAsia="Times New Roman" w:hAnsi="Times New Roman" w:cs="Times New Roman"/>
          <w:b/>
          <w:bCs/>
          <w:sz w:val="24"/>
          <w:szCs w:val="24"/>
        </w:rPr>
        <w:t>Figure 4.</w:t>
      </w:r>
      <w:r>
        <w:rPr>
          <w:rFonts w:ascii="Times New Roman" w:eastAsia="Times New Roman" w:hAnsi="Times New Roman" w:cs="Times New Roman"/>
          <w:b/>
          <w:bCs/>
          <w:sz w:val="24"/>
          <w:szCs w:val="24"/>
        </w:rPr>
        <w:t>22 Add Payments page</w:t>
      </w:r>
    </w:p>
    <w:p w14:paraId="5D0EE2B6" w14:textId="77777777" w:rsidR="00316EFF" w:rsidRPr="00D70476" w:rsidRDefault="00316EFF" w:rsidP="00A867F6">
      <w:pPr>
        <w:spacing w:line="360" w:lineRule="auto"/>
        <w:rPr>
          <w:rFonts w:ascii="Times New Roman" w:eastAsia="Times New Roman" w:hAnsi="Times New Roman" w:cs="Times New Roman"/>
          <w:sz w:val="24"/>
          <w:szCs w:val="24"/>
        </w:rPr>
      </w:pPr>
    </w:p>
    <w:p w14:paraId="245B2492" w14:textId="77777777" w:rsidR="008B081A" w:rsidRDefault="008B081A" w:rsidP="00A867F6">
      <w:pPr>
        <w:spacing w:line="360" w:lineRule="auto"/>
        <w:rPr>
          <w:rFonts w:ascii="Times New Roman" w:eastAsia="Times New Roman" w:hAnsi="Times New Roman" w:cs="Times New Roman"/>
          <w:sz w:val="24"/>
          <w:szCs w:val="24"/>
        </w:rPr>
      </w:pPr>
    </w:p>
    <w:p w14:paraId="3A702BA6" w14:textId="5CCE0930" w:rsidR="002C6A5C" w:rsidRPr="006E534C" w:rsidRDefault="002C6A5C" w:rsidP="00A867F6">
      <w:pPr>
        <w:pStyle w:val="Heading2"/>
        <w:numPr>
          <w:ilvl w:val="1"/>
          <w:numId w:val="18"/>
        </w:numPr>
        <w:spacing w:before="200" w:after="240" w:line="360" w:lineRule="auto"/>
        <w:ind w:left="709"/>
        <w:jc w:val="both"/>
        <w:rPr>
          <w:rFonts w:ascii="Times New Roman" w:eastAsia="Times New Roman" w:hAnsi="Times New Roman" w:cs="Times New Roman"/>
          <w:b/>
          <w:color w:val="4F81BD"/>
        </w:rPr>
      </w:pPr>
      <w:r w:rsidRPr="006E534C">
        <w:rPr>
          <w:rFonts w:ascii="Times New Roman" w:eastAsia="Times New Roman" w:hAnsi="Times New Roman" w:cs="Times New Roman"/>
          <w:b/>
          <w:color w:val="4F81BD"/>
        </w:rPr>
        <w:t>Implementation Problems</w:t>
      </w:r>
    </w:p>
    <w:p w14:paraId="0FF59E7E" w14:textId="256335EE" w:rsidR="008D0B47" w:rsidRDefault="008D0B47" w:rsidP="00A867F6">
      <w:pPr>
        <w:spacing w:line="360" w:lineRule="auto"/>
        <w:ind w:left="360"/>
        <w:rPr>
          <w:rFonts w:ascii="Times New Roman" w:hAnsi="Times New Roman" w:cs="Times New Roman"/>
          <w:sz w:val="24"/>
          <w:szCs w:val="24"/>
        </w:rPr>
      </w:pPr>
      <w:r w:rsidRPr="00684F11">
        <w:rPr>
          <w:rFonts w:ascii="Times New Roman" w:hAnsi="Times New Roman" w:cs="Times New Roman"/>
          <w:sz w:val="24"/>
          <w:szCs w:val="24"/>
        </w:rPr>
        <w:t>Throughout the course of the systems development, there were a few hitches in the development that w</w:t>
      </w:r>
      <w:r w:rsidR="00684F11" w:rsidRPr="00684F11">
        <w:rPr>
          <w:rFonts w:ascii="Times New Roman" w:hAnsi="Times New Roman" w:cs="Times New Roman"/>
          <w:sz w:val="24"/>
          <w:szCs w:val="24"/>
        </w:rPr>
        <w:t>ere solved with proper problem-solving skills, some have been outlined below-</w:t>
      </w:r>
    </w:p>
    <w:p w14:paraId="4FC6B5A4" w14:textId="0C97CDB1" w:rsidR="00684F11" w:rsidRPr="00E30777" w:rsidRDefault="00BB750E" w:rsidP="00A867F6">
      <w:pPr>
        <w:pStyle w:val="ListParagraph"/>
        <w:numPr>
          <w:ilvl w:val="0"/>
          <w:numId w:val="24"/>
        </w:numPr>
        <w:spacing w:line="360" w:lineRule="auto"/>
        <w:rPr>
          <w:rFonts w:ascii="Times New Roman" w:hAnsi="Times New Roman" w:cs="Times New Roman"/>
          <w:b/>
          <w:bCs/>
          <w:sz w:val="24"/>
          <w:szCs w:val="24"/>
        </w:rPr>
      </w:pPr>
      <w:r w:rsidRPr="00BB750E">
        <w:rPr>
          <w:rFonts w:ascii="Times New Roman" w:hAnsi="Times New Roman" w:cs="Times New Roman"/>
          <w:b/>
          <w:bCs/>
          <w:sz w:val="24"/>
          <w:szCs w:val="24"/>
        </w:rPr>
        <w:t>Learning a new language</w:t>
      </w:r>
      <w:r w:rsidR="00E30777" w:rsidRPr="00BB750E">
        <w:rPr>
          <w:rFonts w:ascii="Times New Roman" w:hAnsi="Times New Roman" w:cs="Times New Roman"/>
          <w:b/>
          <w:bCs/>
          <w:sz w:val="24"/>
          <w:szCs w:val="24"/>
        </w:rPr>
        <w:t xml:space="preserve">- </w:t>
      </w:r>
      <w:r w:rsidR="00E30777">
        <w:rPr>
          <w:rFonts w:ascii="Times New Roman" w:hAnsi="Times New Roman" w:cs="Times New Roman"/>
          <w:sz w:val="24"/>
          <w:szCs w:val="24"/>
        </w:rPr>
        <w:t>learning</w:t>
      </w:r>
      <w:r>
        <w:rPr>
          <w:rFonts w:ascii="Times New Roman" w:hAnsi="Times New Roman" w:cs="Times New Roman"/>
          <w:sz w:val="24"/>
          <w:szCs w:val="24"/>
        </w:rPr>
        <w:t xml:space="preserve"> new technologies like React Native, Nodejs, MongoDB </w:t>
      </w:r>
      <w:r w:rsidR="004866B2">
        <w:rPr>
          <w:rFonts w:ascii="Times New Roman" w:hAnsi="Times New Roman" w:cs="Times New Roman"/>
          <w:sz w:val="24"/>
          <w:szCs w:val="24"/>
        </w:rPr>
        <w:t xml:space="preserve">was quite challenging as the </w:t>
      </w:r>
      <w:r w:rsidR="00E30777">
        <w:rPr>
          <w:rFonts w:ascii="Times New Roman" w:hAnsi="Times New Roman" w:cs="Times New Roman"/>
          <w:sz w:val="24"/>
          <w:szCs w:val="24"/>
        </w:rPr>
        <w:t>timeframe</w:t>
      </w:r>
      <w:r w:rsidR="004866B2">
        <w:rPr>
          <w:rFonts w:ascii="Times New Roman" w:hAnsi="Times New Roman" w:cs="Times New Roman"/>
          <w:sz w:val="24"/>
          <w:szCs w:val="24"/>
        </w:rPr>
        <w:t xml:space="preserve"> to learn all of them and implement the knowledge was quite small, but </w:t>
      </w:r>
      <w:r w:rsidR="00E30777">
        <w:rPr>
          <w:rFonts w:ascii="Times New Roman" w:hAnsi="Times New Roman" w:cs="Times New Roman"/>
          <w:sz w:val="24"/>
          <w:szCs w:val="24"/>
        </w:rPr>
        <w:t>I was able to properly implement these different technologies to develop a set of apps that communicate with each other by God’s Grace.</w:t>
      </w:r>
    </w:p>
    <w:p w14:paraId="3B4F24AA" w14:textId="5953D795" w:rsidR="00E30777" w:rsidRPr="0076127E" w:rsidRDefault="0076127E" w:rsidP="00A867F6">
      <w:pPr>
        <w:pStyle w:val="ListParagraph"/>
        <w:numPr>
          <w:ilvl w:val="0"/>
          <w:numId w:val="2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React Native version- </w:t>
      </w:r>
      <w:r>
        <w:rPr>
          <w:rFonts w:ascii="Times New Roman" w:hAnsi="Times New Roman" w:cs="Times New Roman"/>
          <w:sz w:val="24"/>
          <w:szCs w:val="24"/>
        </w:rPr>
        <w:t xml:space="preserve">the Latest React native version changes the file </w:t>
      </w:r>
      <w:r w:rsidR="00234FC8">
        <w:rPr>
          <w:rFonts w:ascii="Times New Roman" w:hAnsi="Times New Roman" w:cs="Times New Roman"/>
          <w:sz w:val="24"/>
          <w:szCs w:val="24"/>
        </w:rPr>
        <w:t>organization,</w:t>
      </w:r>
      <w:r>
        <w:rPr>
          <w:rFonts w:ascii="Times New Roman" w:hAnsi="Times New Roman" w:cs="Times New Roman"/>
          <w:sz w:val="24"/>
          <w:szCs w:val="24"/>
        </w:rPr>
        <w:t xml:space="preserve"> and it was difficult to find documents and tutorials that were </w:t>
      </w:r>
      <w:r w:rsidR="00C948F8">
        <w:rPr>
          <w:rFonts w:ascii="Times New Roman" w:hAnsi="Times New Roman" w:cs="Times New Roman"/>
          <w:sz w:val="24"/>
          <w:szCs w:val="24"/>
        </w:rPr>
        <w:t>up to date</w:t>
      </w:r>
      <w:r>
        <w:rPr>
          <w:rFonts w:ascii="Times New Roman" w:hAnsi="Times New Roman" w:cs="Times New Roman"/>
          <w:sz w:val="24"/>
          <w:szCs w:val="24"/>
        </w:rPr>
        <w:t>.</w:t>
      </w:r>
    </w:p>
    <w:p w14:paraId="6755BF08" w14:textId="11B8CD62" w:rsidR="0076127E" w:rsidRPr="00C948F8" w:rsidRDefault="00234FC8" w:rsidP="00A867F6">
      <w:pPr>
        <w:pStyle w:val="ListParagraph"/>
        <w:numPr>
          <w:ilvl w:val="0"/>
          <w:numId w:val="24"/>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Relatively slow data retrieval- </w:t>
      </w:r>
      <w:r>
        <w:rPr>
          <w:rFonts w:ascii="Times New Roman" w:hAnsi="Times New Roman" w:cs="Times New Roman"/>
          <w:sz w:val="24"/>
          <w:szCs w:val="24"/>
        </w:rPr>
        <w:t xml:space="preserve">as there are no servers in the country, the time taken to retrieve data from the cloud was with noticeable lag, but </w:t>
      </w:r>
      <w:r w:rsidR="00C948F8">
        <w:rPr>
          <w:rFonts w:ascii="Times New Roman" w:hAnsi="Times New Roman" w:cs="Times New Roman"/>
          <w:sz w:val="24"/>
          <w:szCs w:val="24"/>
        </w:rPr>
        <w:t>I was able to connect to a server within closer range.</w:t>
      </w:r>
    </w:p>
    <w:p w14:paraId="25917197" w14:textId="74974B5C" w:rsidR="00C948F8" w:rsidRPr="00A94CBE" w:rsidRDefault="00C948F8" w:rsidP="00A867F6">
      <w:pPr>
        <w:pStyle w:val="ListParagraph"/>
        <w:numPr>
          <w:ilvl w:val="0"/>
          <w:numId w:val="24"/>
        </w:numPr>
        <w:spacing w:line="360" w:lineRule="auto"/>
        <w:rPr>
          <w:rFonts w:ascii="Times New Roman" w:hAnsi="Times New Roman" w:cs="Times New Roman"/>
          <w:b/>
          <w:bCs/>
          <w:sz w:val="24"/>
          <w:szCs w:val="24"/>
        </w:rPr>
      </w:pPr>
      <w:r w:rsidRPr="00A94CBE">
        <w:rPr>
          <w:rFonts w:ascii="Times New Roman" w:hAnsi="Times New Roman" w:cs="Times New Roman"/>
          <w:sz w:val="24"/>
          <w:szCs w:val="24"/>
        </w:rPr>
        <w:lastRenderedPageBreak/>
        <w:t xml:space="preserve">Since I did not have access to the institutions </w:t>
      </w:r>
      <w:r w:rsidR="00794CFB" w:rsidRPr="00A94CBE">
        <w:rPr>
          <w:rFonts w:ascii="Times New Roman" w:hAnsi="Times New Roman" w:cs="Times New Roman"/>
          <w:sz w:val="24"/>
          <w:szCs w:val="24"/>
        </w:rPr>
        <w:t xml:space="preserve">database and neither am I a </w:t>
      </w:r>
      <w:r w:rsidR="00A94CBE" w:rsidRPr="00A94CBE">
        <w:rPr>
          <w:rFonts w:ascii="Times New Roman" w:hAnsi="Times New Roman" w:cs="Times New Roman"/>
          <w:sz w:val="24"/>
          <w:szCs w:val="24"/>
        </w:rPr>
        <w:t>staff member</w:t>
      </w:r>
      <w:r w:rsidR="00794CFB" w:rsidRPr="00A94CBE">
        <w:rPr>
          <w:rFonts w:ascii="Times New Roman" w:hAnsi="Times New Roman" w:cs="Times New Roman"/>
          <w:sz w:val="24"/>
          <w:szCs w:val="24"/>
        </w:rPr>
        <w:t>, I had to build my own mock database on the information I was able to gather and perform some reasonable and logical assumptions.</w:t>
      </w:r>
    </w:p>
    <w:p w14:paraId="60F0ECD8" w14:textId="4D5C9BB9" w:rsidR="00A94CBE" w:rsidRPr="00A94CBE" w:rsidRDefault="00A94CBE" w:rsidP="00A867F6">
      <w:pPr>
        <w:pStyle w:val="ListParagraph"/>
        <w:numPr>
          <w:ilvl w:val="0"/>
          <w:numId w:val="24"/>
        </w:numPr>
        <w:spacing w:line="360" w:lineRule="auto"/>
        <w:rPr>
          <w:rFonts w:ascii="Times New Roman" w:hAnsi="Times New Roman" w:cs="Times New Roman"/>
          <w:b/>
          <w:bCs/>
          <w:sz w:val="24"/>
          <w:szCs w:val="24"/>
        </w:rPr>
      </w:pPr>
      <w:r w:rsidRPr="00A94CBE">
        <w:rPr>
          <w:rFonts w:ascii="Times New Roman" w:hAnsi="Times New Roman" w:cs="Times New Roman"/>
          <w:sz w:val="24"/>
          <w:szCs w:val="24"/>
        </w:rPr>
        <w:t>There have not been a great number of active applications for co-operative societies to review.</w:t>
      </w:r>
    </w:p>
    <w:p w14:paraId="2E35EAEE" w14:textId="77777777" w:rsidR="006E534C" w:rsidRPr="00A94CBE" w:rsidRDefault="006E534C" w:rsidP="00A867F6">
      <w:pPr>
        <w:pStyle w:val="ListParagraph"/>
        <w:spacing w:line="360" w:lineRule="auto"/>
        <w:ind w:left="1080"/>
        <w:rPr>
          <w:rFonts w:ascii="Times New Roman" w:hAnsi="Times New Roman" w:cs="Times New Roman"/>
          <w:sz w:val="24"/>
          <w:szCs w:val="24"/>
        </w:rPr>
      </w:pPr>
    </w:p>
    <w:p w14:paraId="4E78E77D" w14:textId="0F55983B" w:rsidR="006E534C" w:rsidRPr="00A94CBE" w:rsidRDefault="006E534C" w:rsidP="00A867F6">
      <w:pPr>
        <w:pStyle w:val="ListParagraph"/>
        <w:spacing w:line="360" w:lineRule="auto"/>
        <w:ind w:left="-142"/>
        <w:rPr>
          <w:rFonts w:ascii="Times New Roman" w:eastAsia="Times New Roman" w:hAnsi="Times New Roman" w:cs="Times New Roman"/>
          <w:b/>
          <w:color w:val="4F81BD"/>
          <w:sz w:val="32"/>
          <w:szCs w:val="32"/>
        </w:rPr>
      </w:pPr>
      <w:r w:rsidRPr="00A94CBE">
        <w:rPr>
          <w:rFonts w:ascii="Times New Roman" w:eastAsia="Times New Roman" w:hAnsi="Times New Roman" w:cs="Times New Roman"/>
          <w:b/>
          <w:color w:val="4F81BD"/>
          <w:sz w:val="32"/>
          <w:szCs w:val="32"/>
        </w:rPr>
        <w:t>4.4</w:t>
      </w:r>
      <w:r w:rsidRPr="00A94CBE">
        <w:rPr>
          <w:rFonts w:ascii="Times New Roman" w:eastAsia="Times New Roman" w:hAnsi="Times New Roman" w:cs="Times New Roman"/>
          <w:b/>
          <w:color w:val="4F81BD"/>
          <w:sz w:val="32"/>
          <w:szCs w:val="32"/>
        </w:rPr>
        <w:tab/>
        <w:t>Overcoming Implementation Problems</w:t>
      </w:r>
    </w:p>
    <w:p w14:paraId="29ADE8BB" w14:textId="516C935A" w:rsidR="006E534C" w:rsidRPr="00A94CBE" w:rsidRDefault="006E534C" w:rsidP="00A867F6">
      <w:pPr>
        <w:pStyle w:val="ListParagraph"/>
        <w:spacing w:line="360" w:lineRule="auto"/>
        <w:ind w:left="-142"/>
        <w:rPr>
          <w:rFonts w:ascii="Times New Roman" w:hAnsi="Times New Roman" w:cs="Times New Roman"/>
          <w:sz w:val="24"/>
          <w:szCs w:val="24"/>
        </w:rPr>
      </w:pPr>
    </w:p>
    <w:p w14:paraId="60F717ED" w14:textId="0C56CD1A" w:rsidR="00684F11" w:rsidRPr="00A94CBE" w:rsidRDefault="00A94CBE" w:rsidP="00A867F6">
      <w:pPr>
        <w:spacing w:line="360" w:lineRule="auto"/>
        <w:rPr>
          <w:rFonts w:ascii="Times New Roman" w:hAnsi="Times New Roman" w:cs="Times New Roman"/>
          <w:sz w:val="24"/>
          <w:szCs w:val="24"/>
        </w:rPr>
      </w:pPr>
      <w:r w:rsidRPr="00A94CBE">
        <w:rPr>
          <w:rFonts w:ascii="Times New Roman" w:hAnsi="Times New Roman" w:cs="Times New Roman"/>
          <w:sz w:val="24"/>
          <w:szCs w:val="24"/>
        </w:rPr>
        <w:t>I was able to overcome the problems mentioned above by performing extensive research on the related areas.</w:t>
      </w:r>
    </w:p>
    <w:p w14:paraId="1E502788" w14:textId="58E194DD" w:rsidR="00A94CBE" w:rsidRDefault="00C73FE0" w:rsidP="00A867F6">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Watching</w:t>
      </w:r>
      <w:r w:rsidR="00AB2B8A">
        <w:rPr>
          <w:rFonts w:ascii="Times New Roman" w:hAnsi="Times New Roman" w:cs="Times New Roman"/>
          <w:sz w:val="24"/>
          <w:szCs w:val="24"/>
        </w:rPr>
        <w:t xml:space="preserve"> </w:t>
      </w:r>
      <w:r>
        <w:rPr>
          <w:rFonts w:ascii="Times New Roman" w:hAnsi="Times New Roman" w:cs="Times New Roman"/>
          <w:sz w:val="24"/>
          <w:szCs w:val="24"/>
        </w:rPr>
        <w:t>several</w:t>
      </w:r>
      <w:r w:rsidR="00AB2B8A">
        <w:rPr>
          <w:rFonts w:ascii="Times New Roman" w:hAnsi="Times New Roman" w:cs="Times New Roman"/>
          <w:sz w:val="24"/>
          <w:szCs w:val="24"/>
        </w:rPr>
        <w:t xml:space="preserve"> video tutorials and read</w:t>
      </w:r>
      <w:r>
        <w:rPr>
          <w:rFonts w:ascii="Times New Roman" w:hAnsi="Times New Roman" w:cs="Times New Roman"/>
          <w:sz w:val="24"/>
          <w:szCs w:val="24"/>
        </w:rPr>
        <w:t xml:space="preserve">ing </w:t>
      </w:r>
      <w:r w:rsidR="00AB2B8A">
        <w:rPr>
          <w:rFonts w:ascii="Times New Roman" w:hAnsi="Times New Roman" w:cs="Times New Roman"/>
          <w:sz w:val="24"/>
          <w:szCs w:val="24"/>
        </w:rPr>
        <w:t>official documentations offered on the technologies</w:t>
      </w:r>
      <w:r>
        <w:rPr>
          <w:rFonts w:ascii="Times New Roman" w:hAnsi="Times New Roman" w:cs="Times New Roman"/>
          <w:sz w:val="24"/>
          <w:szCs w:val="24"/>
        </w:rPr>
        <w:t xml:space="preserve"> made development easier</w:t>
      </w:r>
      <w:r w:rsidR="00AB2B8A">
        <w:rPr>
          <w:rFonts w:ascii="Times New Roman" w:hAnsi="Times New Roman" w:cs="Times New Roman"/>
          <w:sz w:val="24"/>
          <w:szCs w:val="24"/>
        </w:rPr>
        <w:t>.</w:t>
      </w:r>
    </w:p>
    <w:p w14:paraId="2CD3A4A3" w14:textId="7E676089" w:rsidR="00AB2B8A" w:rsidRDefault="00C73FE0" w:rsidP="00A867F6">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Making sense of the new file structure made building the application speedy.</w:t>
      </w:r>
    </w:p>
    <w:p w14:paraId="1C59AB18" w14:textId="31C26AE9" w:rsidR="005C7D13" w:rsidRDefault="005C7D13" w:rsidP="00A867F6">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sz w:val="24"/>
          <w:szCs w:val="24"/>
        </w:rPr>
        <w:t>Interviews with members of the co-operative society helped me to understand their workings and clear some assumptions.</w:t>
      </w:r>
    </w:p>
    <w:p w14:paraId="7B058831" w14:textId="77777777" w:rsidR="000A09FE" w:rsidRDefault="000A09FE" w:rsidP="00A867F6">
      <w:pPr>
        <w:spacing w:line="360" w:lineRule="auto"/>
        <w:rPr>
          <w:rFonts w:ascii="Times New Roman" w:hAnsi="Times New Roman" w:cs="Times New Roman"/>
          <w:sz w:val="24"/>
          <w:szCs w:val="24"/>
        </w:rPr>
      </w:pPr>
    </w:p>
    <w:p w14:paraId="29C6DDD8" w14:textId="77777777" w:rsidR="000A09FE" w:rsidRDefault="000A09FE" w:rsidP="00A867F6">
      <w:pPr>
        <w:pStyle w:val="Heading2"/>
        <w:spacing w:before="200" w:after="240" w:line="360" w:lineRule="auto"/>
        <w:jc w:val="both"/>
        <w:rPr>
          <w:rFonts w:ascii="Times New Roman" w:eastAsia="Times New Roman" w:hAnsi="Times New Roman" w:cs="Times New Roman"/>
          <w:b/>
          <w:color w:val="4F81BD"/>
        </w:rPr>
      </w:pPr>
      <w:r w:rsidRPr="000A09FE">
        <w:rPr>
          <w:rFonts w:ascii="Times New Roman" w:eastAsia="Times New Roman" w:hAnsi="Times New Roman" w:cs="Times New Roman"/>
          <w:b/>
          <w:color w:val="4F81BD"/>
        </w:rPr>
        <w:t>4.5</w:t>
      </w:r>
      <w:r w:rsidRPr="000A09FE">
        <w:rPr>
          <w:rFonts w:ascii="Times New Roman" w:eastAsia="Times New Roman" w:hAnsi="Times New Roman" w:cs="Times New Roman"/>
          <w:b/>
          <w:color w:val="4F81BD"/>
        </w:rPr>
        <w:tab/>
        <w:t>Testing</w:t>
      </w:r>
    </w:p>
    <w:p w14:paraId="6D6CADD7" w14:textId="207A0207" w:rsidR="000A09FE" w:rsidRPr="000A09FE" w:rsidRDefault="00F449F7" w:rsidP="00A867F6">
      <w:pPr>
        <w:spacing w:line="360" w:lineRule="auto"/>
        <w:rPr>
          <w:rFonts w:ascii="Times New Roman" w:hAnsi="Times New Roman" w:cs="Times New Roman"/>
          <w:sz w:val="24"/>
          <w:szCs w:val="24"/>
        </w:rPr>
      </w:pPr>
      <w:r>
        <w:rPr>
          <w:rFonts w:ascii="Times New Roman" w:hAnsi="Times New Roman" w:cs="Times New Roman"/>
          <w:sz w:val="24"/>
          <w:szCs w:val="24"/>
        </w:rPr>
        <w:t>To</w:t>
      </w:r>
      <w:r w:rsidR="00C0707B">
        <w:rPr>
          <w:rFonts w:ascii="Times New Roman" w:hAnsi="Times New Roman" w:cs="Times New Roman"/>
          <w:sz w:val="24"/>
          <w:szCs w:val="24"/>
        </w:rPr>
        <w:t xml:space="preserve"> ensure that the system worked properly and met the required specifications, the systems were tested from the point of view </w:t>
      </w:r>
      <w:r w:rsidR="00662B99">
        <w:rPr>
          <w:rFonts w:ascii="Times New Roman" w:hAnsi="Times New Roman" w:cs="Times New Roman"/>
          <w:sz w:val="24"/>
          <w:szCs w:val="24"/>
        </w:rPr>
        <w:t xml:space="preserve">of the end users to depict how the systems perform in a </w:t>
      </w:r>
      <w:r w:rsidR="00CE1B3E">
        <w:rPr>
          <w:rFonts w:ascii="Times New Roman" w:hAnsi="Times New Roman" w:cs="Times New Roman"/>
          <w:sz w:val="24"/>
          <w:szCs w:val="24"/>
        </w:rPr>
        <w:t>real-world</w:t>
      </w:r>
      <w:r w:rsidR="00662B99">
        <w:rPr>
          <w:rFonts w:ascii="Times New Roman" w:hAnsi="Times New Roman" w:cs="Times New Roman"/>
          <w:sz w:val="24"/>
          <w:szCs w:val="24"/>
        </w:rPr>
        <w:t xml:space="preserve"> use case, to show if the applications can perform proper error handling, </w:t>
      </w:r>
      <w:r w:rsidR="00CE1B3E">
        <w:rPr>
          <w:rFonts w:ascii="Times New Roman" w:hAnsi="Times New Roman" w:cs="Times New Roman"/>
          <w:sz w:val="24"/>
          <w:szCs w:val="24"/>
        </w:rPr>
        <w:t>or if they are even usable at all. Testing methods such as unit testing, were used to analyze the systems from the frontend to the backend.</w:t>
      </w:r>
    </w:p>
    <w:p w14:paraId="3B543D77" w14:textId="77777777" w:rsidR="000A09FE" w:rsidRPr="000A09FE" w:rsidRDefault="000A09FE" w:rsidP="00A867F6">
      <w:pPr>
        <w:spacing w:line="360" w:lineRule="auto"/>
        <w:rPr>
          <w:rFonts w:ascii="Times New Roman" w:hAnsi="Times New Roman" w:cs="Times New Roman"/>
          <w:sz w:val="24"/>
          <w:szCs w:val="24"/>
        </w:rPr>
      </w:pPr>
    </w:p>
    <w:p w14:paraId="733203C5" w14:textId="77777777" w:rsidR="00A94CBE" w:rsidRPr="00A94CBE" w:rsidRDefault="00A94CBE" w:rsidP="00A867F6">
      <w:pPr>
        <w:spacing w:line="360" w:lineRule="auto"/>
        <w:rPr>
          <w:rFonts w:ascii="Times New Roman" w:hAnsi="Times New Roman" w:cs="Times New Roman"/>
        </w:rPr>
      </w:pPr>
    </w:p>
    <w:p w14:paraId="7205ACBA" w14:textId="77777777" w:rsidR="0009528C" w:rsidRPr="00A94CBE" w:rsidRDefault="0009528C" w:rsidP="00A867F6">
      <w:pPr>
        <w:spacing w:line="360" w:lineRule="auto"/>
        <w:rPr>
          <w:rFonts w:ascii="Times New Roman" w:eastAsia="Times New Roman" w:hAnsi="Times New Roman" w:cs="Times New Roman"/>
          <w:sz w:val="24"/>
          <w:szCs w:val="24"/>
        </w:rPr>
      </w:pPr>
    </w:p>
    <w:p w14:paraId="04F22B72" w14:textId="77777777" w:rsidR="00D8548A" w:rsidRDefault="00D8548A" w:rsidP="00A867F6">
      <w:pPr>
        <w:spacing w:line="360" w:lineRule="auto"/>
        <w:jc w:val="both"/>
        <w:rPr>
          <w:rFonts w:ascii="Times New Roman" w:eastAsia="Times New Roman" w:hAnsi="Times New Roman" w:cs="Times New Roman"/>
          <w:b/>
          <w:color w:val="4F81BD"/>
          <w:sz w:val="32"/>
          <w:szCs w:val="32"/>
        </w:rPr>
      </w:pPr>
      <w:r w:rsidRPr="00D8548A">
        <w:rPr>
          <w:rFonts w:ascii="Times New Roman" w:eastAsia="Times New Roman" w:hAnsi="Times New Roman" w:cs="Times New Roman"/>
          <w:b/>
          <w:color w:val="4F81BD"/>
          <w:sz w:val="32"/>
          <w:szCs w:val="32"/>
        </w:rPr>
        <w:t>4.5.1 Test Plans (for Unit, Integration and System Testing)</w:t>
      </w:r>
    </w:p>
    <w:p w14:paraId="7D4ECA81" w14:textId="77777777" w:rsidR="00CE07D0" w:rsidRPr="00CE07D0" w:rsidRDefault="00CE07D0" w:rsidP="00A867F6">
      <w:pPr>
        <w:spacing w:line="360" w:lineRule="auto"/>
        <w:jc w:val="both"/>
        <w:rPr>
          <w:rFonts w:ascii="Times New Roman" w:eastAsia="Times New Roman" w:hAnsi="Times New Roman" w:cs="Times New Roman"/>
          <w:b/>
          <w:color w:val="4F81BD"/>
          <w:sz w:val="24"/>
          <w:szCs w:val="24"/>
        </w:rPr>
      </w:pPr>
    </w:p>
    <w:p w14:paraId="66CCC727" w14:textId="77777777" w:rsidR="00D8548A" w:rsidRDefault="00D8548A" w:rsidP="00A867F6">
      <w:pPr>
        <w:spacing w:line="360" w:lineRule="auto"/>
        <w:jc w:val="both"/>
        <w:rPr>
          <w:rFonts w:ascii="Times New Roman" w:eastAsia="Times New Roman" w:hAnsi="Times New Roman" w:cs="Times New Roman"/>
          <w:b/>
          <w:color w:val="4F81BD"/>
          <w:sz w:val="32"/>
          <w:szCs w:val="32"/>
        </w:rPr>
      </w:pPr>
    </w:p>
    <w:p w14:paraId="52BBB544" w14:textId="77777777" w:rsidR="00CE07D0" w:rsidRPr="00BA3544" w:rsidRDefault="00CE07D0" w:rsidP="00A867F6">
      <w:pPr>
        <w:spacing w:after="200" w:line="360" w:lineRule="auto"/>
        <w:ind w:right="216"/>
        <w:jc w:val="center"/>
        <w:rPr>
          <w:rFonts w:ascii="Times New Roman" w:eastAsia="Times New Roman" w:hAnsi="Times New Roman" w:cs="Times New Roman"/>
          <w:sz w:val="24"/>
          <w:szCs w:val="24"/>
        </w:rPr>
      </w:pPr>
      <w:r w:rsidRPr="00BA3544">
        <w:rPr>
          <w:rFonts w:ascii="Times New Roman" w:eastAsia="Times New Roman" w:hAnsi="Times New Roman" w:cs="Times New Roman"/>
          <w:b/>
          <w:sz w:val="24"/>
          <w:szCs w:val="24"/>
        </w:rPr>
        <w:t>Table 4.1</w:t>
      </w:r>
      <w:r w:rsidRPr="00BA3544">
        <w:rPr>
          <w:rFonts w:ascii="Times New Roman" w:eastAsia="Times New Roman" w:hAnsi="Times New Roman" w:cs="Times New Roman"/>
          <w:b/>
          <w:sz w:val="24"/>
          <w:szCs w:val="24"/>
        </w:rPr>
        <w:tab/>
        <w:t>Test Summary</w:t>
      </w:r>
    </w:p>
    <w:tbl>
      <w:tblPr>
        <w:tblStyle w:val="TableGrid"/>
        <w:tblW w:w="0" w:type="auto"/>
        <w:tblLook w:val="04A0" w:firstRow="1" w:lastRow="0" w:firstColumn="1" w:lastColumn="0" w:noHBand="0" w:noVBand="1"/>
      </w:tblPr>
      <w:tblGrid>
        <w:gridCol w:w="704"/>
        <w:gridCol w:w="5529"/>
        <w:gridCol w:w="3117"/>
      </w:tblGrid>
      <w:tr w:rsidR="00CE07D0" w14:paraId="37DFD6D7" w14:textId="77777777" w:rsidTr="004C2A83">
        <w:tc>
          <w:tcPr>
            <w:tcW w:w="704" w:type="dxa"/>
          </w:tcPr>
          <w:p w14:paraId="481A6BE1" w14:textId="5E5AA70A" w:rsidR="00CE07D0" w:rsidRPr="00BA3544" w:rsidRDefault="00CE07D0" w:rsidP="00A867F6">
            <w:pPr>
              <w:spacing w:line="360" w:lineRule="auto"/>
              <w:rPr>
                <w:rFonts w:ascii="Times New Roman" w:eastAsia="Times New Roman" w:hAnsi="Times New Roman" w:cs="Times New Roman"/>
                <w:b/>
                <w:sz w:val="24"/>
                <w:szCs w:val="24"/>
              </w:rPr>
            </w:pPr>
            <w:r w:rsidRPr="00BA3544">
              <w:rPr>
                <w:rFonts w:ascii="Times New Roman" w:eastAsia="Times New Roman" w:hAnsi="Times New Roman" w:cs="Times New Roman"/>
                <w:b/>
                <w:sz w:val="24"/>
                <w:szCs w:val="24"/>
              </w:rPr>
              <w:lastRenderedPageBreak/>
              <w:t>S/N</w:t>
            </w:r>
          </w:p>
        </w:tc>
        <w:tc>
          <w:tcPr>
            <w:tcW w:w="5529" w:type="dxa"/>
          </w:tcPr>
          <w:p w14:paraId="38A96B42" w14:textId="32BE7B8A" w:rsidR="00CE07D0" w:rsidRPr="00BA3544" w:rsidRDefault="004C2A83" w:rsidP="00A867F6">
            <w:pPr>
              <w:spacing w:line="360" w:lineRule="auto"/>
              <w:rPr>
                <w:rFonts w:ascii="Times New Roman" w:eastAsia="Times New Roman" w:hAnsi="Times New Roman" w:cs="Times New Roman"/>
                <w:b/>
                <w:sz w:val="24"/>
                <w:szCs w:val="24"/>
              </w:rPr>
            </w:pPr>
            <w:r w:rsidRPr="00BA3544">
              <w:rPr>
                <w:rFonts w:ascii="Times New Roman" w:eastAsia="Times New Roman" w:hAnsi="Times New Roman" w:cs="Times New Roman"/>
                <w:b/>
                <w:sz w:val="24"/>
                <w:szCs w:val="24"/>
              </w:rPr>
              <w:t>TEST SUMMARY</w:t>
            </w:r>
          </w:p>
        </w:tc>
        <w:tc>
          <w:tcPr>
            <w:tcW w:w="3117" w:type="dxa"/>
          </w:tcPr>
          <w:p w14:paraId="5684989E" w14:textId="3042C291" w:rsidR="00CE07D0" w:rsidRPr="00BA3544" w:rsidRDefault="004C2A83" w:rsidP="00A867F6">
            <w:pPr>
              <w:spacing w:line="360" w:lineRule="auto"/>
              <w:rPr>
                <w:rFonts w:ascii="Times New Roman" w:eastAsia="Times New Roman" w:hAnsi="Times New Roman" w:cs="Times New Roman"/>
                <w:b/>
                <w:sz w:val="24"/>
                <w:szCs w:val="24"/>
              </w:rPr>
            </w:pPr>
            <w:r w:rsidRPr="00BA3544">
              <w:rPr>
                <w:rFonts w:ascii="Times New Roman" w:eastAsia="Times New Roman" w:hAnsi="Times New Roman" w:cs="Times New Roman"/>
                <w:b/>
                <w:sz w:val="24"/>
                <w:szCs w:val="24"/>
              </w:rPr>
              <w:t>CASE ID</w:t>
            </w:r>
          </w:p>
        </w:tc>
      </w:tr>
      <w:tr w:rsidR="00BA3544" w:rsidRPr="00BA3544" w14:paraId="29F9FBCF" w14:textId="77777777" w:rsidTr="004C2A83">
        <w:tc>
          <w:tcPr>
            <w:tcW w:w="704" w:type="dxa"/>
          </w:tcPr>
          <w:p w14:paraId="2141D019" w14:textId="325FA5FF" w:rsidR="00CE07D0" w:rsidRPr="00BA3544" w:rsidRDefault="004C2A83"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w:t>
            </w:r>
          </w:p>
        </w:tc>
        <w:tc>
          <w:tcPr>
            <w:tcW w:w="5529" w:type="dxa"/>
          </w:tcPr>
          <w:p w14:paraId="74D90853" w14:textId="7472666A" w:rsidR="00CE07D0" w:rsidRPr="00BA3544" w:rsidRDefault="004C2A83"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All </w:t>
            </w:r>
            <w:r w:rsidR="00BE2CAF" w:rsidRPr="00BA3544">
              <w:rPr>
                <w:rFonts w:ascii="Times New Roman" w:eastAsia="Times New Roman" w:hAnsi="Times New Roman" w:cs="Times New Roman"/>
                <w:bCs/>
                <w:sz w:val="24"/>
                <w:szCs w:val="24"/>
              </w:rPr>
              <w:t>links</w:t>
            </w:r>
            <w:r w:rsidRPr="00BA3544">
              <w:rPr>
                <w:rFonts w:ascii="Times New Roman" w:eastAsia="Times New Roman" w:hAnsi="Times New Roman" w:cs="Times New Roman"/>
                <w:bCs/>
                <w:sz w:val="24"/>
                <w:szCs w:val="24"/>
              </w:rPr>
              <w:t xml:space="preserve"> navigated to their designated pages</w:t>
            </w:r>
            <w:r w:rsidR="00BE2CAF" w:rsidRPr="00BA3544">
              <w:rPr>
                <w:rFonts w:ascii="Times New Roman" w:eastAsia="Times New Roman" w:hAnsi="Times New Roman" w:cs="Times New Roman"/>
                <w:bCs/>
                <w:sz w:val="24"/>
                <w:szCs w:val="24"/>
              </w:rPr>
              <w:t xml:space="preserve"> </w:t>
            </w:r>
          </w:p>
        </w:tc>
        <w:tc>
          <w:tcPr>
            <w:tcW w:w="3117" w:type="dxa"/>
          </w:tcPr>
          <w:p w14:paraId="45214FAA" w14:textId="6B61E8B6" w:rsidR="00CE07D0" w:rsidRPr="00BA3544" w:rsidRDefault="004C2A83"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195EBC" w:rsidRPr="00BA3544">
              <w:rPr>
                <w:rFonts w:ascii="Times New Roman" w:eastAsia="Times New Roman" w:hAnsi="Times New Roman" w:cs="Times New Roman"/>
                <w:bCs/>
                <w:sz w:val="24"/>
                <w:szCs w:val="24"/>
              </w:rPr>
              <w:t>-01</w:t>
            </w:r>
          </w:p>
        </w:tc>
      </w:tr>
      <w:tr w:rsidR="00BA3544" w:rsidRPr="00BA3544" w14:paraId="3B44FB58" w14:textId="77777777" w:rsidTr="004C2A83">
        <w:tc>
          <w:tcPr>
            <w:tcW w:w="704" w:type="dxa"/>
          </w:tcPr>
          <w:p w14:paraId="763DFFE0" w14:textId="1A6FE41B" w:rsidR="00CE07D0" w:rsidRPr="00BA3544" w:rsidRDefault="004C2A83"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w:t>
            </w:r>
          </w:p>
        </w:tc>
        <w:tc>
          <w:tcPr>
            <w:tcW w:w="5529" w:type="dxa"/>
          </w:tcPr>
          <w:p w14:paraId="438E1FBF" w14:textId="7B32BB81" w:rsidR="00CE07D0" w:rsidRPr="00BA3544" w:rsidRDefault="00195EB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Registration </w:t>
            </w:r>
            <w:r w:rsidR="00A53F13" w:rsidRPr="00BA3544">
              <w:rPr>
                <w:rFonts w:ascii="Times New Roman" w:eastAsia="Times New Roman" w:hAnsi="Times New Roman" w:cs="Times New Roman"/>
                <w:bCs/>
                <w:sz w:val="24"/>
                <w:szCs w:val="24"/>
              </w:rPr>
              <w:t>form</w:t>
            </w:r>
            <w:r w:rsidRPr="00BA3544">
              <w:rPr>
                <w:rFonts w:ascii="Times New Roman" w:eastAsia="Times New Roman" w:hAnsi="Times New Roman" w:cs="Times New Roman"/>
                <w:bCs/>
                <w:sz w:val="24"/>
                <w:szCs w:val="24"/>
              </w:rPr>
              <w:t xml:space="preserve"> does not give user access to system immediately</w:t>
            </w:r>
          </w:p>
        </w:tc>
        <w:tc>
          <w:tcPr>
            <w:tcW w:w="3117" w:type="dxa"/>
          </w:tcPr>
          <w:p w14:paraId="3E64C777" w14:textId="1B3336D0" w:rsidR="00CE07D0" w:rsidRPr="00BA3544" w:rsidRDefault="00353A58"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T-02</w:t>
            </w:r>
          </w:p>
        </w:tc>
      </w:tr>
      <w:tr w:rsidR="00BA3544" w:rsidRPr="00BA3544" w14:paraId="303002AB" w14:textId="77777777" w:rsidTr="004C2A83">
        <w:tc>
          <w:tcPr>
            <w:tcW w:w="704" w:type="dxa"/>
          </w:tcPr>
          <w:p w14:paraId="606B3403" w14:textId="518EA9B0" w:rsidR="00CE07D0" w:rsidRPr="00BA3544" w:rsidRDefault="004C2A83"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3</w:t>
            </w:r>
          </w:p>
        </w:tc>
        <w:tc>
          <w:tcPr>
            <w:tcW w:w="5529" w:type="dxa"/>
          </w:tcPr>
          <w:p w14:paraId="0BB73727" w14:textId="0BC17A90" w:rsidR="00CE07D0" w:rsidRPr="00BA3544" w:rsidRDefault="00195EB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Registration </w:t>
            </w:r>
            <w:r w:rsidR="00A53F13" w:rsidRPr="00BA3544">
              <w:rPr>
                <w:rFonts w:ascii="Times New Roman" w:eastAsia="Times New Roman" w:hAnsi="Times New Roman" w:cs="Times New Roman"/>
                <w:bCs/>
                <w:sz w:val="24"/>
                <w:szCs w:val="24"/>
              </w:rPr>
              <w:t>form</w:t>
            </w:r>
            <w:r w:rsidRPr="00BA3544">
              <w:rPr>
                <w:rFonts w:ascii="Times New Roman" w:eastAsia="Times New Roman" w:hAnsi="Times New Roman" w:cs="Times New Roman"/>
                <w:bCs/>
                <w:sz w:val="24"/>
                <w:szCs w:val="24"/>
              </w:rPr>
              <w:t xml:space="preserve"> shows error for invalid details and rejects emails not from Baze university</w:t>
            </w:r>
          </w:p>
        </w:tc>
        <w:tc>
          <w:tcPr>
            <w:tcW w:w="3117" w:type="dxa"/>
          </w:tcPr>
          <w:p w14:paraId="0ECB8167" w14:textId="0BFC919E" w:rsidR="00CE07D0"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T-03</w:t>
            </w:r>
          </w:p>
        </w:tc>
      </w:tr>
      <w:tr w:rsidR="00BA3544" w:rsidRPr="00BA3544" w14:paraId="23D87C62" w14:textId="77777777" w:rsidTr="004C2A83">
        <w:tc>
          <w:tcPr>
            <w:tcW w:w="704" w:type="dxa"/>
          </w:tcPr>
          <w:p w14:paraId="3CE32114" w14:textId="6910A285" w:rsidR="00CE07D0" w:rsidRPr="00BA3544" w:rsidRDefault="004C2A83"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4</w:t>
            </w:r>
          </w:p>
        </w:tc>
        <w:tc>
          <w:tcPr>
            <w:tcW w:w="5529" w:type="dxa"/>
          </w:tcPr>
          <w:p w14:paraId="7078D6A0" w14:textId="16AC4B22" w:rsidR="00CE07D0" w:rsidRPr="00BA3544" w:rsidRDefault="00195EB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Registration </w:t>
            </w:r>
            <w:r w:rsidR="00A53F13" w:rsidRPr="00BA3544">
              <w:rPr>
                <w:rFonts w:ascii="Times New Roman" w:eastAsia="Times New Roman" w:hAnsi="Times New Roman" w:cs="Times New Roman"/>
                <w:bCs/>
                <w:sz w:val="24"/>
                <w:szCs w:val="24"/>
              </w:rPr>
              <w:t>form</w:t>
            </w:r>
            <w:r w:rsidRPr="00BA3544">
              <w:rPr>
                <w:rFonts w:ascii="Times New Roman" w:eastAsia="Times New Roman" w:hAnsi="Times New Roman" w:cs="Times New Roman"/>
                <w:bCs/>
                <w:sz w:val="24"/>
                <w:szCs w:val="24"/>
              </w:rPr>
              <w:t xml:space="preserve"> shows error when no field is left empty</w:t>
            </w:r>
          </w:p>
        </w:tc>
        <w:tc>
          <w:tcPr>
            <w:tcW w:w="3117" w:type="dxa"/>
          </w:tcPr>
          <w:p w14:paraId="66CEBA93" w14:textId="1C192712" w:rsidR="00CE07D0"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T-04</w:t>
            </w:r>
          </w:p>
        </w:tc>
      </w:tr>
      <w:tr w:rsidR="00BA3544" w:rsidRPr="00BA3544" w14:paraId="79CEF954" w14:textId="77777777" w:rsidTr="004C2A83">
        <w:tc>
          <w:tcPr>
            <w:tcW w:w="704" w:type="dxa"/>
          </w:tcPr>
          <w:p w14:paraId="4328936B" w14:textId="3E37C380" w:rsidR="00CE07D0" w:rsidRPr="00BA3544" w:rsidRDefault="004C2A83"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5</w:t>
            </w:r>
          </w:p>
        </w:tc>
        <w:tc>
          <w:tcPr>
            <w:tcW w:w="5529" w:type="dxa"/>
          </w:tcPr>
          <w:p w14:paraId="06AC4538" w14:textId="5390AA90" w:rsidR="00CE07D0" w:rsidRPr="00BA3544" w:rsidRDefault="00195EB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Log in </w:t>
            </w:r>
            <w:r w:rsidR="00A53F13" w:rsidRPr="00BA3544">
              <w:rPr>
                <w:rFonts w:ascii="Times New Roman" w:eastAsia="Times New Roman" w:hAnsi="Times New Roman" w:cs="Times New Roman"/>
                <w:bCs/>
                <w:sz w:val="24"/>
                <w:szCs w:val="24"/>
              </w:rPr>
              <w:t>form</w:t>
            </w:r>
            <w:r w:rsidRPr="00BA3544">
              <w:rPr>
                <w:rFonts w:ascii="Times New Roman" w:eastAsia="Times New Roman" w:hAnsi="Times New Roman" w:cs="Times New Roman"/>
                <w:bCs/>
                <w:sz w:val="24"/>
                <w:szCs w:val="24"/>
              </w:rPr>
              <w:t xml:space="preserve"> does not accept new users who have not had their registration approved</w:t>
            </w:r>
          </w:p>
        </w:tc>
        <w:tc>
          <w:tcPr>
            <w:tcW w:w="3117" w:type="dxa"/>
          </w:tcPr>
          <w:p w14:paraId="19E8248D" w14:textId="5F9617BA" w:rsidR="00CE07D0"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T-05</w:t>
            </w:r>
          </w:p>
        </w:tc>
      </w:tr>
      <w:tr w:rsidR="00BA3544" w:rsidRPr="00BA3544" w14:paraId="493B11E7" w14:textId="77777777" w:rsidTr="004C2A83">
        <w:tc>
          <w:tcPr>
            <w:tcW w:w="704" w:type="dxa"/>
          </w:tcPr>
          <w:p w14:paraId="14400FFE" w14:textId="469210C3" w:rsidR="00CE07D0" w:rsidRPr="00BA3544" w:rsidRDefault="004C2A83"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6</w:t>
            </w:r>
          </w:p>
        </w:tc>
        <w:tc>
          <w:tcPr>
            <w:tcW w:w="5529" w:type="dxa"/>
          </w:tcPr>
          <w:p w14:paraId="78B23C24" w14:textId="2DFBC7C5" w:rsidR="00CE07D0" w:rsidRPr="00BA3544" w:rsidRDefault="00A53F13"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Login form shows error for entered invalid details</w:t>
            </w:r>
          </w:p>
        </w:tc>
        <w:tc>
          <w:tcPr>
            <w:tcW w:w="3117" w:type="dxa"/>
          </w:tcPr>
          <w:p w14:paraId="68BA2C1C" w14:textId="3BEF1F71" w:rsidR="00CE07D0"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T-06</w:t>
            </w:r>
          </w:p>
        </w:tc>
      </w:tr>
      <w:tr w:rsidR="00BA3544" w:rsidRPr="00BA3544" w14:paraId="5E90FAB9" w14:textId="77777777" w:rsidTr="004C2A83">
        <w:tc>
          <w:tcPr>
            <w:tcW w:w="704" w:type="dxa"/>
          </w:tcPr>
          <w:p w14:paraId="7A2A9BB0" w14:textId="6C99E84C" w:rsidR="00A53F13" w:rsidRPr="00BA3544" w:rsidRDefault="00A53F13"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7</w:t>
            </w:r>
          </w:p>
        </w:tc>
        <w:tc>
          <w:tcPr>
            <w:tcW w:w="5529" w:type="dxa"/>
          </w:tcPr>
          <w:p w14:paraId="4FA3A7CC" w14:textId="5B41C36C" w:rsidR="00A53F13" w:rsidRPr="00BA3544" w:rsidRDefault="00A53F13"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Login form shows error for </w:t>
            </w:r>
            <w:r w:rsidR="00710944" w:rsidRPr="00BA3544">
              <w:rPr>
                <w:rFonts w:ascii="Times New Roman" w:eastAsia="Times New Roman" w:hAnsi="Times New Roman" w:cs="Times New Roman"/>
                <w:bCs/>
                <w:sz w:val="24"/>
                <w:szCs w:val="24"/>
              </w:rPr>
              <w:t>empty fields</w:t>
            </w:r>
          </w:p>
        </w:tc>
        <w:tc>
          <w:tcPr>
            <w:tcW w:w="3117" w:type="dxa"/>
          </w:tcPr>
          <w:p w14:paraId="5469167F" w14:textId="15BAD7A2" w:rsidR="00A53F13"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T-07</w:t>
            </w:r>
          </w:p>
        </w:tc>
      </w:tr>
      <w:tr w:rsidR="00710944" w:rsidRPr="00BA3544" w14:paraId="06A76ADF" w14:textId="77777777" w:rsidTr="004C2A83">
        <w:tc>
          <w:tcPr>
            <w:tcW w:w="704" w:type="dxa"/>
          </w:tcPr>
          <w:p w14:paraId="243E68CE" w14:textId="7E763A1B" w:rsidR="00710944" w:rsidRPr="00BA3544" w:rsidRDefault="0071094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8</w:t>
            </w:r>
          </w:p>
        </w:tc>
        <w:tc>
          <w:tcPr>
            <w:tcW w:w="5529" w:type="dxa"/>
          </w:tcPr>
          <w:p w14:paraId="09476B53" w14:textId="37A46B5E" w:rsidR="00710944" w:rsidRPr="00BA3544" w:rsidRDefault="00F7438A"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Login form shows error for incorrect details</w:t>
            </w:r>
          </w:p>
        </w:tc>
        <w:tc>
          <w:tcPr>
            <w:tcW w:w="3117" w:type="dxa"/>
          </w:tcPr>
          <w:p w14:paraId="13ED0361" w14:textId="2D1EE819" w:rsidR="00710944"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T-08</w:t>
            </w:r>
          </w:p>
        </w:tc>
      </w:tr>
      <w:tr w:rsidR="00710944" w:rsidRPr="00BA3544" w14:paraId="6D35A29D" w14:textId="77777777" w:rsidTr="004C2A83">
        <w:tc>
          <w:tcPr>
            <w:tcW w:w="704" w:type="dxa"/>
          </w:tcPr>
          <w:p w14:paraId="680E9546" w14:textId="18A02967" w:rsidR="00710944" w:rsidRPr="00BA3544" w:rsidRDefault="0071094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9</w:t>
            </w:r>
          </w:p>
        </w:tc>
        <w:tc>
          <w:tcPr>
            <w:tcW w:w="5529" w:type="dxa"/>
          </w:tcPr>
          <w:p w14:paraId="12819E43" w14:textId="67AF7F06" w:rsidR="00710944" w:rsidRPr="00BA3544" w:rsidRDefault="00F7438A"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Registration form must store record in database and show it to the executive</w:t>
            </w:r>
          </w:p>
        </w:tc>
        <w:tc>
          <w:tcPr>
            <w:tcW w:w="3117" w:type="dxa"/>
          </w:tcPr>
          <w:p w14:paraId="11A11F2C" w14:textId="79CF9F4B" w:rsidR="00710944"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T-09</w:t>
            </w:r>
          </w:p>
        </w:tc>
      </w:tr>
      <w:tr w:rsidR="00710944" w:rsidRPr="00BA3544" w14:paraId="715C56AE" w14:textId="77777777" w:rsidTr="004C2A83">
        <w:tc>
          <w:tcPr>
            <w:tcW w:w="704" w:type="dxa"/>
          </w:tcPr>
          <w:p w14:paraId="405FF70A" w14:textId="4EC3137B" w:rsidR="00710944" w:rsidRPr="00BA3544" w:rsidRDefault="0071094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10</w:t>
            </w:r>
          </w:p>
        </w:tc>
        <w:tc>
          <w:tcPr>
            <w:tcW w:w="5529" w:type="dxa"/>
          </w:tcPr>
          <w:p w14:paraId="3C9502CA" w14:textId="19E61FB7" w:rsidR="00710944" w:rsidRPr="00BA3544" w:rsidRDefault="00F7438A"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Home page must show correct members balance, name, staff ID, deadlines, activities</w:t>
            </w:r>
          </w:p>
        </w:tc>
        <w:tc>
          <w:tcPr>
            <w:tcW w:w="3117" w:type="dxa"/>
          </w:tcPr>
          <w:p w14:paraId="3B98D626" w14:textId="244EB056" w:rsidR="00710944"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T-10</w:t>
            </w:r>
          </w:p>
        </w:tc>
      </w:tr>
      <w:tr w:rsidR="00710944" w:rsidRPr="00BA3544" w14:paraId="13855A4A" w14:textId="77777777" w:rsidTr="004C2A83">
        <w:tc>
          <w:tcPr>
            <w:tcW w:w="704" w:type="dxa"/>
          </w:tcPr>
          <w:p w14:paraId="57224AAB" w14:textId="23CC3470" w:rsidR="00710944" w:rsidRPr="00BA3544" w:rsidRDefault="0071094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11</w:t>
            </w:r>
          </w:p>
        </w:tc>
        <w:tc>
          <w:tcPr>
            <w:tcW w:w="5529" w:type="dxa"/>
          </w:tcPr>
          <w:p w14:paraId="59977523" w14:textId="24A9B240" w:rsidR="00710944" w:rsidRPr="00BA3544" w:rsidRDefault="00F7438A"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Dropdown menu must show loan requests and registration requests from other members if the logged in account is an executive</w:t>
            </w:r>
          </w:p>
        </w:tc>
        <w:tc>
          <w:tcPr>
            <w:tcW w:w="3117" w:type="dxa"/>
          </w:tcPr>
          <w:p w14:paraId="22759296" w14:textId="058EAD95" w:rsidR="00710944"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1</w:t>
            </w:r>
          </w:p>
        </w:tc>
      </w:tr>
      <w:tr w:rsidR="00710944" w:rsidRPr="00BA3544" w14:paraId="67969296" w14:textId="77777777" w:rsidTr="004C2A83">
        <w:tc>
          <w:tcPr>
            <w:tcW w:w="704" w:type="dxa"/>
          </w:tcPr>
          <w:p w14:paraId="1B818146" w14:textId="041FC0ED" w:rsidR="00710944" w:rsidRPr="00BA3544" w:rsidRDefault="0071094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12</w:t>
            </w:r>
          </w:p>
        </w:tc>
        <w:tc>
          <w:tcPr>
            <w:tcW w:w="5529" w:type="dxa"/>
          </w:tcPr>
          <w:p w14:paraId="524920B6" w14:textId="1F6ABDF4" w:rsidR="00710944" w:rsidRPr="00BA3544" w:rsidRDefault="00F7438A"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Dropdown menu must NOT show loan requests and registration requests from other members if the logged in account is NOT an executive</w:t>
            </w:r>
          </w:p>
        </w:tc>
        <w:tc>
          <w:tcPr>
            <w:tcW w:w="3117" w:type="dxa"/>
          </w:tcPr>
          <w:p w14:paraId="5A78CE7E" w14:textId="309CAC67" w:rsidR="00710944"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2</w:t>
            </w:r>
          </w:p>
        </w:tc>
      </w:tr>
      <w:tr w:rsidR="00710944" w:rsidRPr="00BA3544" w14:paraId="5539B315" w14:textId="77777777" w:rsidTr="004C2A83">
        <w:tc>
          <w:tcPr>
            <w:tcW w:w="704" w:type="dxa"/>
          </w:tcPr>
          <w:p w14:paraId="2D34C85A" w14:textId="12590A40" w:rsidR="00710944" w:rsidRPr="00BA3544" w:rsidRDefault="0071094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13</w:t>
            </w:r>
          </w:p>
        </w:tc>
        <w:tc>
          <w:tcPr>
            <w:tcW w:w="5529" w:type="dxa"/>
          </w:tcPr>
          <w:p w14:paraId="5CF6E61B" w14:textId="2693E0CF" w:rsidR="00710944" w:rsidRPr="00BA3544" w:rsidRDefault="00F7438A"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Users must be able to log out</w:t>
            </w:r>
          </w:p>
        </w:tc>
        <w:tc>
          <w:tcPr>
            <w:tcW w:w="3117" w:type="dxa"/>
          </w:tcPr>
          <w:p w14:paraId="06E6899B" w14:textId="1D110294" w:rsidR="00710944"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3</w:t>
            </w:r>
          </w:p>
        </w:tc>
      </w:tr>
      <w:tr w:rsidR="00710944" w:rsidRPr="00BA3544" w14:paraId="4EA2B61B" w14:textId="77777777" w:rsidTr="004C2A83">
        <w:tc>
          <w:tcPr>
            <w:tcW w:w="704" w:type="dxa"/>
          </w:tcPr>
          <w:p w14:paraId="6E9183F3" w14:textId="5A85B8E1" w:rsidR="00710944" w:rsidRPr="00BA3544" w:rsidRDefault="0071094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14</w:t>
            </w:r>
          </w:p>
        </w:tc>
        <w:tc>
          <w:tcPr>
            <w:tcW w:w="5529" w:type="dxa"/>
          </w:tcPr>
          <w:p w14:paraId="5F7FF484" w14:textId="7497F70B" w:rsidR="00710944" w:rsidRPr="00BA3544" w:rsidRDefault="00C81F26"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Users must meet specified criteria before requesting for a loan</w:t>
            </w:r>
          </w:p>
        </w:tc>
        <w:tc>
          <w:tcPr>
            <w:tcW w:w="3117" w:type="dxa"/>
          </w:tcPr>
          <w:p w14:paraId="4AD453E1" w14:textId="33C16373" w:rsidR="00710944"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4</w:t>
            </w:r>
          </w:p>
        </w:tc>
      </w:tr>
      <w:tr w:rsidR="00710944" w:rsidRPr="00BA3544" w14:paraId="4E59D658" w14:textId="77777777" w:rsidTr="004C2A83">
        <w:tc>
          <w:tcPr>
            <w:tcW w:w="704" w:type="dxa"/>
          </w:tcPr>
          <w:p w14:paraId="339D4B3A" w14:textId="7C2EF8FB" w:rsidR="00710944" w:rsidRPr="00BA3544" w:rsidRDefault="0071094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15</w:t>
            </w:r>
          </w:p>
        </w:tc>
        <w:tc>
          <w:tcPr>
            <w:tcW w:w="5529" w:type="dxa"/>
          </w:tcPr>
          <w:p w14:paraId="345BC411" w14:textId="746CEDA0" w:rsidR="00710944" w:rsidRPr="00BA3544" w:rsidRDefault="00C81F26"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Users must have paid back at least 55% of their total loan balance before requesting for </w:t>
            </w:r>
            <w:r w:rsidR="00F92F99" w:rsidRPr="00BA3544">
              <w:rPr>
                <w:rFonts w:ascii="Times New Roman" w:eastAsia="Times New Roman" w:hAnsi="Times New Roman" w:cs="Times New Roman"/>
                <w:bCs/>
                <w:sz w:val="24"/>
                <w:szCs w:val="24"/>
              </w:rPr>
              <w:t>a new</w:t>
            </w:r>
            <w:r w:rsidRPr="00BA3544">
              <w:rPr>
                <w:rFonts w:ascii="Times New Roman" w:eastAsia="Times New Roman" w:hAnsi="Times New Roman" w:cs="Times New Roman"/>
                <w:bCs/>
                <w:sz w:val="24"/>
                <w:szCs w:val="24"/>
              </w:rPr>
              <w:t xml:space="preserve"> loan</w:t>
            </w:r>
          </w:p>
        </w:tc>
        <w:tc>
          <w:tcPr>
            <w:tcW w:w="3117" w:type="dxa"/>
          </w:tcPr>
          <w:p w14:paraId="3F7D8B67" w14:textId="736CE606" w:rsidR="00710944"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5</w:t>
            </w:r>
          </w:p>
        </w:tc>
      </w:tr>
      <w:tr w:rsidR="00710944" w:rsidRPr="00BA3544" w14:paraId="1F2A3E4F" w14:textId="77777777" w:rsidTr="004C2A83">
        <w:tc>
          <w:tcPr>
            <w:tcW w:w="704" w:type="dxa"/>
          </w:tcPr>
          <w:p w14:paraId="5467CF2F" w14:textId="352A2FB2" w:rsidR="00710944" w:rsidRPr="00BA3544" w:rsidRDefault="0071094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16</w:t>
            </w:r>
          </w:p>
        </w:tc>
        <w:tc>
          <w:tcPr>
            <w:tcW w:w="5529" w:type="dxa"/>
          </w:tcPr>
          <w:p w14:paraId="2D841E49" w14:textId="1BBFDA8F" w:rsidR="00710944" w:rsidRPr="00BA3544" w:rsidRDefault="00F92F99"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Loan request form must reject loans that aren’t within the specified duration</w:t>
            </w:r>
          </w:p>
        </w:tc>
        <w:tc>
          <w:tcPr>
            <w:tcW w:w="3117" w:type="dxa"/>
          </w:tcPr>
          <w:p w14:paraId="408A92B0" w14:textId="3275FCB8" w:rsidR="00710944"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6</w:t>
            </w:r>
          </w:p>
        </w:tc>
      </w:tr>
      <w:tr w:rsidR="00710944" w:rsidRPr="00BA3544" w14:paraId="5D1380DF" w14:textId="77777777" w:rsidTr="004C2A83">
        <w:tc>
          <w:tcPr>
            <w:tcW w:w="704" w:type="dxa"/>
          </w:tcPr>
          <w:p w14:paraId="225658B5" w14:textId="4A069D7A" w:rsidR="00710944" w:rsidRPr="00BA3544" w:rsidRDefault="0071094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lastRenderedPageBreak/>
              <w:t>17</w:t>
            </w:r>
          </w:p>
        </w:tc>
        <w:tc>
          <w:tcPr>
            <w:tcW w:w="5529" w:type="dxa"/>
          </w:tcPr>
          <w:p w14:paraId="6595EC59" w14:textId="5BD7CCA0" w:rsidR="00710944"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Loan requests that meet all criteria must appear to the executive</w:t>
            </w:r>
          </w:p>
        </w:tc>
        <w:tc>
          <w:tcPr>
            <w:tcW w:w="3117" w:type="dxa"/>
          </w:tcPr>
          <w:p w14:paraId="4398EEF2" w14:textId="0A8BDBA5" w:rsidR="00710944"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7</w:t>
            </w:r>
          </w:p>
        </w:tc>
      </w:tr>
      <w:tr w:rsidR="00710944" w:rsidRPr="00BA3544" w14:paraId="4CEB3DA8" w14:textId="77777777" w:rsidTr="004C2A83">
        <w:tc>
          <w:tcPr>
            <w:tcW w:w="704" w:type="dxa"/>
          </w:tcPr>
          <w:p w14:paraId="5C223D1E" w14:textId="363B5014" w:rsidR="00710944" w:rsidRPr="00BA3544" w:rsidRDefault="0071094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18</w:t>
            </w:r>
          </w:p>
        </w:tc>
        <w:tc>
          <w:tcPr>
            <w:tcW w:w="5529" w:type="dxa"/>
          </w:tcPr>
          <w:p w14:paraId="288F9B84" w14:textId="7B49AD9E" w:rsidR="00710944"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Activities page must show all activities for a member sorted according to date in ascending order</w:t>
            </w:r>
          </w:p>
        </w:tc>
        <w:tc>
          <w:tcPr>
            <w:tcW w:w="3117" w:type="dxa"/>
          </w:tcPr>
          <w:p w14:paraId="284DD4D8" w14:textId="6ACB0BAD" w:rsidR="00710944"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8</w:t>
            </w:r>
          </w:p>
        </w:tc>
      </w:tr>
      <w:tr w:rsidR="00CE195C" w:rsidRPr="00BA3544" w14:paraId="53D4490A" w14:textId="77777777" w:rsidTr="004C2A83">
        <w:tc>
          <w:tcPr>
            <w:tcW w:w="704" w:type="dxa"/>
          </w:tcPr>
          <w:p w14:paraId="5B609CE4" w14:textId="122C247F" w:rsidR="00CE195C"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19</w:t>
            </w:r>
          </w:p>
        </w:tc>
        <w:tc>
          <w:tcPr>
            <w:tcW w:w="5529" w:type="dxa"/>
          </w:tcPr>
          <w:p w14:paraId="246FC8B9" w14:textId="723814EE" w:rsidR="00CE195C"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Change password feature must update current password after user provides correct current password</w:t>
            </w:r>
          </w:p>
        </w:tc>
        <w:tc>
          <w:tcPr>
            <w:tcW w:w="3117" w:type="dxa"/>
          </w:tcPr>
          <w:p w14:paraId="6F741847" w14:textId="68FDC713" w:rsidR="00CE195C"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T-1</w:t>
            </w:r>
            <w:r w:rsidR="00EC0F70" w:rsidRPr="00BA3544">
              <w:rPr>
                <w:rFonts w:ascii="Times New Roman" w:eastAsia="Times New Roman" w:hAnsi="Times New Roman" w:cs="Times New Roman"/>
                <w:bCs/>
                <w:sz w:val="24"/>
                <w:szCs w:val="24"/>
              </w:rPr>
              <w:t>9</w:t>
            </w:r>
          </w:p>
        </w:tc>
      </w:tr>
      <w:tr w:rsidR="00CE195C" w:rsidRPr="00BA3544" w14:paraId="7D57DDBF" w14:textId="77777777" w:rsidTr="004C2A83">
        <w:tc>
          <w:tcPr>
            <w:tcW w:w="704" w:type="dxa"/>
          </w:tcPr>
          <w:p w14:paraId="40A9EA8C" w14:textId="62BACAEE" w:rsidR="00CE195C"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20</w:t>
            </w:r>
          </w:p>
        </w:tc>
        <w:tc>
          <w:tcPr>
            <w:tcW w:w="5529" w:type="dxa"/>
          </w:tcPr>
          <w:p w14:paraId="5197C3F7" w14:textId="6B5BA722" w:rsidR="00CE195C" w:rsidRPr="00BA3544" w:rsidRDefault="007A060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Forgot password feature must generate random password and send it to the user’s email</w:t>
            </w:r>
          </w:p>
        </w:tc>
        <w:tc>
          <w:tcPr>
            <w:tcW w:w="3117" w:type="dxa"/>
          </w:tcPr>
          <w:p w14:paraId="4645C308" w14:textId="273042F3" w:rsidR="00CE195C"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20</w:t>
            </w:r>
          </w:p>
        </w:tc>
      </w:tr>
      <w:tr w:rsidR="00CE195C" w:rsidRPr="00BA3544" w14:paraId="4E390444" w14:textId="77777777" w:rsidTr="004C2A83">
        <w:tc>
          <w:tcPr>
            <w:tcW w:w="704" w:type="dxa"/>
          </w:tcPr>
          <w:p w14:paraId="00748F81" w14:textId="5314D2E2" w:rsidR="00CE195C"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21</w:t>
            </w:r>
          </w:p>
        </w:tc>
        <w:tc>
          <w:tcPr>
            <w:tcW w:w="5529" w:type="dxa"/>
          </w:tcPr>
          <w:p w14:paraId="12B2011D" w14:textId="44C73E91" w:rsidR="00CE195C" w:rsidRPr="00BA3544" w:rsidRDefault="00006DA5"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User must see details on any active loans in the “Loan status” page</w:t>
            </w:r>
          </w:p>
        </w:tc>
        <w:tc>
          <w:tcPr>
            <w:tcW w:w="3117" w:type="dxa"/>
          </w:tcPr>
          <w:p w14:paraId="51E16052" w14:textId="68DAA672" w:rsidR="00CE195C"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21</w:t>
            </w:r>
          </w:p>
        </w:tc>
      </w:tr>
      <w:tr w:rsidR="00CE195C" w:rsidRPr="00BA3544" w14:paraId="6F4514EA" w14:textId="77777777" w:rsidTr="004C2A83">
        <w:tc>
          <w:tcPr>
            <w:tcW w:w="704" w:type="dxa"/>
          </w:tcPr>
          <w:p w14:paraId="5390C9DE" w14:textId="332F06CB" w:rsidR="00CE195C"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22</w:t>
            </w:r>
          </w:p>
        </w:tc>
        <w:tc>
          <w:tcPr>
            <w:tcW w:w="5529" w:type="dxa"/>
          </w:tcPr>
          <w:p w14:paraId="749D2249" w14:textId="6BEB8481" w:rsidR="00CE195C" w:rsidRPr="00BA3544" w:rsidRDefault="00DB7877"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Executive must see all loan requests and registration requests that they haven’t approved or denied previously</w:t>
            </w:r>
          </w:p>
        </w:tc>
        <w:tc>
          <w:tcPr>
            <w:tcW w:w="3117" w:type="dxa"/>
          </w:tcPr>
          <w:p w14:paraId="4B394627" w14:textId="7AF6CB1A" w:rsidR="00CE195C"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22</w:t>
            </w:r>
          </w:p>
        </w:tc>
      </w:tr>
      <w:tr w:rsidR="00CE195C" w:rsidRPr="00BA3544" w14:paraId="2EE2C688" w14:textId="77777777" w:rsidTr="004C2A83">
        <w:tc>
          <w:tcPr>
            <w:tcW w:w="704" w:type="dxa"/>
          </w:tcPr>
          <w:p w14:paraId="0C512AC3" w14:textId="0FEEB731" w:rsidR="00CE195C"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23</w:t>
            </w:r>
          </w:p>
        </w:tc>
        <w:tc>
          <w:tcPr>
            <w:tcW w:w="5529" w:type="dxa"/>
          </w:tcPr>
          <w:p w14:paraId="20E24386" w14:textId="53F2087F" w:rsidR="00CE195C" w:rsidRPr="00BA3544" w:rsidRDefault="00DB7877"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Executive must be able to </w:t>
            </w:r>
            <w:r w:rsidR="007929A1" w:rsidRPr="00BA3544">
              <w:rPr>
                <w:rFonts w:ascii="Times New Roman" w:eastAsia="Times New Roman" w:hAnsi="Times New Roman" w:cs="Times New Roman"/>
                <w:bCs/>
                <w:sz w:val="24"/>
                <w:szCs w:val="24"/>
              </w:rPr>
              <w:t>able to approve or deny a loan request or registration request</w:t>
            </w:r>
          </w:p>
        </w:tc>
        <w:tc>
          <w:tcPr>
            <w:tcW w:w="3117" w:type="dxa"/>
          </w:tcPr>
          <w:p w14:paraId="23452680" w14:textId="7A8FD54C" w:rsidR="00CE195C"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23</w:t>
            </w:r>
          </w:p>
        </w:tc>
      </w:tr>
      <w:tr w:rsidR="00CE195C" w:rsidRPr="00BA3544" w14:paraId="2D32C534" w14:textId="77777777" w:rsidTr="004C2A83">
        <w:tc>
          <w:tcPr>
            <w:tcW w:w="704" w:type="dxa"/>
          </w:tcPr>
          <w:p w14:paraId="760F1870" w14:textId="34E313F2" w:rsidR="00CE195C"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24</w:t>
            </w:r>
          </w:p>
        </w:tc>
        <w:tc>
          <w:tcPr>
            <w:tcW w:w="5529" w:type="dxa"/>
          </w:tcPr>
          <w:p w14:paraId="3C298563" w14:textId="14B3E361" w:rsidR="00CE195C" w:rsidRPr="00BA3544" w:rsidRDefault="007929A1"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Loan request or decline email must be sent to member</w:t>
            </w:r>
          </w:p>
        </w:tc>
        <w:tc>
          <w:tcPr>
            <w:tcW w:w="3117" w:type="dxa"/>
          </w:tcPr>
          <w:p w14:paraId="1FEEF4D1" w14:textId="42C42A19" w:rsidR="00CE195C"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24</w:t>
            </w:r>
          </w:p>
        </w:tc>
      </w:tr>
      <w:tr w:rsidR="00CE195C" w:rsidRPr="00BA3544" w14:paraId="1BCACE67" w14:textId="77777777" w:rsidTr="004C2A83">
        <w:tc>
          <w:tcPr>
            <w:tcW w:w="704" w:type="dxa"/>
          </w:tcPr>
          <w:p w14:paraId="34D6997B" w14:textId="1F2FEB52" w:rsidR="00CE195C"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25</w:t>
            </w:r>
          </w:p>
        </w:tc>
        <w:tc>
          <w:tcPr>
            <w:tcW w:w="5529" w:type="dxa"/>
          </w:tcPr>
          <w:p w14:paraId="27CAC553" w14:textId="67629452" w:rsidR="00CE195C" w:rsidRPr="00BA3544" w:rsidRDefault="00BF7080"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Mail must be sent to member if registration request is </w:t>
            </w:r>
            <w:r w:rsidR="009066EB" w:rsidRPr="00BA3544">
              <w:rPr>
                <w:rFonts w:ascii="Times New Roman" w:eastAsia="Times New Roman" w:hAnsi="Times New Roman" w:cs="Times New Roman"/>
                <w:bCs/>
                <w:sz w:val="24"/>
                <w:szCs w:val="24"/>
              </w:rPr>
              <w:t>approved,</w:t>
            </w:r>
            <w:r w:rsidRPr="00BA3544">
              <w:rPr>
                <w:rFonts w:ascii="Times New Roman" w:eastAsia="Times New Roman" w:hAnsi="Times New Roman" w:cs="Times New Roman"/>
                <w:bCs/>
                <w:sz w:val="24"/>
                <w:szCs w:val="24"/>
              </w:rPr>
              <w:t xml:space="preserve"> and user account should be created with default password</w:t>
            </w:r>
          </w:p>
        </w:tc>
        <w:tc>
          <w:tcPr>
            <w:tcW w:w="3117" w:type="dxa"/>
          </w:tcPr>
          <w:p w14:paraId="2900B920" w14:textId="5E4CC8E7" w:rsidR="00CE195C"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25</w:t>
            </w:r>
          </w:p>
        </w:tc>
      </w:tr>
      <w:tr w:rsidR="00CE195C" w:rsidRPr="00BA3544" w14:paraId="53BD9283" w14:textId="77777777" w:rsidTr="004C2A83">
        <w:tc>
          <w:tcPr>
            <w:tcW w:w="704" w:type="dxa"/>
          </w:tcPr>
          <w:p w14:paraId="18BCF436" w14:textId="5E63C582" w:rsidR="00CE195C"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26</w:t>
            </w:r>
          </w:p>
        </w:tc>
        <w:tc>
          <w:tcPr>
            <w:tcW w:w="5529" w:type="dxa"/>
          </w:tcPr>
          <w:p w14:paraId="23F16B20" w14:textId="38DC6490" w:rsidR="00CE195C" w:rsidRPr="00BA3544" w:rsidRDefault="009066EB"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Mail must be sent if registration request is declined</w:t>
            </w:r>
          </w:p>
        </w:tc>
        <w:tc>
          <w:tcPr>
            <w:tcW w:w="3117" w:type="dxa"/>
          </w:tcPr>
          <w:p w14:paraId="7FA7643E" w14:textId="481810E4" w:rsidR="00CE195C"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26</w:t>
            </w:r>
          </w:p>
        </w:tc>
      </w:tr>
      <w:tr w:rsidR="00CE195C" w:rsidRPr="00BA3544" w14:paraId="0D2EAAD1" w14:textId="77777777" w:rsidTr="004C2A83">
        <w:tc>
          <w:tcPr>
            <w:tcW w:w="704" w:type="dxa"/>
          </w:tcPr>
          <w:p w14:paraId="07DF2AA6" w14:textId="258CE666" w:rsidR="00CE195C"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27</w:t>
            </w:r>
          </w:p>
        </w:tc>
        <w:tc>
          <w:tcPr>
            <w:tcW w:w="5529" w:type="dxa"/>
          </w:tcPr>
          <w:p w14:paraId="1773DB54" w14:textId="591FB821" w:rsidR="00CE195C" w:rsidRPr="00BA3544" w:rsidRDefault="00BE2CAF"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 xml:space="preserve">All buttons must </w:t>
            </w:r>
            <w:r w:rsidR="00353A58" w:rsidRPr="00BA3544">
              <w:rPr>
                <w:rFonts w:ascii="Times New Roman" w:eastAsia="Times New Roman" w:hAnsi="Times New Roman" w:cs="Times New Roman"/>
                <w:bCs/>
                <w:sz w:val="24"/>
                <w:szCs w:val="24"/>
              </w:rPr>
              <w:t>perform specifies action</w:t>
            </w:r>
          </w:p>
        </w:tc>
        <w:tc>
          <w:tcPr>
            <w:tcW w:w="3117" w:type="dxa"/>
          </w:tcPr>
          <w:p w14:paraId="52B1E1C2" w14:textId="4BD1BBA2" w:rsidR="00CE195C"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27</w:t>
            </w:r>
          </w:p>
        </w:tc>
      </w:tr>
      <w:tr w:rsidR="00CE195C" w:rsidRPr="00BA3544" w14:paraId="0D04D8E5" w14:textId="77777777" w:rsidTr="004C2A83">
        <w:tc>
          <w:tcPr>
            <w:tcW w:w="704" w:type="dxa"/>
          </w:tcPr>
          <w:p w14:paraId="6CC4C242" w14:textId="385E86DA" w:rsidR="00CE195C" w:rsidRPr="00BA3544" w:rsidRDefault="00CE195C"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28</w:t>
            </w:r>
          </w:p>
        </w:tc>
        <w:tc>
          <w:tcPr>
            <w:tcW w:w="5529" w:type="dxa"/>
          </w:tcPr>
          <w:p w14:paraId="535D4407" w14:textId="6E5EAB5A" w:rsidR="00CE195C" w:rsidRPr="00BA3544" w:rsidRDefault="00353A58"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All icons must be loaded properly and appropriately</w:t>
            </w:r>
          </w:p>
        </w:tc>
        <w:tc>
          <w:tcPr>
            <w:tcW w:w="3117" w:type="dxa"/>
          </w:tcPr>
          <w:p w14:paraId="3C07A9AB" w14:textId="133DFAF8" w:rsidR="00CE195C" w:rsidRPr="00BA3544" w:rsidRDefault="009B1574"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sidR="00EC0F70" w:rsidRPr="00BA3544">
              <w:rPr>
                <w:rFonts w:ascii="Times New Roman" w:eastAsia="Times New Roman" w:hAnsi="Times New Roman" w:cs="Times New Roman"/>
                <w:bCs/>
                <w:sz w:val="24"/>
                <w:szCs w:val="24"/>
              </w:rPr>
              <w:t>28</w:t>
            </w:r>
          </w:p>
        </w:tc>
      </w:tr>
      <w:tr w:rsidR="00E008DD" w:rsidRPr="00BA3544" w14:paraId="2B1B8A5D" w14:textId="77777777" w:rsidTr="004C2A83">
        <w:tc>
          <w:tcPr>
            <w:tcW w:w="704" w:type="dxa"/>
          </w:tcPr>
          <w:p w14:paraId="2327CA5F" w14:textId="1200B315" w:rsidR="00E008DD" w:rsidRPr="00BA3544" w:rsidRDefault="00E008DD"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c>
          <w:tcPr>
            <w:tcW w:w="5529" w:type="dxa"/>
          </w:tcPr>
          <w:p w14:paraId="488B70EF" w14:textId="36F6940E" w:rsidR="00E008DD" w:rsidRPr="00BA3544" w:rsidRDefault="00E008DD"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 suspended member must not be logged in</w:t>
            </w:r>
          </w:p>
        </w:tc>
        <w:tc>
          <w:tcPr>
            <w:tcW w:w="3117" w:type="dxa"/>
          </w:tcPr>
          <w:p w14:paraId="2878532C" w14:textId="6ACD6746" w:rsidR="00E008DD" w:rsidRPr="00BA3544" w:rsidRDefault="00E008DD"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T-2</w:t>
            </w:r>
            <w:r>
              <w:rPr>
                <w:rFonts w:ascii="Times New Roman" w:eastAsia="Times New Roman" w:hAnsi="Times New Roman" w:cs="Times New Roman"/>
                <w:bCs/>
                <w:sz w:val="24"/>
                <w:szCs w:val="24"/>
              </w:rPr>
              <w:t>9</w:t>
            </w:r>
          </w:p>
        </w:tc>
      </w:tr>
      <w:tr w:rsidR="00E008DD" w:rsidRPr="00BA3544" w14:paraId="1C6E6EA1" w14:textId="77777777" w:rsidTr="004C2A83">
        <w:tc>
          <w:tcPr>
            <w:tcW w:w="704" w:type="dxa"/>
          </w:tcPr>
          <w:p w14:paraId="668C465B" w14:textId="7E51B6C1" w:rsidR="00E008DD" w:rsidRPr="00BA3544" w:rsidRDefault="00E008DD"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30</w:t>
            </w:r>
          </w:p>
        </w:tc>
        <w:tc>
          <w:tcPr>
            <w:tcW w:w="5529" w:type="dxa"/>
          </w:tcPr>
          <w:p w14:paraId="2E740007" w14:textId="29DD612F" w:rsidR="00E008DD" w:rsidRDefault="00E008DD" w:rsidP="00A867F6">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Suspension or account activation email must be sent</w:t>
            </w:r>
          </w:p>
        </w:tc>
        <w:tc>
          <w:tcPr>
            <w:tcW w:w="3117" w:type="dxa"/>
          </w:tcPr>
          <w:p w14:paraId="3331E6C2" w14:textId="23C1DF43" w:rsidR="00E008DD" w:rsidRPr="00BA3544" w:rsidRDefault="00E008DD" w:rsidP="00A867F6">
            <w:pPr>
              <w:spacing w:line="360" w:lineRule="auto"/>
              <w:rPr>
                <w:rFonts w:ascii="Times New Roman" w:eastAsia="Times New Roman" w:hAnsi="Times New Roman" w:cs="Times New Roman"/>
                <w:bCs/>
                <w:sz w:val="24"/>
                <w:szCs w:val="24"/>
              </w:rPr>
            </w:pPr>
            <w:r w:rsidRPr="00BA3544">
              <w:rPr>
                <w:rFonts w:ascii="Times New Roman" w:eastAsia="Times New Roman" w:hAnsi="Times New Roman" w:cs="Times New Roman"/>
                <w:bCs/>
                <w:sz w:val="24"/>
                <w:szCs w:val="24"/>
              </w:rPr>
              <w:t>T-</w:t>
            </w:r>
            <w:r>
              <w:rPr>
                <w:rFonts w:ascii="Times New Roman" w:eastAsia="Times New Roman" w:hAnsi="Times New Roman" w:cs="Times New Roman"/>
                <w:bCs/>
                <w:sz w:val="24"/>
                <w:szCs w:val="24"/>
              </w:rPr>
              <w:t>30</w:t>
            </w:r>
          </w:p>
        </w:tc>
      </w:tr>
    </w:tbl>
    <w:p w14:paraId="19D6BAC9" w14:textId="77777777" w:rsidR="00D8548A" w:rsidRDefault="00D8548A" w:rsidP="00A867F6">
      <w:pPr>
        <w:spacing w:line="360" w:lineRule="auto"/>
        <w:rPr>
          <w:rFonts w:ascii="Times New Roman" w:eastAsia="Times New Roman" w:hAnsi="Times New Roman" w:cs="Times New Roman"/>
          <w:b/>
          <w:color w:val="4F81BD"/>
          <w:sz w:val="24"/>
          <w:szCs w:val="24"/>
        </w:rPr>
      </w:pPr>
    </w:p>
    <w:p w14:paraId="2C1CA9CE" w14:textId="77777777" w:rsidR="00BA3544" w:rsidRDefault="00BA3544" w:rsidP="00A867F6">
      <w:pPr>
        <w:spacing w:line="360" w:lineRule="auto"/>
        <w:rPr>
          <w:rFonts w:ascii="Times New Roman" w:eastAsia="Times New Roman" w:hAnsi="Times New Roman" w:cs="Times New Roman"/>
          <w:b/>
          <w:color w:val="4F81BD"/>
          <w:sz w:val="24"/>
          <w:szCs w:val="24"/>
        </w:rPr>
      </w:pPr>
    </w:p>
    <w:p w14:paraId="54E9DDB5" w14:textId="77777777" w:rsidR="00BA3544" w:rsidRDefault="00BA3544" w:rsidP="00A867F6">
      <w:pPr>
        <w:spacing w:line="360" w:lineRule="auto"/>
        <w:rPr>
          <w:rFonts w:ascii="Times New Roman" w:eastAsia="Times New Roman" w:hAnsi="Times New Roman" w:cs="Times New Roman"/>
          <w:b/>
          <w:color w:val="4F81BD"/>
          <w:sz w:val="24"/>
          <w:szCs w:val="24"/>
        </w:rPr>
      </w:pPr>
    </w:p>
    <w:p w14:paraId="2D75503E" w14:textId="77777777" w:rsidR="00F85F5D" w:rsidRDefault="00F85F5D" w:rsidP="00A867F6">
      <w:pPr>
        <w:pStyle w:val="Heading3"/>
        <w:spacing w:before="200" w:after="0" w:line="360" w:lineRule="auto"/>
        <w:jc w:val="both"/>
        <w:rPr>
          <w:rFonts w:ascii="Times New Roman" w:eastAsia="Times New Roman" w:hAnsi="Times New Roman" w:cs="Times New Roman"/>
          <w:b/>
          <w:color w:val="4F81BD"/>
          <w:sz w:val="32"/>
          <w:szCs w:val="32"/>
        </w:rPr>
      </w:pPr>
      <w:r w:rsidRPr="00F85F5D">
        <w:rPr>
          <w:rFonts w:ascii="Times New Roman" w:eastAsia="Times New Roman" w:hAnsi="Times New Roman" w:cs="Times New Roman"/>
          <w:b/>
          <w:color w:val="4F81BD"/>
          <w:sz w:val="32"/>
          <w:szCs w:val="32"/>
        </w:rPr>
        <w:t>4.5.2</w:t>
      </w:r>
      <w:r w:rsidRPr="00F85F5D">
        <w:rPr>
          <w:rFonts w:ascii="Times New Roman" w:eastAsia="Times New Roman" w:hAnsi="Times New Roman" w:cs="Times New Roman"/>
          <w:b/>
          <w:color w:val="4F81BD"/>
          <w:sz w:val="32"/>
          <w:szCs w:val="32"/>
        </w:rPr>
        <w:tab/>
        <w:t>Test Suite (for Unit Testing, Integration Testing, and System Testing)</w:t>
      </w:r>
    </w:p>
    <w:p w14:paraId="4EC90EA6" w14:textId="77777777" w:rsidR="00A5461F" w:rsidRPr="00A5461F" w:rsidRDefault="00A5461F" w:rsidP="00A867F6">
      <w:pPr>
        <w:spacing w:line="360" w:lineRule="auto"/>
      </w:pPr>
    </w:p>
    <w:p w14:paraId="5CDB3E9B" w14:textId="77777777" w:rsidR="00A5461F" w:rsidRDefault="00A5461F" w:rsidP="00A867F6">
      <w:pPr>
        <w:spacing w:after="200" w:line="360" w:lineRule="auto"/>
        <w:ind w:right="216"/>
        <w:jc w:val="both"/>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lastRenderedPageBreak/>
        <w:t>Table 4.2</w:t>
      </w:r>
      <w:r>
        <w:rPr>
          <w:rFonts w:ascii="Times New Roman" w:eastAsia="Times New Roman" w:hAnsi="Times New Roman" w:cs="Times New Roman"/>
          <w:b/>
          <w:color w:val="4F81BD"/>
          <w:sz w:val="24"/>
          <w:szCs w:val="24"/>
        </w:rPr>
        <w:tab/>
        <w:t>Test Suite Performed</w:t>
      </w:r>
    </w:p>
    <w:p w14:paraId="4D335D05" w14:textId="77777777" w:rsidR="00A5461F" w:rsidRDefault="00A5461F" w:rsidP="00A867F6">
      <w:pPr>
        <w:spacing w:after="200" w:line="360" w:lineRule="auto"/>
        <w:ind w:right="216"/>
        <w:jc w:val="both"/>
        <w:rPr>
          <w:rFonts w:ascii="Times New Roman" w:eastAsia="Times New Roman" w:hAnsi="Times New Roman" w:cs="Times New Roman"/>
          <w:b/>
          <w:color w:val="4F81BD"/>
          <w:sz w:val="24"/>
          <w:szCs w:val="24"/>
        </w:rPr>
      </w:pPr>
    </w:p>
    <w:tbl>
      <w:tblPr>
        <w:tblStyle w:val="TableGrid"/>
        <w:tblW w:w="0" w:type="auto"/>
        <w:tblLook w:val="04A0" w:firstRow="1" w:lastRow="0" w:firstColumn="1" w:lastColumn="0" w:noHBand="0" w:noVBand="1"/>
      </w:tblPr>
      <w:tblGrid>
        <w:gridCol w:w="1271"/>
        <w:gridCol w:w="4962"/>
        <w:gridCol w:w="3117"/>
      </w:tblGrid>
      <w:tr w:rsidR="00A5461F" w14:paraId="4F3FF5C1" w14:textId="77777777" w:rsidTr="00A5461F">
        <w:tc>
          <w:tcPr>
            <w:tcW w:w="1271" w:type="dxa"/>
          </w:tcPr>
          <w:p w14:paraId="0BFBEED2" w14:textId="1A336441" w:rsidR="00A5461F" w:rsidRDefault="00A5461F"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 no.</w:t>
            </w:r>
          </w:p>
        </w:tc>
        <w:tc>
          <w:tcPr>
            <w:tcW w:w="4962" w:type="dxa"/>
          </w:tcPr>
          <w:p w14:paraId="5B05AF7A" w14:textId="26D9355B" w:rsidR="00A5461F" w:rsidRDefault="00A5461F"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117" w:type="dxa"/>
          </w:tcPr>
          <w:p w14:paraId="0429B636" w14:textId="2C59BD8D" w:rsidR="00A5461F" w:rsidRDefault="005447FE"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w:t>
            </w:r>
          </w:p>
        </w:tc>
      </w:tr>
      <w:tr w:rsidR="00A5461F" w14:paraId="597870BA" w14:textId="77777777" w:rsidTr="00A5461F">
        <w:tc>
          <w:tcPr>
            <w:tcW w:w="1271" w:type="dxa"/>
          </w:tcPr>
          <w:p w14:paraId="63C3D988" w14:textId="4BB251D3" w:rsidR="00A5461F" w:rsidRDefault="00A5461F"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R-401</w:t>
            </w:r>
          </w:p>
        </w:tc>
        <w:tc>
          <w:tcPr>
            <w:tcW w:w="4962" w:type="dxa"/>
          </w:tcPr>
          <w:p w14:paraId="6B7D303D" w14:textId="79C90263" w:rsidR="00A5461F" w:rsidRDefault="00A5461F"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 should not shut down once run unless </w:t>
            </w:r>
            <w:r w:rsidR="005447FE">
              <w:rPr>
                <w:rFonts w:ascii="Times New Roman" w:eastAsia="Times New Roman" w:hAnsi="Times New Roman" w:cs="Times New Roman"/>
                <w:sz w:val="24"/>
                <w:szCs w:val="24"/>
              </w:rPr>
              <w:t>the platform or application has been shutdown</w:t>
            </w:r>
          </w:p>
        </w:tc>
        <w:tc>
          <w:tcPr>
            <w:tcW w:w="3117" w:type="dxa"/>
          </w:tcPr>
          <w:p w14:paraId="3CB07B56" w14:textId="4EBADD29" w:rsidR="00A5461F" w:rsidRDefault="005447FE"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p>
        </w:tc>
      </w:tr>
      <w:tr w:rsidR="00A5461F" w14:paraId="3F380797" w14:textId="77777777" w:rsidTr="00A5461F">
        <w:tc>
          <w:tcPr>
            <w:tcW w:w="1271" w:type="dxa"/>
          </w:tcPr>
          <w:p w14:paraId="7C896B47" w14:textId="36D3D030" w:rsidR="00A5461F" w:rsidRDefault="00A5461F"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R-402</w:t>
            </w:r>
          </w:p>
        </w:tc>
        <w:tc>
          <w:tcPr>
            <w:tcW w:w="4962" w:type="dxa"/>
          </w:tcPr>
          <w:p w14:paraId="3EE58F95" w14:textId="7C5F1DA3" w:rsidR="00A5461F" w:rsidRDefault="005447FE"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must react fast to interaction</w:t>
            </w:r>
          </w:p>
        </w:tc>
        <w:tc>
          <w:tcPr>
            <w:tcW w:w="3117" w:type="dxa"/>
          </w:tcPr>
          <w:p w14:paraId="07C22CA9" w14:textId="3C2CEEB7" w:rsidR="00A5461F" w:rsidRDefault="005447FE"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Performance</w:t>
            </w:r>
          </w:p>
        </w:tc>
      </w:tr>
    </w:tbl>
    <w:p w14:paraId="70999904" w14:textId="77777777" w:rsidR="0003282F" w:rsidRDefault="0003282F" w:rsidP="00A867F6">
      <w:pPr>
        <w:spacing w:after="200" w:line="360" w:lineRule="auto"/>
        <w:ind w:right="216"/>
        <w:jc w:val="both"/>
        <w:rPr>
          <w:rFonts w:ascii="Times New Roman" w:eastAsia="Times New Roman" w:hAnsi="Times New Roman" w:cs="Times New Roman"/>
          <w:sz w:val="24"/>
          <w:szCs w:val="24"/>
        </w:rPr>
      </w:pPr>
    </w:p>
    <w:p w14:paraId="7AD235CD" w14:textId="4DA5A88E" w:rsidR="0003282F" w:rsidRDefault="0003282F"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4.2 shows the test summary.</w:t>
      </w:r>
    </w:p>
    <w:p w14:paraId="092E9D55" w14:textId="77777777" w:rsidR="00244937" w:rsidRPr="00244937" w:rsidRDefault="00244937" w:rsidP="00A867F6">
      <w:pPr>
        <w:pStyle w:val="Heading3"/>
        <w:spacing w:before="200" w:after="0" w:line="360" w:lineRule="auto"/>
        <w:jc w:val="both"/>
        <w:rPr>
          <w:sz w:val="32"/>
          <w:szCs w:val="32"/>
        </w:rPr>
      </w:pPr>
      <w:r w:rsidRPr="00244937">
        <w:rPr>
          <w:rFonts w:ascii="Times New Roman" w:eastAsia="Times New Roman" w:hAnsi="Times New Roman" w:cs="Times New Roman"/>
          <w:b/>
          <w:color w:val="4F81BD"/>
          <w:sz w:val="32"/>
          <w:szCs w:val="32"/>
        </w:rPr>
        <w:t>4.5.3</w:t>
      </w:r>
      <w:r w:rsidRPr="00244937">
        <w:rPr>
          <w:rFonts w:ascii="Times New Roman" w:eastAsia="Times New Roman" w:hAnsi="Times New Roman" w:cs="Times New Roman"/>
          <w:b/>
          <w:color w:val="4F81BD"/>
          <w:sz w:val="32"/>
          <w:szCs w:val="32"/>
        </w:rPr>
        <w:tab/>
        <w:t>Test Traceability Matrix (for Unit Testing, Integration Testing, and System Testing)</w:t>
      </w:r>
    </w:p>
    <w:p w14:paraId="4446B386" w14:textId="77777777" w:rsidR="0003282F" w:rsidRDefault="0003282F" w:rsidP="00A867F6">
      <w:pPr>
        <w:spacing w:after="200" w:line="360" w:lineRule="auto"/>
        <w:ind w:right="216"/>
        <w:jc w:val="both"/>
        <w:rPr>
          <w:rFonts w:ascii="Times New Roman" w:eastAsia="Times New Roman" w:hAnsi="Times New Roman" w:cs="Times New Roman"/>
          <w:sz w:val="24"/>
          <w:szCs w:val="24"/>
        </w:rPr>
      </w:pPr>
    </w:p>
    <w:p w14:paraId="24C4423E" w14:textId="77777777" w:rsidR="00C85750" w:rsidRDefault="00C85750" w:rsidP="00A867F6">
      <w:pPr>
        <w:spacing w:after="200" w:line="360" w:lineRule="auto"/>
        <w:ind w:right="216"/>
        <w:jc w:val="both"/>
        <w:rPr>
          <w:rFonts w:ascii="Times New Roman" w:eastAsia="Times New Roman" w:hAnsi="Times New Roman" w:cs="Times New Roman"/>
          <w:b/>
          <w:color w:val="4F81BD"/>
        </w:rPr>
      </w:pPr>
      <w:r>
        <w:rPr>
          <w:rFonts w:ascii="Times New Roman" w:eastAsia="Times New Roman" w:hAnsi="Times New Roman" w:cs="Times New Roman"/>
          <w:b/>
          <w:color w:val="4F81BD"/>
          <w:sz w:val="24"/>
          <w:szCs w:val="24"/>
        </w:rPr>
        <w:t>Table 4.3</w:t>
      </w:r>
      <w:r>
        <w:rPr>
          <w:rFonts w:ascii="Times New Roman" w:eastAsia="Times New Roman" w:hAnsi="Times New Roman" w:cs="Times New Roman"/>
          <w:b/>
          <w:color w:val="4F81BD"/>
          <w:sz w:val="24"/>
          <w:szCs w:val="24"/>
        </w:rPr>
        <w:tab/>
        <w:t>Test Traceability Matrix</w:t>
      </w:r>
    </w:p>
    <w:p w14:paraId="4EF84036" w14:textId="77777777" w:rsidR="00C85750" w:rsidRDefault="00C85750" w:rsidP="00A867F6">
      <w:pPr>
        <w:spacing w:after="200" w:line="360" w:lineRule="auto"/>
        <w:ind w:right="216"/>
        <w:jc w:val="both"/>
        <w:rPr>
          <w:rFonts w:ascii="Times New Roman" w:eastAsia="Times New Roman" w:hAnsi="Times New Roman" w:cs="Times New Roman"/>
          <w:sz w:val="24"/>
          <w:szCs w:val="24"/>
        </w:rPr>
      </w:pPr>
    </w:p>
    <w:tbl>
      <w:tblPr>
        <w:tblStyle w:val="TableGrid"/>
        <w:tblW w:w="9640" w:type="dxa"/>
        <w:tblInd w:w="-289" w:type="dxa"/>
        <w:tblLook w:val="04A0" w:firstRow="1" w:lastRow="0" w:firstColumn="1" w:lastColumn="0" w:noHBand="0" w:noVBand="1"/>
      </w:tblPr>
      <w:tblGrid>
        <w:gridCol w:w="987"/>
        <w:gridCol w:w="3591"/>
        <w:gridCol w:w="944"/>
        <w:gridCol w:w="1073"/>
        <w:gridCol w:w="3045"/>
      </w:tblGrid>
      <w:tr w:rsidR="00C06F59" w14:paraId="4553AC17" w14:textId="7741CD96" w:rsidTr="00784D79">
        <w:tc>
          <w:tcPr>
            <w:tcW w:w="987" w:type="dxa"/>
          </w:tcPr>
          <w:p w14:paraId="4DD7721B" w14:textId="49500548" w:rsidR="0059219E" w:rsidRPr="00E50B71" w:rsidRDefault="0059219E" w:rsidP="00A867F6">
            <w:pPr>
              <w:spacing w:after="200" w:line="360" w:lineRule="auto"/>
              <w:ind w:right="216"/>
              <w:jc w:val="both"/>
              <w:rPr>
                <w:rFonts w:ascii="Times New Roman" w:eastAsia="Times New Roman" w:hAnsi="Times New Roman" w:cs="Times New Roman"/>
                <w:b/>
                <w:bCs/>
                <w:sz w:val="24"/>
                <w:szCs w:val="24"/>
              </w:rPr>
            </w:pPr>
            <w:r w:rsidRPr="00E50B71">
              <w:rPr>
                <w:rFonts w:ascii="Times New Roman" w:eastAsia="Times New Roman" w:hAnsi="Times New Roman" w:cs="Times New Roman"/>
                <w:b/>
                <w:bCs/>
                <w:sz w:val="24"/>
                <w:szCs w:val="24"/>
              </w:rPr>
              <w:t>Req</w:t>
            </w:r>
          </w:p>
        </w:tc>
        <w:tc>
          <w:tcPr>
            <w:tcW w:w="3591" w:type="dxa"/>
          </w:tcPr>
          <w:p w14:paraId="5D415664" w14:textId="33E9B54E" w:rsidR="0059219E" w:rsidRPr="00E50B71" w:rsidRDefault="0059219E" w:rsidP="00A867F6">
            <w:pPr>
              <w:spacing w:after="200" w:line="360" w:lineRule="auto"/>
              <w:ind w:right="216"/>
              <w:jc w:val="both"/>
              <w:rPr>
                <w:rFonts w:ascii="Times New Roman" w:eastAsia="Times New Roman" w:hAnsi="Times New Roman" w:cs="Times New Roman"/>
                <w:b/>
                <w:bCs/>
                <w:sz w:val="24"/>
                <w:szCs w:val="24"/>
              </w:rPr>
            </w:pPr>
            <w:r w:rsidRPr="00E50B71">
              <w:rPr>
                <w:rFonts w:ascii="Times New Roman" w:eastAsia="Times New Roman" w:hAnsi="Times New Roman" w:cs="Times New Roman"/>
                <w:b/>
                <w:bCs/>
                <w:sz w:val="24"/>
                <w:szCs w:val="24"/>
              </w:rPr>
              <w:t>Description</w:t>
            </w:r>
          </w:p>
        </w:tc>
        <w:tc>
          <w:tcPr>
            <w:tcW w:w="944" w:type="dxa"/>
          </w:tcPr>
          <w:p w14:paraId="2E9C1957" w14:textId="0990BA21" w:rsidR="0059219E" w:rsidRPr="00E50B71" w:rsidRDefault="0059219E" w:rsidP="00A867F6">
            <w:pPr>
              <w:spacing w:after="200" w:line="360" w:lineRule="auto"/>
              <w:ind w:right="216"/>
              <w:jc w:val="both"/>
              <w:rPr>
                <w:rFonts w:ascii="Times New Roman" w:eastAsia="Times New Roman" w:hAnsi="Times New Roman" w:cs="Times New Roman"/>
                <w:b/>
                <w:bCs/>
                <w:sz w:val="24"/>
                <w:szCs w:val="24"/>
              </w:rPr>
            </w:pPr>
            <w:r w:rsidRPr="00E50B71">
              <w:rPr>
                <w:rFonts w:ascii="Times New Roman" w:eastAsia="Times New Roman" w:hAnsi="Times New Roman" w:cs="Times New Roman"/>
                <w:b/>
                <w:bCs/>
                <w:sz w:val="24"/>
                <w:szCs w:val="24"/>
              </w:rPr>
              <w:t>Test Case</w:t>
            </w:r>
          </w:p>
        </w:tc>
        <w:tc>
          <w:tcPr>
            <w:tcW w:w="1073" w:type="dxa"/>
          </w:tcPr>
          <w:p w14:paraId="3584DE5F" w14:textId="13D8EFF6" w:rsidR="0059219E" w:rsidRPr="00E50B71" w:rsidRDefault="0059219E" w:rsidP="00A867F6">
            <w:pPr>
              <w:spacing w:after="200" w:line="360" w:lineRule="auto"/>
              <w:ind w:right="216"/>
              <w:jc w:val="both"/>
              <w:rPr>
                <w:rFonts w:ascii="Times New Roman" w:eastAsia="Times New Roman" w:hAnsi="Times New Roman" w:cs="Times New Roman"/>
                <w:b/>
                <w:bCs/>
                <w:sz w:val="24"/>
                <w:szCs w:val="24"/>
              </w:rPr>
            </w:pPr>
            <w:r w:rsidRPr="00E50B71">
              <w:rPr>
                <w:rFonts w:ascii="Times New Roman" w:eastAsia="Times New Roman" w:hAnsi="Times New Roman" w:cs="Times New Roman"/>
                <w:b/>
                <w:bCs/>
                <w:sz w:val="24"/>
                <w:szCs w:val="24"/>
              </w:rPr>
              <w:t>Status</w:t>
            </w:r>
          </w:p>
        </w:tc>
        <w:tc>
          <w:tcPr>
            <w:tcW w:w="3045" w:type="dxa"/>
          </w:tcPr>
          <w:p w14:paraId="3278E6CF" w14:textId="602B3E13" w:rsidR="0059219E" w:rsidRPr="00E50B71" w:rsidRDefault="0059219E" w:rsidP="00A867F6">
            <w:pPr>
              <w:spacing w:after="200" w:line="360" w:lineRule="auto"/>
              <w:ind w:right="174"/>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Expected</w:t>
            </w:r>
          </w:p>
        </w:tc>
      </w:tr>
      <w:tr w:rsidR="00C06F59" w14:paraId="0AB0B5A2" w14:textId="3BA39518" w:rsidTr="00784D79">
        <w:tc>
          <w:tcPr>
            <w:tcW w:w="987" w:type="dxa"/>
          </w:tcPr>
          <w:p w14:paraId="35FDD66F" w14:textId="5D63DF23" w:rsidR="0059219E" w:rsidRDefault="001C2248"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R-101</w:t>
            </w:r>
          </w:p>
        </w:tc>
        <w:tc>
          <w:tcPr>
            <w:tcW w:w="3591" w:type="dxa"/>
          </w:tcPr>
          <w:p w14:paraId="66181F43" w14:textId="7EDEA707" w:rsidR="0059219E" w:rsidRDefault="001C2248"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with invalid staff-id or password</w:t>
            </w:r>
          </w:p>
        </w:tc>
        <w:tc>
          <w:tcPr>
            <w:tcW w:w="944" w:type="dxa"/>
          </w:tcPr>
          <w:p w14:paraId="46743D5C" w14:textId="1B81B0B9" w:rsidR="0059219E" w:rsidRDefault="001C2248"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73" w:type="dxa"/>
          </w:tcPr>
          <w:p w14:paraId="7462BB19" w14:textId="1E585E99" w:rsidR="0059219E" w:rsidRDefault="001C2248"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0D9B7DD5" w14:textId="30CA59DA" w:rsidR="0059219E" w:rsidRDefault="001C2248"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Reject login</w:t>
            </w:r>
          </w:p>
        </w:tc>
      </w:tr>
      <w:tr w:rsidR="00C06F59" w14:paraId="3F4F5ECA" w14:textId="3BE8FA97" w:rsidTr="00784D79">
        <w:tc>
          <w:tcPr>
            <w:tcW w:w="987" w:type="dxa"/>
          </w:tcPr>
          <w:p w14:paraId="3834AB98" w14:textId="53003B55" w:rsidR="0059219E"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2</w:t>
            </w:r>
          </w:p>
        </w:tc>
        <w:tc>
          <w:tcPr>
            <w:tcW w:w="3591" w:type="dxa"/>
          </w:tcPr>
          <w:p w14:paraId="57A7B258" w14:textId="34EE7388" w:rsidR="0059219E" w:rsidRDefault="001C2248"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with valid staff-id or password</w:t>
            </w:r>
          </w:p>
        </w:tc>
        <w:tc>
          <w:tcPr>
            <w:tcW w:w="944" w:type="dxa"/>
          </w:tcPr>
          <w:p w14:paraId="5771C8C9" w14:textId="3AD308EA" w:rsidR="0059219E" w:rsidRDefault="001C2248"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73" w:type="dxa"/>
          </w:tcPr>
          <w:p w14:paraId="4330B9A9" w14:textId="29CB5CF9" w:rsidR="0059219E" w:rsidRDefault="001C2248"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73E2566F" w14:textId="25F8673B" w:rsidR="0059219E" w:rsidRDefault="0052224F"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 access to system</w:t>
            </w:r>
          </w:p>
        </w:tc>
      </w:tr>
      <w:tr w:rsidR="00C06F59" w14:paraId="4465F0DB" w14:textId="20FA8570" w:rsidTr="00784D79">
        <w:tc>
          <w:tcPr>
            <w:tcW w:w="987" w:type="dxa"/>
          </w:tcPr>
          <w:p w14:paraId="62F42F6A" w14:textId="42E7D5C2" w:rsidR="0059219E"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3</w:t>
            </w:r>
          </w:p>
        </w:tc>
        <w:tc>
          <w:tcPr>
            <w:tcW w:w="3591" w:type="dxa"/>
          </w:tcPr>
          <w:p w14:paraId="4CCBF303" w14:textId="6DD901E7" w:rsidR="0059219E" w:rsidRDefault="00A608B5"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 forgot password with invalid staff ID</w:t>
            </w:r>
          </w:p>
        </w:tc>
        <w:tc>
          <w:tcPr>
            <w:tcW w:w="944" w:type="dxa"/>
          </w:tcPr>
          <w:p w14:paraId="47369D72" w14:textId="4D1954EF" w:rsidR="0059219E"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73" w:type="dxa"/>
          </w:tcPr>
          <w:p w14:paraId="1542F2B6" w14:textId="533312AB" w:rsidR="0059219E" w:rsidRDefault="00B014F7"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45DDE7FD" w14:textId="5BF9924C" w:rsidR="0059219E" w:rsidRDefault="00A608B5"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Flag invalid ID</w:t>
            </w:r>
          </w:p>
        </w:tc>
      </w:tr>
      <w:tr w:rsidR="00C06F59" w14:paraId="5AD78B29" w14:textId="2A213616" w:rsidTr="00784D79">
        <w:tc>
          <w:tcPr>
            <w:tcW w:w="987" w:type="dxa"/>
          </w:tcPr>
          <w:p w14:paraId="15D5D901" w14:textId="4C21AC9D" w:rsidR="0059219E"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4</w:t>
            </w:r>
          </w:p>
        </w:tc>
        <w:tc>
          <w:tcPr>
            <w:tcW w:w="3591" w:type="dxa"/>
          </w:tcPr>
          <w:p w14:paraId="47F2ADDD" w14:textId="3A370276" w:rsidR="0059219E" w:rsidRDefault="002A77CA"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 forgot password with valid staff ID</w:t>
            </w:r>
          </w:p>
        </w:tc>
        <w:tc>
          <w:tcPr>
            <w:tcW w:w="944" w:type="dxa"/>
          </w:tcPr>
          <w:p w14:paraId="4404E175" w14:textId="5FDC3E79" w:rsidR="0059219E"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073" w:type="dxa"/>
          </w:tcPr>
          <w:p w14:paraId="0A4A2E1B" w14:textId="695FFCC4" w:rsidR="0059219E" w:rsidRDefault="00B014F7"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5724C1F5" w14:textId="72C2A2E5" w:rsidR="0059219E" w:rsidRDefault="002A77CA"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random password and send to email</w:t>
            </w:r>
          </w:p>
        </w:tc>
      </w:tr>
      <w:tr w:rsidR="00C06F59" w14:paraId="06377645" w14:textId="54FEA1B1" w:rsidTr="00784D79">
        <w:tc>
          <w:tcPr>
            <w:tcW w:w="987" w:type="dxa"/>
          </w:tcPr>
          <w:p w14:paraId="1A029D6E" w14:textId="5133D290" w:rsidR="0059219E"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R-1</w:t>
            </w:r>
            <w:r w:rsidR="00470E45">
              <w:rPr>
                <w:rFonts w:ascii="Times New Roman" w:eastAsia="Times New Roman" w:hAnsi="Times New Roman" w:cs="Times New Roman"/>
                <w:sz w:val="24"/>
                <w:szCs w:val="24"/>
              </w:rPr>
              <w:t>5</w:t>
            </w:r>
          </w:p>
        </w:tc>
        <w:tc>
          <w:tcPr>
            <w:tcW w:w="3591" w:type="dxa"/>
          </w:tcPr>
          <w:p w14:paraId="715E5043" w14:textId="5743D94F" w:rsidR="0059219E" w:rsidRDefault="002A77CA"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with invalid staff id, email or very long name</w:t>
            </w:r>
          </w:p>
        </w:tc>
        <w:tc>
          <w:tcPr>
            <w:tcW w:w="944" w:type="dxa"/>
          </w:tcPr>
          <w:p w14:paraId="4A3A093C" w14:textId="1F558625" w:rsidR="0059219E"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073" w:type="dxa"/>
          </w:tcPr>
          <w:p w14:paraId="2F81160B" w14:textId="496EFC02" w:rsidR="0059219E" w:rsidRDefault="00B014F7"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478DDA5E" w14:textId="52879D9C" w:rsidR="0059219E" w:rsidRDefault="002A77CA"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Reject registration</w:t>
            </w:r>
          </w:p>
        </w:tc>
      </w:tr>
      <w:tr w:rsidR="00C06F59" w14:paraId="2C403693" w14:textId="0B5B15CE" w:rsidTr="00784D79">
        <w:tc>
          <w:tcPr>
            <w:tcW w:w="987" w:type="dxa"/>
          </w:tcPr>
          <w:p w14:paraId="18C0F97B" w14:textId="5F3D640B" w:rsidR="0059219E"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6</w:t>
            </w:r>
          </w:p>
        </w:tc>
        <w:tc>
          <w:tcPr>
            <w:tcW w:w="3591" w:type="dxa"/>
          </w:tcPr>
          <w:p w14:paraId="3E2F90F1" w14:textId="6F4A0E70" w:rsidR="0059219E" w:rsidRDefault="002A77CA"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with valid email that isn’t associated with Baze University</w:t>
            </w:r>
          </w:p>
        </w:tc>
        <w:tc>
          <w:tcPr>
            <w:tcW w:w="944" w:type="dxa"/>
          </w:tcPr>
          <w:p w14:paraId="41D83C4D" w14:textId="2F07F948" w:rsidR="0059219E"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073" w:type="dxa"/>
          </w:tcPr>
          <w:p w14:paraId="1F8E2C24" w14:textId="41C6B57D" w:rsidR="0059219E" w:rsidRDefault="00B014F7"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40603470" w14:textId="27B19EE4" w:rsidR="0059219E" w:rsidRDefault="008B73D1"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Reject registration</w:t>
            </w:r>
          </w:p>
        </w:tc>
      </w:tr>
      <w:tr w:rsidR="00C06F59" w14:paraId="4FA5EBFD" w14:textId="2D348A74" w:rsidTr="00784D79">
        <w:tc>
          <w:tcPr>
            <w:tcW w:w="987" w:type="dxa"/>
          </w:tcPr>
          <w:p w14:paraId="367A628B" w14:textId="2089BDA7" w:rsidR="0059219E"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7</w:t>
            </w:r>
          </w:p>
        </w:tc>
        <w:tc>
          <w:tcPr>
            <w:tcW w:w="3591" w:type="dxa"/>
          </w:tcPr>
          <w:p w14:paraId="102350BB" w14:textId="78735736" w:rsidR="0059219E" w:rsidRDefault="008B73D1"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with valid credentials</w:t>
            </w:r>
          </w:p>
        </w:tc>
        <w:tc>
          <w:tcPr>
            <w:tcW w:w="944" w:type="dxa"/>
          </w:tcPr>
          <w:p w14:paraId="35DCCE6E" w14:textId="5FF30FB4" w:rsidR="0059219E"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073" w:type="dxa"/>
          </w:tcPr>
          <w:p w14:paraId="72E82A26" w14:textId="33FB87CD" w:rsidR="0059219E" w:rsidRDefault="00B014F7"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53B03E0F" w14:textId="13940366" w:rsidR="0059219E" w:rsidRDefault="008B73D1"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registration in database</w:t>
            </w:r>
          </w:p>
        </w:tc>
      </w:tr>
      <w:tr w:rsidR="008B73D1" w14:paraId="54DB5961" w14:textId="77777777" w:rsidTr="00784D79">
        <w:tc>
          <w:tcPr>
            <w:tcW w:w="987" w:type="dxa"/>
          </w:tcPr>
          <w:p w14:paraId="25C1D5B4" w14:textId="05F19910" w:rsidR="008B73D1"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8</w:t>
            </w:r>
          </w:p>
        </w:tc>
        <w:tc>
          <w:tcPr>
            <w:tcW w:w="3591" w:type="dxa"/>
          </w:tcPr>
          <w:p w14:paraId="18301E34" w14:textId="22B0170F" w:rsidR="008B73D1" w:rsidRDefault="008B73D1"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Request for loan with less than specified amount in savings</w:t>
            </w:r>
          </w:p>
        </w:tc>
        <w:tc>
          <w:tcPr>
            <w:tcW w:w="944" w:type="dxa"/>
          </w:tcPr>
          <w:p w14:paraId="09037322" w14:textId="0AAE5059" w:rsidR="008B73D1"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073" w:type="dxa"/>
          </w:tcPr>
          <w:p w14:paraId="64648257" w14:textId="7F2D514D" w:rsidR="008B73D1" w:rsidRDefault="00B014F7"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7EE93D23" w14:textId="5CD8B976" w:rsidR="008B73D1" w:rsidRDefault="008B73D1"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Reject loan request</w:t>
            </w:r>
          </w:p>
        </w:tc>
      </w:tr>
      <w:tr w:rsidR="008B73D1" w14:paraId="7768F57B" w14:textId="77777777" w:rsidTr="00784D79">
        <w:tc>
          <w:tcPr>
            <w:tcW w:w="987" w:type="dxa"/>
          </w:tcPr>
          <w:p w14:paraId="79EDBA1C" w14:textId="1FA7DDB8" w:rsidR="008B73D1"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9</w:t>
            </w:r>
          </w:p>
        </w:tc>
        <w:tc>
          <w:tcPr>
            <w:tcW w:w="3591" w:type="dxa"/>
          </w:tcPr>
          <w:p w14:paraId="3009AFEC" w14:textId="36AFDB48" w:rsidR="008B73D1" w:rsidRDefault="008B73D1"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Request for loan with specified amount in savings and valid input</w:t>
            </w:r>
          </w:p>
        </w:tc>
        <w:tc>
          <w:tcPr>
            <w:tcW w:w="944" w:type="dxa"/>
          </w:tcPr>
          <w:p w14:paraId="7EAEAC00" w14:textId="5C4D25A5" w:rsidR="008B73D1"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073" w:type="dxa"/>
          </w:tcPr>
          <w:p w14:paraId="0E096FD8" w14:textId="4EC3ED69" w:rsidR="008B73D1"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1B145E0E" w14:textId="73B725A3" w:rsidR="008B73D1" w:rsidRDefault="008B73D1"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Store </w:t>
            </w:r>
            <w:r w:rsidR="00902C11">
              <w:rPr>
                <w:rFonts w:ascii="Times New Roman" w:eastAsia="Times New Roman" w:hAnsi="Times New Roman" w:cs="Times New Roman"/>
                <w:sz w:val="24"/>
                <w:szCs w:val="24"/>
              </w:rPr>
              <w:t>request</w:t>
            </w:r>
            <w:r>
              <w:rPr>
                <w:rFonts w:ascii="Times New Roman" w:eastAsia="Times New Roman" w:hAnsi="Times New Roman" w:cs="Times New Roman"/>
                <w:sz w:val="24"/>
                <w:szCs w:val="24"/>
              </w:rPr>
              <w:t xml:space="preserve"> in database</w:t>
            </w:r>
          </w:p>
        </w:tc>
      </w:tr>
      <w:tr w:rsidR="008B73D1" w14:paraId="5333185F" w14:textId="77777777" w:rsidTr="00784D79">
        <w:tc>
          <w:tcPr>
            <w:tcW w:w="987" w:type="dxa"/>
          </w:tcPr>
          <w:p w14:paraId="65ABC84A" w14:textId="16BB047D" w:rsidR="008B73D1"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0</w:t>
            </w:r>
          </w:p>
        </w:tc>
        <w:tc>
          <w:tcPr>
            <w:tcW w:w="3591" w:type="dxa"/>
          </w:tcPr>
          <w:p w14:paraId="0A2FA876" w14:textId="5033D3DE" w:rsidR="008B73D1" w:rsidRDefault="00902C11"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Request for loan with amount higher than allowed amount</w:t>
            </w:r>
          </w:p>
        </w:tc>
        <w:tc>
          <w:tcPr>
            <w:tcW w:w="944" w:type="dxa"/>
          </w:tcPr>
          <w:p w14:paraId="615E67B8" w14:textId="214D95FF" w:rsidR="008B73D1"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073" w:type="dxa"/>
          </w:tcPr>
          <w:p w14:paraId="7DBDE82A" w14:textId="4D77C589" w:rsidR="008B73D1"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798089CB" w14:textId="7D4D4CC0" w:rsidR="008B73D1" w:rsidRDefault="00902C11"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Reject loan request</w:t>
            </w:r>
          </w:p>
        </w:tc>
      </w:tr>
      <w:tr w:rsidR="008B73D1" w14:paraId="162374B0" w14:textId="77777777" w:rsidTr="00784D79">
        <w:tc>
          <w:tcPr>
            <w:tcW w:w="987" w:type="dxa"/>
          </w:tcPr>
          <w:p w14:paraId="14969CEF" w14:textId="1B78F12A" w:rsidR="008B73D1"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470E45">
              <w:rPr>
                <w:rFonts w:ascii="Times New Roman" w:eastAsia="Times New Roman" w:hAnsi="Times New Roman" w:cs="Times New Roman"/>
                <w:sz w:val="24"/>
                <w:szCs w:val="24"/>
              </w:rPr>
              <w:t>1</w:t>
            </w:r>
          </w:p>
        </w:tc>
        <w:tc>
          <w:tcPr>
            <w:tcW w:w="3591" w:type="dxa"/>
          </w:tcPr>
          <w:p w14:paraId="710F36E4" w14:textId="6585AFF4" w:rsidR="008B73D1" w:rsidRDefault="00902C11"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Request for loan with normal amount</w:t>
            </w:r>
          </w:p>
        </w:tc>
        <w:tc>
          <w:tcPr>
            <w:tcW w:w="944" w:type="dxa"/>
          </w:tcPr>
          <w:p w14:paraId="6FB9C043" w14:textId="46C113EE" w:rsidR="008B73D1"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073" w:type="dxa"/>
          </w:tcPr>
          <w:p w14:paraId="4411B8DC" w14:textId="0A186F45" w:rsidR="008B73D1" w:rsidRDefault="00722A61"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76EDA6C3" w14:textId="25004F49" w:rsidR="008B73D1" w:rsidRDefault="00902C11"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request in database</w:t>
            </w:r>
          </w:p>
        </w:tc>
      </w:tr>
      <w:tr w:rsidR="008B73D1" w14:paraId="029C3438" w14:textId="77777777" w:rsidTr="00784D79">
        <w:tc>
          <w:tcPr>
            <w:tcW w:w="987" w:type="dxa"/>
          </w:tcPr>
          <w:p w14:paraId="073C8078" w14:textId="3111E640" w:rsidR="008B73D1"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12</w:t>
            </w:r>
          </w:p>
        </w:tc>
        <w:tc>
          <w:tcPr>
            <w:tcW w:w="3591" w:type="dxa"/>
          </w:tcPr>
          <w:p w14:paraId="371940E7" w14:textId="6F42EA4E" w:rsidR="008B73D1" w:rsidRDefault="00400F92"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 with invalid current password</w:t>
            </w:r>
          </w:p>
        </w:tc>
        <w:tc>
          <w:tcPr>
            <w:tcW w:w="944" w:type="dxa"/>
          </w:tcPr>
          <w:p w14:paraId="5EDBB86E" w14:textId="096EEB92" w:rsidR="008B73D1"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2</w:t>
            </w:r>
          </w:p>
        </w:tc>
        <w:tc>
          <w:tcPr>
            <w:tcW w:w="1073" w:type="dxa"/>
          </w:tcPr>
          <w:p w14:paraId="2E3F3DFC" w14:textId="06E2044C" w:rsidR="008B73D1"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4B39C736" w14:textId="443F93CB" w:rsidR="008B73D1" w:rsidRDefault="00400F92"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Don’t update password</w:t>
            </w:r>
          </w:p>
        </w:tc>
      </w:tr>
      <w:tr w:rsidR="00400F92" w14:paraId="35D50F8F" w14:textId="77777777" w:rsidTr="00784D79">
        <w:tc>
          <w:tcPr>
            <w:tcW w:w="987" w:type="dxa"/>
          </w:tcPr>
          <w:p w14:paraId="77A254F8" w14:textId="7827FC95" w:rsidR="00400F92"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13</w:t>
            </w:r>
          </w:p>
        </w:tc>
        <w:tc>
          <w:tcPr>
            <w:tcW w:w="3591" w:type="dxa"/>
          </w:tcPr>
          <w:p w14:paraId="29A2AAE3" w14:textId="186562DE" w:rsidR="00400F92" w:rsidRDefault="00400F92"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 with invalid confirmed and new password</w:t>
            </w:r>
          </w:p>
        </w:tc>
        <w:tc>
          <w:tcPr>
            <w:tcW w:w="944" w:type="dxa"/>
          </w:tcPr>
          <w:p w14:paraId="6082A134" w14:textId="7F4FE6EC" w:rsidR="00400F92"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3</w:t>
            </w:r>
          </w:p>
        </w:tc>
        <w:tc>
          <w:tcPr>
            <w:tcW w:w="1073" w:type="dxa"/>
          </w:tcPr>
          <w:p w14:paraId="0E6F2076" w14:textId="27CB7DD3" w:rsidR="00400F92"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583CF6CE" w14:textId="1EC3E318" w:rsidR="00400F92" w:rsidRDefault="00400F92"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Don’t update password</w:t>
            </w:r>
          </w:p>
        </w:tc>
      </w:tr>
      <w:tr w:rsidR="00400F92" w14:paraId="1358C7C1" w14:textId="77777777" w:rsidTr="00784D79">
        <w:tc>
          <w:tcPr>
            <w:tcW w:w="987" w:type="dxa"/>
          </w:tcPr>
          <w:p w14:paraId="35E0B059" w14:textId="681EAB00" w:rsidR="00400F92"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14</w:t>
            </w:r>
          </w:p>
        </w:tc>
        <w:tc>
          <w:tcPr>
            <w:tcW w:w="3591" w:type="dxa"/>
          </w:tcPr>
          <w:p w14:paraId="07DA0EF1" w14:textId="4FCDD1A1" w:rsidR="00400F92" w:rsidRDefault="00400F92"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 with valid new passwords and current passwords</w:t>
            </w:r>
          </w:p>
        </w:tc>
        <w:tc>
          <w:tcPr>
            <w:tcW w:w="944" w:type="dxa"/>
          </w:tcPr>
          <w:p w14:paraId="537BE766" w14:textId="375AF65A" w:rsidR="00400F92"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4</w:t>
            </w:r>
          </w:p>
        </w:tc>
        <w:tc>
          <w:tcPr>
            <w:tcW w:w="1073" w:type="dxa"/>
          </w:tcPr>
          <w:p w14:paraId="53692891" w14:textId="44A6D38E" w:rsidR="00400F92"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04462DD4" w14:textId="5FADA934" w:rsidR="00400F92" w:rsidRDefault="00400F92"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account with new password, send changed password email and add activity</w:t>
            </w:r>
          </w:p>
        </w:tc>
      </w:tr>
      <w:tr w:rsidR="00400F92" w14:paraId="29C0B347" w14:textId="77777777" w:rsidTr="00784D79">
        <w:tc>
          <w:tcPr>
            <w:tcW w:w="987" w:type="dxa"/>
          </w:tcPr>
          <w:p w14:paraId="492FDDBB" w14:textId="7BB19E9B" w:rsidR="00400F92"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15</w:t>
            </w:r>
          </w:p>
        </w:tc>
        <w:tc>
          <w:tcPr>
            <w:tcW w:w="3591" w:type="dxa"/>
          </w:tcPr>
          <w:p w14:paraId="4C5A1883" w14:textId="2BB65D8D" w:rsidR="00400F92" w:rsidRDefault="00D95B5E"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loan status</w:t>
            </w:r>
          </w:p>
        </w:tc>
        <w:tc>
          <w:tcPr>
            <w:tcW w:w="944" w:type="dxa"/>
          </w:tcPr>
          <w:p w14:paraId="376B41AB" w14:textId="37A9B609" w:rsidR="00400F92"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5</w:t>
            </w:r>
          </w:p>
        </w:tc>
        <w:tc>
          <w:tcPr>
            <w:tcW w:w="1073" w:type="dxa"/>
          </w:tcPr>
          <w:p w14:paraId="28C2FC10" w14:textId="4F0EC880" w:rsidR="00400F92"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5B4CBB77" w14:textId="5A93F58A" w:rsidR="00400F92" w:rsidRDefault="00D95B5E"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Show all active loans</w:t>
            </w:r>
          </w:p>
        </w:tc>
      </w:tr>
      <w:tr w:rsidR="00400F92" w14:paraId="0257E16B" w14:textId="77777777" w:rsidTr="00784D79">
        <w:tc>
          <w:tcPr>
            <w:tcW w:w="987" w:type="dxa"/>
          </w:tcPr>
          <w:p w14:paraId="4F78E693" w14:textId="792AD81C" w:rsidR="00400F92"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w:t>
            </w:r>
            <w:r w:rsidR="00470E45">
              <w:rPr>
                <w:rFonts w:ascii="Times New Roman" w:eastAsia="Times New Roman" w:hAnsi="Times New Roman" w:cs="Times New Roman"/>
                <w:sz w:val="24"/>
                <w:szCs w:val="24"/>
              </w:rPr>
              <w:t>16</w:t>
            </w:r>
          </w:p>
        </w:tc>
        <w:tc>
          <w:tcPr>
            <w:tcW w:w="3591" w:type="dxa"/>
          </w:tcPr>
          <w:p w14:paraId="6C3267F9" w14:textId="4FFBC891" w:rsidR="00400F92" w:rsidRDefault="00D95B5E"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Approve registration request</w:t>
            </w:r>
          </w:p>
        </w:tc>
        <w:tc>
          <w:tcPr>
            <w:tcW w:w="944" w:type="dxa"/>
          </w:tcPr>
          <w:p w14:paraId="64CB9BBD" w14:textId="04B93ADC" w:rsidR="00400F92"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6</w:t>
            </w:r>
          </w:p>
        </w:tc>
        <w:tc>
          <w:tcPr>
            <w:tcW w:w="1073" w:type="dxa"/>
          </w:tcPr>
          <w:p w14:paraId="72228B3B" w14:textId="052EAF25" w:rsidR="00400F92"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32445404" w14:textId="61D0FECC" w:rsidR="00400F92" w:rsidRDefault="00D95B5E"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Activate member account and send confirmation email</w:t>
            </w:r>
          </w:p>
        </w:tc>
      </w:tr>
      <w:tr w:rsidR="00400F92" w14:paraId="7A747F66" w14:textId="77777777" w:rsidTr="00784D79">
        <w:tc>
          <w:tcPr>
            <w:tcW w:w="987" w:type="dxa"/>
          </w:tcPr>
          <w:p w14:paraId="55847DF2" w14:textId="0CDF9A30" w:rsidR="00400F92"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17</w:t>
            </w:r>
          </w:p>
        </w:tc>
        <w:tc>
          <w:tcPr>
            <w:tcW w:w="3591" w:type="dxa"/>
          </w:tcPr>
          <w:p w14:paraId="56E0804F" w14:textId="17CE5F12" w:rsidR="00400F92" w:rsidRDefault="00F87827"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Decline registration request</w:t>
            </w:r>
          </w:p>
        </w:tc>
        <w:tc>
          <w:tcPr>
            <w:tcW w:w="944" w:type="dxa"/>
          </w:tcPr>
          <w:p w14:paraId="7DA736E7" w14:textId="5113B741" w:rsidR="00400F92"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7</w:t>
            </w:r>
          </w:p>
        </w:tc>
        <w:tc>
          <w:tcPr>
            <w:tcW w:w="1073" w:type="dxa"/>
          </w:tcPr>
          <w:p w14:paraId="12F244D1" w14:textId="6B01CD58" w:rsidR="00400F92"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7346B401" w14:textId="24FABD49" w:rsidR="00400F92" w:rsidRDefault="00F87827"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rejection email and don’t activate account</w:t>
            </w:r>
          </w:p>
        </w:tc>
      </w:tr>
      <w:tr w:rsidR="001E0FD3" w14:paraId="13AA4B90" w14:textId="77777777" w:rsidTr="00784D79">
        <w:tc>
          <w:tcPr>
            <w:tcW w:w="987" w:type="dxa"/>
          </w:tcPr>
          <w:p w14:paraId="6491874B" w14:textId="1F90B0E9" w:rsidR="001E0FD3"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18</w:t>
            </w:r>
          </w:p>
        </w:tc>
        <w:tc>
          <w:tcPr>
            <w:tcW w:w="3591" w:type="dxa"/>
          </w:tcPr>
          <w:p w14:paraId="3E0024DC" w14:textId="441D693F" w:rsidR="001E0FD3" w:rsidRDefault="001E0FD3"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Approve loan request</w:t>
            </w:r>
          </w:p>
        </w:tc>
        <w:tc>
          <w:tcPr>
            <w:tcW w:w="944" w:type="dxa"/>
          </w:tcPr>
          <w:p w14:paraId="2692E9E2" w14:textId="7C6A0E54" w:rsidR="001E0FD3"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8</w:t>
            </w:r>
          </w:p>
        </w:tc>
        <w:tc>
          <w:tcPr>
            <w:tcW w:w="1073" w:type="dxa"/>
          </w:tcPr>
          <w:p w14:paraId="6D235465" w14:textId="3F2F9DEF" w:rsidR="001E0FD3"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7F69A9F6" w14:textId="449C11AD" w:rsidR="001E0FD3" w:rsidRDefault="001E0FD3"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Activate loan and send loan active email</w:t>
            </w:r>
          </w:p>
        </w:tc>
      </w:tr>
      <w:tr w:rsidR="001E0FD3" w14:paraId="69CC1E7C" w14:textId="77777777" w:rsidTr="00784D79">
        <w:tc>
          <w:tcPr>
            <w:tcW w:w="987" w:type="dxa"/>
          </w:tcPr>
          <w:p w14:paraId="6E66F4F8" w14:textId="42039C51" w:rsidR="001E0FD3"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19</w:t>
            </w:r>
          </w:p>
        </w:tc>
        <w:tc>
          <w:tcPr>
            <w:tcW w:w="3591" w:type="dxa"/>
          </w:tcPr>
          <w:p w14:paraId="7ED0D077" w14:textId="1DA6C4CA" w:rsidR="001E0FD3" w:rsidRDefault="001E0FD3"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Decline loan request</w:t>
            </w:r>
          </w:p>
        </w:tc>
        <w:tc>
          <w:tcPr>
            <w:tcW w:w="944" w:type="dxa"/>
          </w:tcPr>
          <w:p w14:paraId="2BDA6788" w14:textId="0BB4A4EE" w:rsidR="001E0FD3"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E16086">
              <w:rPr>
                <w:rFonts w:ascii="Times New Roman" w:eastAsia="Times New Roman" w:hAnsi="Times New Roman" w:cs="Times New Roman"/>
                <w:sz w:val="24"/>
                <w:szCs w:val="24"/>
              </w:rPr>
              <w:t>9</w:t>
            </w:r>
          </w:p>
        </w:tc>
        <w:tc>
          <w:tcPr>
            <w:tcW w:w="1073" w:type="dxa"/>
          </w:tcPr>
          <w:p w14:paraId="74C2A172" w14:textId="20CAA222" w:rsidR="001E0FD3"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69B898D5" w14:textId="201E4384" w:rsidR="001E0FD3" w:rsidRDefault="001E0FD3"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loan rejection email and don’t activate loan</w:t>
            </w:r>
          </w:p>
        </w:tc>
      </w:tr>
      <w:tr w:rsidR="001E0FD3" w14:paraId="0C4A6CFD" w14:textId="77777777" w:rsidTr="00784D79">
        <w:tc>
          <w:tcPr>
            <w:tcW w:w="987" w:type="dxa"/>
          </w:tcPr>
          <w:p w14:paraId="33577520" w14:textId="46D705BA" w:rsidR="001E0FD3" w:rsidRDefault="00CA71CD"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00470E45">
              <w:rPr>
                <w:rFonts w:ascii="Times New Roman" w:eastAsia="Times New Roman" w:hAnsi="Times New Roman" w:cs="Times New Roman"/>
                <w:sz w:val="24"/>
                <w:szCs w:val="24"/>
              </w:rPr>
              <w:t>20</w:t>
            </w:r>
          </w:p>
        </w:tc>
        <w:tc>
          <w:tcPr>
            <w:tcW w:w="3591" w:type="dxa"/>
          </w:tcPr>
          <w:p w14:paraId="3D350EF0" w14:textId="3DA2BA96" w:rsidR="001E0FD3" w:rsidRDefault="001E0FD3"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p>
        </w:tc>
        <w:tc>
          <w:tcPr>
            <w:tcW w:w="944" w:type="dxa"/>
          </w:tcPr>
          <w:p w14:paraId="378ADD83" w14:textId="075150F9" w:rsidR="001E0FD3"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073" w:type="dxa"/>
          </w:tcPr>
          <w:p w14:paraId="6560B9A3" w14:textId="18BAB0B2" w:rsidR="001E0FD3" w:rsidRDefault="00E16086"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4ABE9441" w14:textId="74756A8A" w:rsidR="001E0FD3" w:rsidRDefault="001E0FD3"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End user session</w:t>
            </w:r>
          </w:p>
        </w:tc>
      </w:tr>
      <w:tr w:rsidR="00E03E44" w14:paraId="3253EAB6" w14:textId="77777777" w:rsidTr="00784D79">
        <w:tc>
          <w:tcPr>
            <w:tcW w:w="987" w:type="dxa"/>
          </w:tcPr>
          <w:p w14:paraId="63056235" w14:textId="497229D1" w:rsidR="00E03E44" w:rsidRDefault="00784D79"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R-21</w:t>
            </w:r>
          </w:p>
        </w:tc>
        <w:tc>
          <w:tcPr>
            <w:tcW w:w="3591" w:type="dxa"/>
          </w:tcPr>
          <w:p w14:paraId="609586E2" w14:textId="1711929E" w:rsidR="00E03E44" w:rsidRDefault="003A30CA"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 payment</w:t>
            </w:r>
          </w:p>
        </w:tc>
        <w:tc>
          <w:tcPr>
            <w:tcW w:w="944" w:type="dxa"/>
          </w:tcPr>
          <w:p w14:paraId="63648110" w14:textId="12AA1EF0" w:rsidR="00E03E44" w:rsidRDefault="00784D79"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1073" w:type="dxa"/>
          </w:tcPr>
          <w:p w14:paraId="21B83169" w14:textId="2B2F18C0" w:rsidR="00E03E44" w:rsidRDefault="00784D79"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324C4085" w14:textId="45053754" w:rsidR="00E03E44" w:rsidRDefault="003A30CA"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Adding a member’s payment should reflect on the database</w:t>
            </w:r>
          </w:p>
        </w:tc>
      </w:tr>
      <w:tr w:rsidR="003A30CA" w14:paraId="5842E9EA" w14:textId="77777777" w:rsidTr="00784D79">
        <w:tc>
          <w:tcPr>
            <w:tcW w:w="987" w:type="dxa"/>
          </w:tcPr>
          <w:p w14:paraId="348A666A" w14:textId="6BC34A6C" w:rsidR="003A30CA" w:rsidRDefault="00784D79"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R-22</w:t>
            </w:r>
          </w:p>
        </w:tc>
        <w:tc>
          <w:tcPr>
            <w:tcW w:w="3591" w:type="dxa"/>
          </w:tcPr>
          <w:p w14:paraId="3C87BA03" w14:textId="12F2BD0E" w:rsidR="003A30CA" w:rsidRDefault="003A30CA"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Suspend member</w:t>
            </w:r>
          </w:p>
        </w:tc>
        <w:tc>
          <w:tcPr>
            <w:tcW w:w="944" w:type="dxa"/>
          </w:tcPr>
          <w:p w14:paraId="3DF7E633" w14:textId="58F26278" w:rsidR="003A30CA" w:rsidRDefault="00784D79"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1073" w:type="dxa"/>
          </w:tcPr>
          <w:p w14:paraId="6A46F596" w14:textId="170097F5" w:rsidR="003A30CA" w:rsidRDefault="00784D79"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3F486B23" w14:textId="5F889B06" w:rsidR="003A30CA" w:rsidRDefault="00784D79"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 should not login, send suspension email</w:t>
            </w:r>
          </w:p>
        </w:tc>
      </w:tr>
      <w:tr w:rsidR="00784D79" w14:paraId="1F873852" w14:textId="77777777" w:rsidTr="00784D79">
        <w:tc>
          <w:tcPr>
            <w:tcW w:w="987" w:type="dxa"/>
          </w:tcPr>
          <w:p w14:paraId="182529A7" w14:textId="44CABA75" w:rsidR="00784D79" w:rsidRDefault="00784D79"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R-23</w:t>
            </w:r>
          </w:p>
        </w:tc>
        <w:tc>
          <w:tcPr>
            <w:tcW w:w="3591" w:type="dxa"/>
          </w:tcPr>
          <w:p w14:paraId="64BBB2EC" w14:textId="5D627FBD" w:rsidR="00784D79" w:rsidRDefault="00784D79"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Activate member</w:t>
            </w:r>
          </w:p>
        </w:tc>
        <w:tc>
          <w:tcPr>
            <w:tcW w:w="944" w:type="dxa"/>
          </w:tcPr>
          <w:p w14:paraId="0FCBFDF9" w14:textId="73B6DF82" w:rsidR="00784D79" w:rsidRDefault="00784D79"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1073" w:type="dxa"/>
          </w:tcPr>
          <w:p w14:paraId="1FDB0510" w14:textId="0CD25FC8" w:rsidR="00784D79" w:rsidRDefault="00784D79"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3045" w:type="dxa"/>
          </w:tcPr>
          <w:p w14:paraId="305DF4DB" w14:textId="02DBCC85" w:rsidR="00784D79" w:rsidRDefault="00784D79" w:rsidP="00A867F6">
            <w:pPr>
              <w:spacing w:after="200" w:line="360" w:lineRule="auto"/>
              <w:ind w:right="21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Member login possible, send activation email</w:t>
            </w:r>
          </w:p>
        </w:tc>
      </w:tr>
    </w:tbl>
    <w:p w14:paraId="40CE06CB" w14:textId="77777777" w:rsidR="00C06F59" w:rsidRDefault="00C06F59" w:rsidP="00A867F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4.3 shows the Test traceability matrix of the project.</w:t>
      </w:r>
    </w:p>
    <w:p w14:paraId="11304BDF" w14:textId="77777777" w:rsidR="00720C90" w:rsidRDefault="00720C90" w:rsidP="00A867F6">
      <w:pPr>
        <w:spacing w:line="360" w:lineRule="auto"/>
        <w:jc w:val="both"/>
        <w:rPr>
          <w:rFonts w:ascii="Times New Roman" w:eastAsia="Times New Roman" w:hAnsi="Times New Roman" w:cs="Times New Roman"/>
          <w:sz w:val="24"/>
          <w:szCs w:val="24"/>
        </w:rPr>
      </w:pPr>
    </w:p>
    <w:p w14:paraId="6AEEBC94" w14:textId="44ECF2AD" w:rsidR="005447FE" w:rsidRPr="006C798F" w:rsidRDefault="006C798F" w:rsidP="00A867F6">
      <w:pPr>
        <w:pStyle w:val="Heading3"/>
        <w:spacing w:before="200" w:after="0" w:line="360" w:lineRule="auto"/>
        <w:jc w:val="both"/>
        <w:rPr>
          <w:rFonts w:ascii="Times New Roman" w:eastAsia="Times New Roman" w:hAnsi="Times New Roman" w:cs="Times New Roman"/>
          <w:b/>
          <w:color w:val="4F81BD"/>
          <w:sz w:val="32"/>
          <w:szCs w:val="32"/>
        </w:rPr>
      </w:pPr>
      <w:r w:rsidRPr="006C798F">
        <w:rPr>
          <w:rFonts w:ascii="Times New Roman" w:eastAsia="Times New Roman" w:hAnsi="Times New Roman" w:cs="Times New Roman"/>
          <w:b/>
          <w:color w:val="4F81BD"/>
          <w:sz w:val="32"/>
          <w:szCs w:val="32"/>
        </w:rPr>
        <w:t>4.5.4</w:t>
      </w:r>
      <w:r w:rsidRPr="006C798F">
        <w:rPr>
          <w:rFonts w:ascii="Times New Roman" w:eastAsia="Times New Roman" w:hAnsi="Times New Roman" w:cs="Times New Roman"/>
          <w:b/>
          <w:color w:val="4F81BD"/>
          <w:sz w:val="32"/>
          <w:szCs w:val="32"/>
        </w:rPr>
        <w:tab/>
        <w:t>Test Report Summary (for Unit Testing, Integration Testing, and System Testing)</w:t>
      </w:r>
    </w:p>
    <w:p w14:paraId="544B1206" w14:textId="77777777" w:rsidR="006C798F" w:rsidRDefault="006C798F" w:rsidP="00A867F6">
      <w:pPr>
        <w:spacing w:line="360" w:lineRule="auto"/>
      </w:pPr>
    </w:p>
    <w:p w14:paraId="0459E163" w14:textId="71B123B9" w:rsidR="006C798F" w:rsidRPr="006C798F" w:rsidRDefault="006C798F" w:rsidP="00A867F6">
      <w:pPr>
        <w:spacing w:line="360" w:lineRule="auto"/>
        <w:rPr>
          <w:rFonts w:ascii="Times New Roman" w:hAnsi="Times New Roman" w:cs="Times New Roman"/>
          <w:sz w:val="24"/>
          <w:szCs w:val="24"/>
        </w:rPr>
      </w:pPr>
      <w:r>
        <w:rPr>
          <w:rFonts w:ascii="Times New Roman" w:hAnsi="Times New Roman" w:cs="Times New Roman"/>
          <w:sz w:val="24"/>
          <w:szCs w:val="24"/>
        </w:rPr>
        <w:t xml:space="preserve">We will discuss the test report summary in the next section of </w:t>
      </w:r>
      <w:r w:rsidR="00113FA0">
        <w:rPr>
          <w:rFonts w:ascii="Times New Roman" w:hAnsi="Times New Roman" w:cs="Times New Roman"/>
          <w:sz w:val="24"/>
          <w:szCs w:val="24"/>
        </w:rPr>
        <w:t>the current</w:t>
      </w:r>
      <w:r>
        <w:rPr>
          <w:rFonts w:ascii="Times New Roman" w:hAnsi="Times New Roman" w:cs="Times New Roman"/>
          <w:sz w:val="24"/>
          <w:szCs w:val="24"/>
        </w:rPr>
        <w:t xml:space="preserve"> chapter</w:t>
      </w:r>
      <w:r w:rsidR="00113FA0">
        <w:rPr>
          <w:rFonts w:ascii="Times New Roman" w:hAnsi="Times New Roman" w:cs="Times New Roman"/>
          <w:sz w:val="24"/>
          <w:szCs w:val="24"/>
        </w:rPr>
        <w:t>.</w:t>
      </w:r>
    </w:p>
    <w:p w14:paraId="3F4E64E2" w14:textId="48B887AA" w:rsidR="00CF6AA0" w:rsidRPr="00E03E44" w:rsidRDefault="00D8548A" w:rsidP="00A867F6">
      <w:pPr>
        <w:pStyle w:val="Heading3"/>
        <w:spacing w:before="200" w:after="0" w:line="360" w:lineRule="auto"/>
        <w:jc w:val="both"/>
        <w:rPr>
          <w:rFonts w:ascii="Times New Roman" w:eastAsia="Times New Roman" w:hAnsi="Times New Roman" w:cs="Times New Roman"/>
          <w:b/>
          <w:color w:val="4F81BD"/>
          <w:sz w:val="36"/>
          <w:szCs w:val="36"/>
        </w:rPr>
      </w:pPr>
      <w:r>
        <w:rPr>
          <w:rFonts w:ascii="Times New Roman" w:eastAsia="Times New Roman" w:hAnsi="Times New Roman" w:cs="Times New Roman"/>
          <w:b/>
          <w:color w:val="4F81BD"/>
          <w:sz w:val="32"/>
          <w:szCs w:val="32"/>
        </w:rPr>
        <w:lastRenderedPageBreak/>
        <w:br/>
      </w:r>
      <w:r w:rsidR="00CF6AA0" w:rsidRPr="006C798F">
        <w:rPr>
          <w:rFonts w:ascii="Times New Roman" w:eastAsia="Times New Roman" w:hAnsi="Times New Roman" w:cs="Times New Roman"/>
          <w:b/>
          <w:color w:val="4F81BD"/>
          <w:sz w:val="32"/>
          <w:szCs w:val="32"/>
        </w:rPr>
        <w:t>4.5.</w:t>
      </w:r>
      <w:r w:rsidR="00CF6AA0">
        <w:rPr>
          <w:rFonts w:ascii="Times New Roman" w:eastAsia="Times New Roman" w:hAnsi="Times New Roman" w:cs="Times New Roman"/>
          <w:b/>
          <w:color w:val="4F81BD"/>
          <w:sz w:val="32"/>
          <w:szCs w:val="32"/>
        </w:rPr>
        <w:t>5</w:t>
      </w:r>
      <w:r w:rsidR="00CF6AA0" w:rsidRPr="006C798F">
        <w:rPr>
          <w:rFonts w:ascii="Times New Roman" w:eastAsia="Times New Roman" w:hAnsi="Times New Roman" w:cs="Times New Roman"/>
          <w:b/>
          <w:color w:val="4F81BD"/>
          <w:sz w:val="32"/>
          <w:szCs w:val="32"/>
        </w:rPr>
        <w:tab/>
      </w:r>
      <w:r w:rsidR="00E03E44" w:rsidRPr="00E03E44">
        <w:rPr>
          <w:rFonts w:ascii="Times New Roman" w:eastAsia="Times New Roman" w:hAnsi="Times New Roman" w:cs="Times New Roman"/>
          <w:b/>
          <w:color w:val="4F81BD"/>
          <w:sz w:val="32"/>
          <w:szCs w:val="32"/>
        </w:rPr>
        <w:t>Error Reports and Corrections</w:t>
      </w:r>
    </w:p>
    <w:p w14:paraId="3D80F95C" w14:textId="77777777" w:rsidR="00CF6AA0" w:rsidRDefault="00CF6AA0" w:rsidP="00A867F6">
      <w:pPr>
        <w:spacing w:line="360" w:lineRule="auto"/>
      </w:pPr>
    </w:p>
    <w:p w14:paraId="3F77636F" w14:textId="77777777" w:rsidR="00770253" w:rsidRDefault="00E03E44" w:rsidP="00A867F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errors that were encountered during the development of</w:t>
      </w:r>
      <w:r w:rsidR="00770253">
        <w:rPr>
          <w:rFonts w:ascii="Times New Roman" w:eastAsia="Times New Roman" w:hAnsi="Times New Roman" w:cs="Times New Roman"/>
          <w:bCs/>
          <w:sz w:val="24"/>
          <w:szCs w:val="24"/>
        </w:rPr>
        <w:t xml:space="preserve"> the applications were fixed and are detailed below.</w:t>
      </w:r>
    </w:p>
    <w:p w14:paraId="59C711FB" w14:textId="77777777" w:rsidR="004A0D0E" w:rsidRDefault="004A0D0E" w:rsidP="00A867F6">
      <w:pPr>
        <w:spacing w:line="360" w:lineRule="auto"/>
        <w:jc w:val="both"/>
        <w:rPr>
          <w:rFonts w:ascii="Times New Roman" w:eastAsia="Times New Roman" w:hAnsi="Times New Roman" w:cs="Times New Roman"/>
          <w:bCs/>
          <w:sz w:val="24"/>
          <w:szCs w:val="24"/>
        </w:rPr>
      </w:pPr>
    </w:p>
    <w:p w14:paraId="08B32179" w14:textId="77777777" w:rsidR="004A0D0E" w:rsidRDefault="004A0D0E" w:rsidP="00A867F6">
      <w:pPr>
        <w:spacing w:after="200" w:line="360" w:lineRule="auto"/>
        <w:ind w:right="216"/>
        <w:jc w:val="both"/>
        <w:rPr>
          <w:rFonts w:ascii="Times New Roman" w:eastAsia="Times New Roman" w:hAnsi="Times New Roman" w:cs="Times New Roman"/>
          <w:b/>
          <w:color w:val="4F81BD"/>
          <w:sz w:val="24"/>
          <w:szCs w:val="24"/>
        </w:rPr>
      </w:pPr>
      <w:r>
        <w:rPr>
          <w:rFonts w:ascii="Times New Roman" w:eastAsia="Times New Roman" w:hAnsi="Times New Roman" w:cs="Times New Roman"/>
          <w:b/>
          <w:color w:val="4F81BD"/>
          <w:sz w:val="24"/>
          <w:szCs w:val="24"/>
        </w:rPr>
        <w:t>Table 4.4</w:t>
      </w:r>
      <w:r>
        <w:rPr>
          <w:rFonts w:ascii="Times New Roman" w:eastAsia="Times New Roman" w:hAnsi="Times New Roman" w:cs="Times New Roman"/>
          <w:b/>
          <w:color w:val="4F81BD"/>
          <w:sz w:val="24"/>
          <w:szCs w:val="24"/>
        </w:rPr>
        <w:tab/>
        <w:t>Error Report and Corrections</w:t>
      </w:r>
    </w:p>
    <w:tbl>
      <w:tblPr>
        <w:tblStyle w:val="TableGrid"/>
        <w:tblW w:w="0" w:type="auto"/>
        <w:tblLook w:val="04A0" w:firstRow="1" w:lastRow="0" w:firstColumn="1" w:lastColumn="0" w:noHBand="0" w:noVBand="1"/>
      </w:tblPr>
      <w:tblGrid>
        <w:gridCol w:w="1555"/>
        <w:gridCol w:w="4678"/>
        <w:gridCol w:w="3117"/>
      </w:tblGrid>
      <w:tr w:rsidR="004A0D0E" w14:paraId="0A3C313B" w14:textId="77777777" w:rsidTr="004A0D0E">
        <w:tc>
          <w:tcPr>
            <w:tcW w:w="1555" w:type="dxa"/>
          </w:tcPr>
          <w:p w14:paraId="4D4254E5" w14:textId="70DE3279" w:rsidR="004A0D0E" w:rsidRPr="004A0D0E" w:rsidRDefault="004A0D0E" w:rsidP="00A867F6">
            <w:pPr>
              <w:spacing w:after="200" w:line="360" w:lineRule="auto"/>
              <w:ind w:right="216"/>
              <w:jc w:val="both"/>
              <w:rPr>
                <w:rFonts w:ascii="Times New Roman" w:eastAsia="Times New Roman" w:hAnsi="Times New Roman" w:cs="Times New Roman"/>
                <w:b/>
                <w:bCs/>
                <w:sz w:val="24"/>
                <w:szCs w:val="24"/>
              </w:rPr>
            </w:pPr>
            <w:r w:rsidRPr="004A0D0E">
              <w:rPr>
                <w:rFonts w:ascii="Times New Roman" w:eastAsia="Times New Roman" w:hAnsi="Times New Roman" w:cs="Times New Roman"/>
                <w:b/>
                <w:bCs/>
                <w:sz w:val="24"/>
                <w:szCs w:val="24"/>
              </w:rPr>
              <w:t>Report N</w:t>
            </w:r>
            <w:r>
              <w:rPr>
                <w:rFonts w:ascii="Times New Roman" w:eastAsia="Times New Roman" w:hAnsi="Times New Roman" w:cs="Times New Roman"/>
                <w:b/>
                <w:bCs/>
                <w:sz w:val="24"/>
                <w:szCs w:val="24"/>
              </w:rPr>
              <w:t>o.</w:t>
            </w:r>
          </w:p>
        </w:tc>
        <w:tc>
          <w:tcPr>
            <w:tcW w:w="4678" w:type="dxa"/>
          </w:tcPr>
          <w:p w14:paraId="04BFC01E" w14:textId="213F893E" w:rsidR="004A0D0E" w:rsidRPr="004A0D0E" w:rsidRDefault="004A0D0E" w:rsidP="00A867F6">
            <w:pPr>
              <w:spacing w:after="200" w:line="360" w:lineRule="auto"/>
              <w:ind w:right="216"/>
              <w:jc w:val="both"/>
              <w:rPr>
                <w:rFonts w:ascii="Times New Roman" w:eastAsia="Times New Roman" w:hAnsi="Times New Roman" w:cs="Times New Roman"/>
                <w:b/>
                <w:bCs/>
                <w:sz w:val="24"/>
                <w:szCs w:val="24"/>
              </w:rPr>
            </w:pPr>
            <w:r w:rsidRPr="004A0D0E">
              <w:rPr>
                <w:rFonts w:ascii="Times New Roman" w:eastAsia="Times New Roman" w:hAnsi="Times New Roman" w:cs="Times New Roman"/>
                <w:b/>
                <w:bCs/>
                <w:sz w:val="24"/>
                <w:szCs w:val="24"/>
              </w:rPr>
              <w:t>Error Report</w:t>
            </w:r>
          </w:p>
        </w:tc>
        <w:tc>
          <w:tcPr>
            <w:tcW w:w="3117" w:type="dxa"/>
          </w:tcPr>
          <w:p w14:paraId="4B39FA17" w14:textId="2A41E72B" w:rsidR="004A0D0E" w:rsidRPr="004A0D0E" w:rsidRDefault="004A0D0E" w:rsidP="00A867F6">
            <w:pPr>
              <w:spacing w:after="200" w:line="360" w:lineRule="auto"/>
              <w:ind w:right="216"/>
              <w:jc w:val="both"/>
              <w:rPr>
                <w:rFonts w:ascii="Times New Roman" w:eastAsia="Times New Roman" w:hAnsi="Times New Roman" w:cs="Times New Roman"/>
                <w:b/>
                <w:bCs/>
                <w:sz w:val="24"/>
                <w:szCs w:val="24"/>
              </w:rPr>
            </w:pPr>
            <w:r w:rsidRPr="004A0D0E">
              <w:rPr>
                <w:rFonts w:ascii="Times New Roman" w:eastAsia="Times New Roman" w:hAnsi="Times New Roman" w:cs="Times New Roman"/>
                <w:b/>
                <w:bCs/>
                <w:sz w:val="24"/>
                <w:szCs w:val="24"/>
              </w:rPr>
              <w:t>Correction</w:t>
            </w:r>
          </w:p>
        </w:tc>
      </w:tr>
      <w:tr w:rsidR="004A0D0E" w14:paraId="4E64C33E" w14:textId="77777777" w:rsidTr="004A0D0E">
        <w:tc>
          <w:tcPr>
            <w:tcW w:w="1555" w:type="dxa"/>
          </w:tcPr>
          <w:p w14:paraId="423954FD" w14:textId="1C24D044" w:rsidR="004A0D0E" w:rsidRDefault="00D305BC" w:rsidP="00A867F6">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RE-401</w:t>
            </w:r>
          </w:p>
        </w:tc>
        <w:tc>
          <w:tcPr>
            <w:tcW w:w="4678" w:type="dxa"/>
          </w:tcPr>
          <w:p w14:paraId="2C7E3C5D" w14:textId="29AEDE78" w:rsidR="004A0D0E" w:rsidRDefault="00176352" w:rsidP="00A867F6">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The generated password was not sending with email</w:t>
            </w:r>
          </w:p>
        </w:tc>
        <w:tc>
          <w:tcPr>
            <w:tcW w:w="3117" w:type="dxa"/>
          </w:tcPr>
          <w:p w14:paraId="01DE7615" w14:textId="0F44F73F" w:rsidR="004A0D0E" w:rsidRDefault="00176352" w:rsidP="00A867F6">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 xml:space="preserve">The solution was to make the </w:t>
            </w:r>
            <w:r w:rsidR="00A9545B">
              <w:rPr>
                <w:rFonts w:ascii="Times New Roman" w:eastAsia="Times New Roman" w:hAnsi="Times New Roman" w:cs="Times New Roman"/>
              </w:rPr>
              <w:t>asynchronous</w:t>
            </w:r>
            <w:r>
              <w:rPr>
                <w:rFonts w:ascii="Times New Roman" w:eastAsia="Times New Roman" w:hAnsi="Times New Roman" w:cs="Times New Roman"/>
              </w:rPr>
              <w:t xml:space="preserve"> function await the result of the </w:t>
            </w:r>
            <w:r w:rsidR="00A9545B">
              <w:rPr>
                <w:rFonts w:ascii="Times New Roman" w:eastAsia="Times New Roman" w:hAnsi="Times New Roman" w:cs="Times New Roman"/>
              </w:rPr>
              <w:t>generation rule</w:t>
            </w:r>
          </w:p>
        </w:tc>
      </w:tr>
      <w:tr w:rsidR="000B6F88" w14:paraId="0F52EEF4" w14:textId="77777777" w:rsidTr="004A0D0E">
        <w:tc>
          <w:tcPr>
            <w:tcW w:w="1555" w:type="dxa"/>
          </w:tcPr>
          <w:p w14:paraId="0AA30389" w14:textId="5777637A" w:rsidR="000B6F88" w:rsidRDefault="000B6F88" w:rsidP="00A867F6">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RE-402</w:t>
            </w:r>
          </w:p>
        </w:tc>
        <w:tc>
          <w:tcPr>
            <w:tcW w:w="4678" w:type="dxa"/>
          </w:tcPr>
          <w:p w14:paraId="2ACB595D" w14:textId="19ECB74D" w:rsidR="000B6F88" w:rsidRDefault="00A7371E" w:rsidP="00A867F6">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Database record not found or updating</w:t>
            </w:r>
          </w:p>
        </w:tc>
        <w:tc>
          <w:tcPr>
            <w:tcW w:w="3117" w:type="dxa"/>
          </w:tcPr>
          <w:p w14:paraId="56302046" w14:textId="6C437DCB" w:rsidR="000B6F88" w:rsidRDefault="00A7371E" w:rsidP="00A867F6">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Ensure execution awaits the query result</w:t>
            </w:r>
          </w:p>
        </w:tc>
      </w:tr>
      <w:tr w:rsidR="000B6F88" w14:paraId="27F54ED1" w14:textId="77777777" w:rsidTr="004A0D0E">
        <w:tc>
          <w:tcPr>
            <w:tcW w:w="1555" w:type="dxa"/>
          </w:tcPr>
          <w:p w14:paraId="7BA5D217" w14:textId="1481688D" w:rsidR="000B6F88" w:rsidRDefault="000B6F88" w:rsidP="00A867F6">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RE-403</w:t>
            </w:r>
          </w:p>
        </w:tc>
        <w:tc>
          <w:tcPr>
            <w:tcW w:w="4678" w:type="dxa"/>
          </w:tcPr>
          <w:p w14:paraId="2379B930" w14:textId="6024DC64" w:rsidR="000B6F88" w:rsidRDefault="000B6F88" w:rsidP="00A867F6">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Axios-Timeout Error</w:t>
            </w:r>
          </w:p>
        </w:tc>
        <w:tc>
          <w:tcPr>
            <w:tcW w:w="3117" w:type="dxa"/>
          </w:tcPr>
          <w:p w14:paraId="0FC23198" w14:textId="32F2C820" w:rsidR="000B6F88" w:rsidRDefault="000B6F88" w:rsidP="00A867F6">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Check the IP address of the computer before each build and update the code as it is dynamic</w:t>
            </w:r>
          </w:p>
        </w:tc>
      </w:tr>
      <w:tr w:rsidR="000B6F88" w14:paraId="645C6112" w14:textId="77777777" w:rsidTr="004A0D0E">
        <w:tc>
          <w:tcPr>
            <w:tcW w:w="1555" w:type="dxa"/>
          </w:tcPr>
          <w:p w14:paraId="08DD5D0E" w14:textId="7F82B90D" w:rsidR="000B6F88" w:rsidRDefault="000B6F88" w:rsidP="00A867F6">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RE-404</w:t>
            </w:r>
          </w:p>
        </w:tc>
        <w:tc>
          <w:tcPr>
            <w:tcW w:w="4678" w:type="dxa"/>
          </w:tcPr>
          <w:p w14:paraId="2F478D3F" w14:textId="50A5CB5F" w:rsidR="000B6F88" w:rsidRDefault="000B6F88" w:rsidP="00A867F6">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404- not found errors</w:t>
            </w:r>
          </w:p>
        </w:tc>
        <w:tc>
          <w:tcPr>
            <w:tcW w:w="3117" w:type="dxa"/>
          </w:tcPr>
          <w:p w14:paraId="67027556" w14:textId="0377E3BE" w:rsidR="000B6F88" w:rsidRDefault="000B6F88" w:rsidP="00A867F6">
            <w:pPr>
              <w:spacing w:after="200" w:line="360" w:lineRule="auto"/>
              <w:ind w:right="216"/>
              <w:jc w:val="both"/>
              <w:rPr>
                <w:rFonts w:ascii="Times New Roman" w:eastAsia="Times New Roman" w:hAnsi="Times New Roman" w:cs="Times New Roman"/>
              </w:rPr>
            </w:pPr>
            <w:r>
              <w:rPr>
                <w:rFonts w:ascii="Times New Roman" w:eastAsia="Times New Roman" w:hAnsi="Times New Roman" w:cs="Times New Roman"/>
              </w:rPr>
              <w:t>Ensure the Api path was correct</w:t>
            </w:r>
          </w:p>
        </w:tc>
      </w:tr>
    </w:tbl>
    <w:p w14:paraId="1FE8D4B4" w14:textId="77777777" w:rsidR="004A0D0E" w:rsidRDefault="004A0D0E" w:rsidP="00A867F6">
      <w:pPr>
        <w:spacing w:after="200" w:line="360" w:lineRule="auto"/>
        <w:ind w:right="216"/>
        <w:jc w:val="both"/>
        <w:rPr>
          <w:rFonts w:ascii="Times New Roman" w:eastAsia="Times New Roman" w:hAnsi="Times New Roman" w:cs="Times New Roman"/>
        </w:rPr>
      </w:pPr>
    </w:p>
    <w:p w14:paraId="503AA104" w14:textId="70065F00" w:rsidR="00D8548A" w:rsidRPr="00E03E44" w:rsidRDefault="00D8548A" w:rsidP="00A867F6">
      <w:pPr>
        <w:spacing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
          <w:color w:val="4F81BD"/>
          <w:sz w:val="32"/>
          <w:szCs w:val="32"/>
        </w:rPr>
        <w:br w:type="page"/>
      </w:r>
    </w:p>
    <w:p w14:paraId="514D2F03" w14:textId="77777777" w:rsidR="006118CA" w:rsidRDefault="006118CA" w:rsidP="00A867F6">
      <w:pPr>
        <w:spacing w:line="360" w:lineRule="auto"/>
        <w:jc w:val="both"/>
        <w:rPr>
          <w:rFonts w:ascii="Times New Roman" w:eastAsia="Times New Roman" w:hAnsi="Times New Roman" w:cs="Times New Roman"/>
          <w:b/>
          <w:color w:val="4F81BD"/>
          <w:sz w:val="32"/>
          <w:szCs w:val="32"/>
          <w:lang w:val="en-GB"/>
        </w:rPr>
      </w:pPr>
      <w:r w:rsidRPr="006118CA">
        <w:rPr>
          <w:rFonts w:ascii="Times New Roman" w:eastAsia="Times New Roman" w:hAnsi="Times New Roman" w:cs="Times New Roman"/>
          <w:b/>
          <w:color w:val="4F81BD"/>
          <w:sz w:val="32"/>
          <w:szCs w:val="32"/>
          <w:lang w:val="en-GB"/>
        </w:rPr>
        <w:lastRenderedPageBreak/>
        <w:t>4.6</w:t>
      </w:r>
      <w:r w:rsidRPr="006118CA">
        <w:rPr>
          <w:rFonts w:ascii="Times New Roman" w:eastAsia="Times New Roman" w:hAnsi="Times New Roman" w:cs="Times New Roman"/>
          <w:b/>
          <w:color w:val="4F81BD"/>
          <w:sz w:val="32"/>
          <w:szCs w:val="32"/>
          <w:lang w:val="en-GB"/>
        </w:rPr>
        <w:tab/>
        <w:t>Use Guide</w:t>
      </w:r>
    </w:p>
    <w:p w14:paraId="604EFA1B" w14:textId="77777777" w:rsidR="00797E8C" w:rsidRDefault="00797E8C" w:rsidP="00A867F6">
      <w:pPr>
        <w:spacing w:line="360" w:lineRule="auto"/>
        <w:jc w:val="both"/>
        <w:rPr>
          <w:rFonts w:ascii="Times New Roman" w:eastAsia="Times New Roman" w:hAnsi="Times New Roman" w:cs="Times New Roman"/>
          <w:b/>
          <w:color w:val="4F81BD"/>
          <w:sz w:val="32"/>
          <w:szCs w:val="32"/>
          <w:lang w:val="en-GB"/>
        </w:rPr>
      </w:pPr>
    </w:p>
    <w:p w14:paraId="6625BE1A" w14:textId="2F64829E" w:rsidR="00797E8C" w:rsidRPr="007E6D2A" w:rsidRDefault="00797E8C" w:rsidP="00A867F6">
      <w:pPr>
        <w:spacing w:line="360" w:lineRule="auto"/>
        <w:jc w:val="both"/>
        <w:rPr>
          <w:rFonts w:ascii="Times New Roman" w:eastAsia="Times New Roman" w:hAnsi="Times New Roman" w:cs="Times New Roman"/>
          <w:b/>
          <w:sz w:val="24"/>
          <w:szCs w:val="24"/>
          <w:lang w:val="en-GB"/>
        </w:rPr>
      </w:pPr>
      <w:r w:rsidRPr="007E6D2A">
        <w:rPr>
          <w:rFonts w:ascii="Times New Roman" w:eastAsia="Times New Roman" w:hAnsi="Times New Roman" w:cs="Times New Roman"/>
          <w:b/>
          <w:sz w:val="24"/>
          <w:szCs w:val="24"/>
          <w:lang w:val="en-GB"/>
        </w:rPr>
        <w:t>Step1:</w:t>
      </w:r>
      <w:r w:rsidR="007E6D2A">
        <w:rPr>
          <w:rFonts w:ascii="Times New Roman" w:eastAsia="Times New Roman" w:hAnsi="Times New Roman" w:cs="Times New Roman"/>
          <w:b/>
          <w:sz w:val="24"/>
          <w:szCs w:val="24"/>
          <w:lang w:val="en-GB"/>
        </w:rPr>
        <w:t xml:space="preserve"> Internet connectivity</w:t>
      </w:r>
    </w:p>
    <w:p w14:paraId="4B071D78" w14:textId="7500AB02" w:rsidR="00797E8C" w:rsidRDefault="00AA4A94" w:rsidP="00A867F6">
      <w:pPr>
        <w:spacing w:line="360" w:lineRule="auto"/>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Make sure your device has a stable internet connection</w:t>
      </w:r>
      <w:r w:rsidR="004A5E2C">
        <w:rPr>
          <w:rFonts w:ascii="Times New Roman" w:eastAsia="Times New Roman" w:hAnsi="Times New Roman" w:cs="Times New Roman"/>
          <w:bCs/>
          <w:sz w:val="24"/>
          <w:szCs w:val="24"/>
          <w:lang w:val="en-GB"/>
        </w:rPr>
        <w:t>.</w:t>
      </w:r>
    </w:p>
    <w:p w14:paraId="5E98CCE8" w14:textId="77777777" w:rsidR="00AA4A94" w:rsidRDefault="00AA4A94" w:rsidP="00A867F6">
      <w:pPr>
        <w:spacing w:line="360" w:lineRule="auto"/>
        <w:jc w:val="both"/>
        <w:rPr>
          <w:rFonts w:ascii="Times New Roman" w:eastAsia="Times New Roman" w:hAnsi="Times New Roman" w:cs="Times New Roman"/>
          <w:bCs/>
          <w:sz w:val="24"/>
          <w:szCs w:val="24"/>
          <w:lang w:val="en-GB"/>
        </w:rPr>
      </w:pPr>
    </w:p>
    <w:p w14:paraId="5D902C64" w14:textId="2A52B0C7" w:rsidR="00AA4A94" w:rsidRDefault="00AA4A94" w:rsidP="00A867F6">
      <w:pPr>
        <w:spacing w:line="360" w:lineRule="auto"/>
        <w:jc w:val="both"/>
        <w:rPr>
          <w:rFonts w:ascii="Times New Roman" w:eastAsia="Times New Roman" w:hAnsi="Times New Roman" w:cs="Times New Roman"/>
          <w:b/>
          <w:sz w:val="24"/>
          <w:szCs w:val="24"/>
          <w:lang w:val="en-GB"/>
        </w:rPr>
      </w:pPr>
      <w:r w:rsidRPr="00AA4A94">
        <w:rPr>
          <w:rFonts w:ascii="Times New Roman" w:eastAsia="Times New Roman" w:hAnsi="Times New Roman" w:cs="Times New Roman"/>
          <w:b/>
          <w:sz w:val="24"/>
          <w:szCs w:val="24"/>
          <w:lang w:val="en-GB"/>
        </w:rPr>
        <w:t>Step2:</w:t>
      </w:r>
      <w:r w:rsidR="007E6D2A">
        <w:rPr>
          <w:rFonts w:ascii="Times New Roman" w:eastAsia="Times New Roman" w:hAnsi="Times New Roman" w:cs="Times New Roman"/>
          <w:b/>
          <w:sz w:val="24"/>
          <w:szCs w:val="24"/>
          <w:lang w:val="en-GB"/>
        </w:rPr>
        <w:t xml:space="preserve"> Registration or Login</w:t>
      </w:r>
    </w:p>
    <w:p w14:paraId="6538DE8F" w14:textId="18C049CA" w:rsidR="007E6D2A" w:rsidRPr="00AA2A68" w:rsidRDefault="003A773C" w:rsidP="00A867F6">
      <w:pPr>
        <w:pStyle w:val="ListParagraph"/>
        <w:numPr>
          <w:ilvl w:val="0"/>
          <w:numId w:val="26"/>
        </w:numPr>
        <w:spacing w:line="360" w:lineRule="auto"/>
        <w:jc w:val="both"/>
        <w:rPr>
          <w:rFonts w:ascii="Times New Roman" w:eastAsia="Times New Roman" w:hAnsi="Times New Roman" w:cs="Times New Roman"/>
          <w:bCs/>
          <w:sz w:val="24"/>
          <w:szCs w:val="24"/>
          <w:lang w:val="en-GB"/>
        </w:rPr>
      </w:pPr>
      <w:r w:rsidRPr="00AA2A68">
        <w:rPr>
          <w:rFonts w:ascii="Times New Roman" w:eastAsia="Times New Roman" w:hAnsi="Times New Roman" w:cs="Times New Roman"/>
          <w:bCs/>
          <w:sz w:val="24"/>
          <w:szCs w:val="24"/>
          <w:lang w:val="en-GB"/>
        </w:rPr>
        <w:t xml:space="preserve">New members </w:t>
      </w:r>
      <w:r w:rsidR="0012000B" w:rsidRPr="00AA2A68">
        <w:rPr>
          <w:rFonts w:ascii="Times New Roman" w:eastAsia="Times New Roman" w:hAnsi="Times New Roman" w:cs="Times New Roman"/>
          <w:bCs/>
          <w:sz w:val="24"/>
          <w:szCs w:val="24"/>
          <w:lang w:val="en-GB"/>
        </w:rPr>
        <w:t>should be</w:t>
      </w:r>
      <w:r w:rsidR="002F4389" w:rsidRPr="00AA2A68">
        <w:rPr>
          <w:rFonts w:ascii="Times New Roman" w:eastAsia="Times New Roman" w:hAnsi="Times New Roman" w:cs="Times New Roman"/>
          <w:bCs/>
          <w:sz w:val="24"/>
          <w:szCs w:val="24"/>
          <w:lang w:val="en-GB"/>
        </w:rPr>
        <w:t xml:space="preserve"> full in the registration form with valid registration details and check their emails regularly </w:t>
      </w:r>
      <w:r w:rsidR="004A5E2C" w:rsidRPr="00AA2A68">
        <w:rPr>
          <w:rFonts w:ascii="Times New Roman" w:eastAsia="Times New Roman" w:hAnsi="Times New Roman" w:cs="Times New Roman"/>
          <w:bCs/>
          <w:sz w:val="24"/>
          <w:szCs w:val="24"/>
          <w:lang w:val="en-GB"/>
        </w:rPr>
        <w:t>for confirmation</w:t>
      </w:r>
      <w:r w:rsidR="002F4389" w:rsidRPr="00AA2A68">
        <w:rPr>
          <w:rFonts w:ascii="Times New Roman" w:eastAsia="Times New Roman" w:hAnsi="Times New Roman" w:cs="Times New Roman"/>
          <w:bCs/>
          <w:sz w:val="24"/>
          <w:szCs w:val="24"/>
          <w:lang w:val="en-GB"/>
        </w:rPr>
        <w:t xml:space="preserve"> with password or rejection emails.</w:t>
      </w:r>
    </w:p>
    <w:p w14:paraId="508B9C11" w14:textId="77777777" w:rsidR="00692083" w:rsidRDefault="00692083" w:rsidP="00A867F6">
      <w:pPr>
        <w:spacing w:line="360" w:lineRule="auto"/>
        <w:jc w:val="both"/>
        <w:rPr>
          <w:rFonts w:ascii="Times New Roman" w:eastAsia="Times New Roman" w:hAnsi="Times New Roman" w:cs="Times New Roman"/>
          <w:bCs/>
          <w:sz w:val="24"/>
          <w:szCs w:val="24"/>
          <w:lang w:val="en-GB"/>
        </w:rPr>
      </w:pPr>
    </w:p>
    <w:p w14:paraId="6DEEE8DA" w14:textId="100C4F72" w:rsidR="002F4389" w:rsidRPr="00AA2A68" w:rsidRDefault="002F4389" w:rsidP="00A867F6">
      <w:pPr>
        <w:pStyle w:val="ListParagraph"/>
        <w:numPr>
          <w:ilvl w:val="0"/>
          <w:numId w:val="26"/>
        </w:numPr>
        <w:spacing w:line="360" w:lineRule="auto"/>
        <w:jc w:val="both"/>
        <w:rPr>
          <w:rFonts w:ascii="Times New Roman" w:eastAsia="Times New Roman" w:hAnsi="Times New Roman" w:cs="Times New Roman"/>
          <w:bCs/>
          <w:sz w:val="24"/>
          <w:szCs w:val="24"/>
          <w:lang w:val="en-GB"/>
        </w:rPr>
      </w:pPr>
      <w:r w:rsidRPr="00AA2A68">
        <w:rPr>
          <w:rFonts w:ascii="Times New Roman" w:eastAsia="Times New Roman" w:hAnsi="Times New Roman" w:cs="Times New Roman"/>
          <w:bCs/>
          <w:sz w:val="24"/>
          <w:szCs w:val="24"/>
          <w:lang w:val="en-GB"/>
        </w:rPr>
        <w:t xml:space="preserve">Returning users should fill in the login form with </w:t>
      </w:r>
      <w:r w:rsidR="004A5E2C" w:rsidRPr="00AA2A68">
        <w:rPr>
          <w:rFonts w:ascii="Times New Roman" w:eastAsia="Times New Roman" w:hAnsi="Times New Roman" w:cs="Times New Roman"/>
          <w:bCs/>
          <w:sz w:val="24"/>
          <w:szCs w:val="24"/>
          <w:lang w:val="en-GB"/>
        </w:rPr>
        <w:t>va</w:t>
      </w:r>
      <w:r w:rsidR="007D54BA" w:rsidRPr="00AA2A68">
        <w:rPr>
          <w:rFonts w:ascii="Times New Roman" w:eastAsia="Times New Roman" w:hAnsi="Times New Roman" w:cs="Times New Roman"/>
          <w:bCs/>
          <w:sz w:val="24"/>
          <w:szCs w:val="24"/>
          <w:lang w:val="en-GB"/>
        </w:rPr>
        <w:t>lid login details</w:t>
      </w:r>
      <w:r w:rsidR="00692083" w:rsidRPr="00AA2A68">
        <w:rPr>
          <w:rFonts w:ascii="Times New Roman" w:eastAsia="Times New Roman" w:hAnsi="Times New Roman" w:cs="Times New Roman"/>
          <w:bCs/>
          <w:sz w:val="24"/>
          <w:szCs w:val="24"/>
          <w:lang w:val="en-GB"/>
        </w:rPr>
        <w:t xml:space="preserve"> to gain access to the system</w:t>
      </w:r>
      <w:r w:rsidR="00751CF2">
        <w:rPr>
          <w:rFonts w:ascii="Times New Roman" w:eastAsia="Times New Roman" w:hAnsi="Times New Roman" w:cs="Times New Roman"/>
          <w:bCs/>
          <w:sz w:val="24"/>
          <w:szCs w:val="24"/>
          <w:lang w:val="en-GB"/>
        </w:rPr>
        <w:t>.</w:t>
      </w:r>
    </w:p>
    <w:p w14:paraId="6E2B22C2" w14:textId="77777777" w:rsidR="00692083" w:rsidRDefault="00692083" w:rsidP="00A867F6">
      <w:pPr>
        <w:spacing w:line="360" w:lineRule="auto"/>
        <w:jc w:val="both"/>
        <w:rPr>
          <w:rFonts w:ascii="Times New Roman" w:eastAsia="Times New Roman" w:hAnsi="Times New Roman" w:cs="Times New Roman"/>
          <w:bCs/>
          <w:sz w:val="24"/>
          <w:szCs w:val="24"/>
          <w:lang w:val="en-GB"/>
        </w:rPr>
      </w:pPr>
    </w:p>
    <w:p w14:paraId="08AB9D2E" w14:textId="7472F9EF" w:rsidR="00692083" w:rsidRPr="00AA2A68" w:rsidRDefault="00692083" w:rsidP="00A867F6">
      <w:pPr>
        <w:pStyle w:val="ListParagraph"/>
        <w:numPr>
          <w:ilvl w:val="0"/>
          <w:numId w:val="26"/>
        </w:numPr>
        <w:spacing w:line="360" w:lineRule="auto"/>
        <w:jc w:val="both"/>
        <w:rPr>
          <w:rFonts w:ascii="Times New Roman" w:eastAsia="Times New Roman" w:hAnsi="Times New Roman" w:cs="Times New Roman"/>
          <w:bCs/>
          <w:sz w:val="24"/>
          <w:szCs w:val="24"/>
          <w:lang w:val="en-GB"/>
        </w:rPr>
      </w:pPr>
      <w:r w:rsidRPr="00AA2A68">
        <w:rPr>
          <w:rFonts w:ascii="Times New Roman" w:eastAsia="Times New Roman" w:hAnsi="Times New Roman" w:cs="Times New Roman"/>
          <w:bCs/>
          <w:sz w:val="24"/>
          <w:szCs w:val="24"/>
          <w:lang w:val="en-GB"/>
        </w:rPr>
        <w:t>The admin should login on the web app with their valid login information.</w:t>
      </w:r>
    </w:p>
    <w:p w14:paraId="7832BC86" w14:textId="77777777" w:rsidR="00692083" w:rsidRDefault="00692083" w:rsidP="00A867F6">
      <w:pPr>
        <w:spacing w:line="360" w:lineRule="auto"/>
        <w:jc w:val="both"/>
        <w:rPr>
          <w:rFonts w:ascii="Times New Roman" w:eastAsia="Times New Roman" w:hAnsi="Times New Roman" w:cs="Times New Roman"/>
          <w:bCs/>
          <w:sz w:val="24"/>
          <w:szCs w:val="24"/>
          <w:lang w:val="en-GB"/>
        </w:rPr>
      </w:pPr>
    </w:p>
    <w:p w14:paraId="78C6A4AB" w14:textId="4E1363C6" w:rsidR="00692083" w:rsidRPr="00692083" w:rsidRDefault="00692083" w:rsidP="00A867F6">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 xml:space="preserve">Step3: </w:t>
      </w:r>
      <w:r w:rsidR="00AA2A68">
        <w:rPr>
          <w:rFonts w:ascii="Times New Roman" w:eastAsia="Times New Roman" w:hAnsi="Times New Roman" w:cs="Times New Roman"/>
          <w:b/>
          <w:sz w:val="24"/>
          <w:szCs w:val="24"/>
          <w:lang w:val="en-GB"/>
        </w:rPr>
        <w:t>Homepage</w:t>
      </w:r>
      <w:r>
        <w:rPr>
          <w:rFonts w:ascii="Times New Roman" w:eastAsia="Times New Roman" w:hAnsi="Times New Roman" w:cs="Times New Roman"/>
          <w:b/>
          <w:sz w:val="24"/>
          <w:szCs w:val="24"/>
          <w:lang w:val="en-GB"/>
        </w:rPr>
        <w:t>/Dashboard</w:t>
      </w:r>
    </w:p>
    <w:p w14:paraId="2E103EE8" w14:textId="73C8E313" w:rsidR="00692083" w:rsidRDefault="00692083" w:rsidP="00A867F6">
      <w:pPr>
        <w:spacing w:line="360" w:lineRule="auto"/>
        <w:jc w:val="both"/>
        <w:rPr>
          <w:rFonts w:ascii="Times New Roman" w:eastAsia="Times New Roman" w:hAnsi="Times New Roman" w:cs="Times New Roman"/>
          <w:bCs/>
          <w:sz w:val="24"/>
          <w:szCs w:val="24"/>
          <w:lang w:val="en-GB"/>
        </w:rPr>
      </w:pPr>
    </w:p>
    <w:p w14:paraId="5D3AA612" w14:textId="343F3B11" w:rsidR="00AA2A68" w:rsidRPr="003D58D9" w:rsidRDefault="00AA2A68" w:rsidP="00A867F6">
      <w:pPr>
        <w:spacing w:line="360" w:lineRule="auto"/>
        <w:ind w:left="360"/>
        <w:jc w:val="both"/>
        <w:rPr>
          <w:rFonts w:ascii="Times New Roman" w:eastAsia="Times New Roman" w:hAnsi="Times New Roman" w:cs="Times New Roman"/>
          <w:b/>
          <w:sz w:val="24"/>
          <w:szCs w:val="24"/>
          <w:lang w:val="en-GB"/>
        </w:rPr>
      </w:pPr>
      <w:r w:rsidRPr="003D58D9">
        <w:rPr>
          <w:rFonts w:ascii="Times New Roman" w:eastAsia="Times New Roman" w:hAnsi="Times New Roman" w:cs="Times New Roman"/>
          <w:b/>
          <w:sz w:val="24"/>
          <w:szCs w:val="24"/>
          <w:lang w:val="en-GB"/>
        </w:rPr>
        <w:t>For all members (Executive Inclusive)</w:t>
      </w:r>
    </w:p>
    <w:p w14:paraId="6FA50727" w14:textId="43507658" w:rsidR="00AA2A68" w:rsidRDefault="00AA2A68" w:rsidP="00A867F6">
      <w:pPr>
        <w:pStyle w:val="ListParagraph"/>
        <w:numPr>
          <w:ilvl w:val="0"/>
          <w:numId w:val="27"/>
        </w:numPr>
        <w:spacing w:line="360" w:lineRule="auto"/>
        <w:ind w:left="1440"/>
        <w:jc w:val="both"/>
        <w:rPr>
          <w:rFonts w:ascii="Times New Roman" w:eastAsia="Times New Roman" w:hAnsi="Times New Roman" w:cs="Times New Roman"/>
          <w:bCs/>
          <w:sz w:val="24"/>
          <w:szCs w:val="24"/>
          <w:lang w:val="en-GB"/>
        </w:rPr>
      </w:pPr>
      <w:r w:rsidRPr="003D58D9">
        <w:rPr>
          <w:rFonts w:ascii="Times New Roman" w:eastAsia="Times New Roman" w:hAnsi="Times New Roman" w:cs="Times New Roman"/>
          <w:bCs/>
          <w:sz w:val="24"/>
          <w:szCs w:val="24"/>
          <w:lang w:val="en-GB"/>
        </w:rPr>
        <w:t xml:space="preserve">Click the three dots at the top left corner </w:t>
      </w:r>
      <w:r w:rsidR="001C4C4C" w:rsidRPr="003D58D9">
        <w:rPr>
          <w:rFonts w:ascii="Times New Roman" w:eastAsia="Times New Roman" w:hAnsi="Times New Roman" w:cs="Times New Roman"/>
          <w:bCs/>
          <w:sz w:val="24"/>
          <w:szCs w:val="24"/>
          <w:lang w:val="en-GB"/>
        </w:rPr>
        <w:t>to get to mortgage, see your loan status or log out</w:t>
      </w:r>
      <w:r w:rsidR="00751CF2">
        <w:rPr>
          <w:rFonts w:ascii="Times New Roman" w:eastAsia="Times New Roman" w:hAnsi="Times New Roman" w:cs="Times New Roman"/>
          <w:bCs/>
          <w:sz w:val="24"/>
          <w:szCs w:val="24"/>
          <w:lang w:val="en-GB"/>
        </w:rPr>
        <w:t>.</w:t>
      </w:r>
    </w:p>
    <w:p w14:paraId="05DC3DA0" w14:textId="1A176F0F" w:rsidR="003D58D9" w:rsidRDefault="0047097C" w:rsidP="00A867F6">
      <w:pPr>
        <w:pStyle w:val="ListParagraph"/>
        <w:numPr>
          <w:ilvl w:val="0"/>
          <w:numId w:val="27"/>
        </w:numPr>
        <w:spacing w:line="360" w:lineRule="auto"/>
        <w:ind w:left="144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Click the hide icon to hide either loan or savings balance</w:t>
      </w:r>
      <w:r w:rsidR="00751CF2">
        <w:rPr>
          <w:rFonts w:ascii="Times New Roman" w:eastAsia="Times New Roman" w:hAnsi="Times New Roman" w:cs="Times New Roman"/>
          <w:bCs/>
          <w:sz w:val="24"/>
          <w:szCs w:val="24"/>
          <w:lang w:val="en-GB"/>
        </w:rPr>
        <w:t>.</w:t>
      </w:r>
    </w:p>
    <w:p w14:paraId="6066980C" w14:textId="41B2E177" w:rsidR="00751CF2" w:rsidRPr="003D58D9" w:rsidRDefault="00751CF2" w:rsidP="00A867F6">
      <w:pPr>
        <w:pStyle w:val="ListParagraph"/>
        <w:numPr>
          <w:ilvl w:val="0"/>
          <w:numId w:val="27"/>
        </w:numPr>
        <w:spacing w:line="360" w:lineRule="auto"/>
        <w:ind w:left="144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Click on the activities link to see all activities.</w:t>
      </w:r>
    </w:p>
    <w:p w14:paraId="540828D6" w14:textId="77777777" w:rsidR="003D58D9" w:rsidRDefault="003D58D9" w:rsidP="00A867F6">
      <w:pPr>
        <w:spacing w:line="360" w:lineRule="auto"/>
        <w:ind w:left="360"/>
        <w:jc w:val="both"/>
        <w:rPr>
          <w:rFonts w:ascii="Times New Roman" w:eastAsia="Times New Roman" w:hAnsi="Times New Roman" w:cs="Times New Roman"/>
          <w:bCs/>
          <w:sz w:val="24"/>
          <w:szCs w:val="24"/>
          <w:lang w:val="en-GB"/>
        </w:rPr>
      </w:pPr>
    </w:p>
    <w:p w14:paraId="7DF824C7" w14:textId="31C7A195" w:rsidR="003D58D9" w:rsidRDefault="003D58D9" w:rsidP="00A867F6">
      <w:pPr>
        <w:spacing w:line="360" w:lineRule="auto"/>
        <w:ind w:left="360"/>
        <w:jc w:val="both"/>
        <w:rPr>
          <w:rFonts w:ascii="Times New Roman" w:eastAsia="Times New Roman" w:hAnsi="Times New Roman" w:cs="Times New Roman"/>
          <w:b/>
          <w:sz w:val="24"/>
          <w:szCs w:val="24"/>
          <w:lang w:val="en-GB"/>
        </w:rPr>
      </w:pPr>
      <w:r w:rsidRPr="003D58D9">
        <w:rPr>
          <w:rFonts w:ascii="Times New Roman" w:eastAsia="Times New Roman" w:hAnsi="Times New Roman" w:cs="Times New Roman"/>
          <w:b/>
          <w:sz w:val="24"/>
          <w:szCs w:val="24"/>
          <w:lang w:val="en-GB"/>
        </w:rPr>
        <w:t>For Executives only (Regular members exclusive)</w:t>
      </w:r>
    </w:p>
    <w:p w14:paraId="512A6F12" w14:textId="00D8F513" w:rsidR="003D58D9" w:rsidRPr="003D58D9" w:rsidRDefault="003D58D9" w:rsidP="00A867F6">
      <w:pPr>
        <w:pStyle w:val="ListParagraph"/>
        <w:numPr>
          <w:ilvl w:val="0"/>
          <w:numId w:val="28"/>
        </w:numPr>
        <w:spacing w:line="360" w:lineRule="auto"/>
        <w:ind w:left="1440"/>
        <w:jc w:val="both"/>
        <w:rPr>
          <w:rFonts w:ascii="Times New Roman" w:eastAsia="Times New Roman" w:hAnsi="Times New Roman" w:cs="Times New Roman"/>
          <w:bCs/>
          <w:sz w:val="24"/>
          <w:szCs w:val="24"/>
          <w:lang w:val="en-GB"/>
        </w:rPr>
      </w:pPr>
      <w:r w:rsidRPr="003D58D9">
        <w:rPr>
          <w:rFonts w:ascii="Times New Roman" w:eastAsia="Times New Roman" w:hAnsi="Times New Roman" w:cs="Times New Roman"/>
          <w:bCs/>
          <w:sz w:val="24"/>
          <w:szCs w:val="24"/>
          <w:lang w:val="en-GB"/>
        </w:rPr>
        <w:t xml:space="preserve">Click the three dots at the top left corner to get to </w:t>
      </w:r>
      <w:r>
        <w:rPr>
          <w:rFonts w:ascii="Times New Roman" w:eastAsia="Times New Roman" w:hAnsi="Times New Roman" w:cs="Times New Roman"/>
          <w:bCs/>
          <w:sz w:val="24"/>
          <w:szCs w:val="24"/>
          <w:lang w:val="en-GB"/>
        </w:rPr>
        <w:t>see all loan requests and registration requests</w:t>
      </w:r>
      <w:r w:rsidR="00751CF2">
        <w:rPr>
          <w:rFonts w:ascii="Times New Roman" w:eastAsia="Times New Roman" w:hAnsi="Times New Roman" w:cs="Times New Roman"/>
          <w:bCs/>
          <w:sz w:val="24"/>
          <w:szCs w:val="24"/>
          <w:lang w:val="en-GB"/>
        </w:rPr>
        <w:t>.</w:t>
      </w:r>
    </w:p>
    <w:p w14:paraId="629A3685" w14:textId="77777777" w:rsidR="003D58D9" w:rsidRPr="003D58D9" w:rsidRDefault="003D58D9" w:rsidP="00A867F6">
      <w:pPr>
        <w:spacing w:line="360" w:lineRule="auto"/>
        <w:jc w:val="both"/>
        <w:rPr>
          <w:rFonts w:ascii="Times New Roman" w:eastAsia="Times New Roman" w:hAnsi="Times New Roman" w:cs="Times New Roman"/>
          <w:b/>
          <w:sz w:val="24"/>
          <w:szCs w:val="24"/>
          <w:lang w:val="en-GB"/>
        </w:rPr>
      </w:pPr>
    </w:p>
    <w:p w14:paraId="344DACD3" w14:textId="4542C3CC" w:rsidR="00D8548A" w:rsidRDefault="00751CF2" w:rsidP="00A867F6">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Step4: Loan request page</w:t>
      </w:r>
    </w:p>
    <w:p w14:paraId="53666D6D" w14:textId="77777777" w:rsidR="00324370" w:rsidRPr="00324370" w:rsidRDefault="00324370" w:rsidP="00A867F6">
      <w:pPr>
        <w:spacing w:line="360" w:lineRule="auto"/>
        <w:jc w:val="both"/>
        <w:rPr>
          <w:rFonts w:ascii="Times New Roman" w:eastAsia="Times New Roman" w:hAnsi="Times New Roman" w:cs="Times New Roman"/>
          <w:b/>
          <w:sz w:val="24"/>
          <w:szCs w:val="24"/>
          <w:lang w:val="en-GB"/>
        </w:rPr>
      </w:pPr>
    </w:p>
    <w:p w14:paraId="1221AE23" w14:textId="28173476" w:rsidR="00751CF2" w:rsidRPr="00324370" w:rsidRDefault="00324370" w:rsidP="00A867F6">
      <w:pPr>
        <w:spacing w:line="360" w:lineRule="auto"/>
        <w:jc w:val="both"/>
        <w:rPr>
          <w:rFonts w:ascii="Times New Roman" w:eastAsia="Times New Roman" w:hAnsi="Times New Roman" w:cs="Times New Roman"/>
          <w:b/>
          <w:sz w:val="24"/>
          <w:szCs w:val="24"/>
          <w:lang w:val="en-GB"/>
        </w:rPr>
      </w:pPr>
      <w:r w:rsidRPr="00324370">
        <w:rPr>
          <w:rFonts w:ascii="Times New Roman" w:eastAsia="Times New Roman" w:hAnsi="Times New Roman" w:cs="Times New Roman"/>
          <w:b/>
          <w:sz w:val="24"/>
          <w:szCs w:val="24"/>
          <w:lang w:val="en-GB"/>
        </w:rPr>
        <w:t>For members with at least 5000 in savings</w:t>
      </w:r>
    </w:p>
    <w:p w14:paraId="09E12D39" w14:textId="43076F67" w:rsidR="00324370" w:rsidRPr="00324370" w:rsidRDefault="00324370" w:rsidP="00A867F6">
      <w:pPr>
        <w:pStyle w:val="ListParagraph"/>
        <w:numPr>
          <w:ilvl w:val="0"/>
          <w:numId w:val="29"/>
        </w:numPr>
        <w:spacing w:line="360" w:lineRule="auto"/>
        <w:jc w:val="both"/>
        <w:rPr>
          <w:rFonts w:ascii="Times New Roman" w:eastAsia="Times New Roman" w:hAnsi="Times New Roman" w:cs="Times New Roman"/>
          <w:bCs/>
          <w:sz w:val="24"/>
          <w:szCs w:val="24"/>
          <w:lang w:val="en-GB"/>
        </w:rPr>
      </w:pPr>
      <w:r w:rsidRPr="00324370">
        <w:rPr>
          <w:rFonts w:ascii="Times New Roman" w:eastAsia="Times New Roman" w:hAnsi="Times New Roman" w:cs="Times New Roman"/>
          <w:bCs/>
          <w:sz w:val="24"/>
          <w:szCs w:val="24"/>
          <w:lang w:val="en-GB"/>
        </w:rPr>
        <w:t>Fill the loan request form with valid details</w:t>
      </w:r>
    </w:p>
    <w:p w14:paraId="08199BA7" w14:textId="59B92D58" w:rsidR="00324370" w:rsidRPr="00324370" w:rsidRDefault="00324370" w:rsidP="00A867F6">
      <w:pPr>
        <w:pStyle w:val="ListParagraph"/>
        <w:numPr>
          <w:ilvl w:val="0"/>
          <w:numId w:val="29"/>
        </w:numPr>
        <w:spacing w:line="360" w:lineRule="auto"/>
        <w:jc w:val="both"/>
        <w:rPr>
          <w:rFonts w:ascii="Times New Roman" w:eastAsia="Times New Roman" w:hAnsi="Times New Roman" w:cs="Times New Roman"/>
          <w:bCs/>
          <w:sz w:val="24"/>
          <w:szCs w:val="24"/>
          <w:lang w:val="en-GB"/>
        </w:rPr>
      </w:pPr>
      <w:r w:rsidRPr="00324370">
        <w:rPr>
          <w:rFonts w:ascii="Times New Roman" w:eastAsia="Times New Roman" w:hAnsi="Times New Roman" w:cs="Times New Roman"/>
          <w:bCs/>
          <w:sz w:val="24"/>
          <w:szCs w:val="24"/>
          <w:lang w:val="en-GB"/>
        </w:rPr>
        <w:lastRenderedPageBreak/>
        <w:t>Check interest before filling out the form</w:t>
      </w:r>
    </w:p>
    <w:p w14:paraId="14AC10C8" w14:textId="72A77C66" w:rsidR="00324370" w:rsidRDefault="00324370" w:rsidP="00A867F6">
      <w:pPr>
        <w:pStyle w:val="ListParagraph"/>
        <w:numPr>
          <w:ilvl w:val="0"/>
          <w:numId w:val="29"/>
        </w:numPr>
        <w:spacing w:line="360" w:lineRule="auto"/>
        <w:jc w:val="both"/>
        <w:rPr>
          <w:rFonts w:ascii="Times New Roman" w:eastAsia="Times New Roman" w:hAnsi="Times New Roman" w:cs="Times New Roman"/>
          <w:bCs/>
          <w:sz w:val="24"/>
          <w:szCs w:val="24"/>
          <w:lang w:val="en-GB"/>
        </w:rPr>
      </w:pPr>
      <w:r w:rsidRPr="00324370">
        <w:rPr>
          <w:rFonts w:ascii="Times New Roman" w:eastAsia="Times New Roman" w:hAnsi="Times New Roman" w:cs="Times New Roman"/>
          <w:bCs/>
          <w:sz w:val="24"/>
          <w:szCs w:val="24"/>
          <w:lang w:val="en-GB"/>
        </w:rPr>
        <w:t>Click the “submit” button to send form to executive</w:t>
      </w:r>
    </w:p>
    <w:p w14:paraId="7BE93EDF" w14:textId="77777777" w:rsidR="00324370" w:rsidRDefault="00324370" w:rsidP="00A867F6">
      <w:pPr>
        <w:spacing w:line="360" w:lineRule="auto"/>
        <w:jc w:val="both"/>
        <w:rPr>
          <w:rFonts w:ascii="Times New Roman" w:eastAsia="Times New Roman" w:hAnsi="Times New Roman" w:cs="Times New Roman"/>
          <w:bCs/>
          <w:sz w:val="24"/>
          <w:szCs w:val="24"/>
          <w:lang w:val="en-GB"/>
        </w:rPr>
      </w:pPr>
    </w:p>
    <w:p w14:paraId="26BAEB41" w14:textId="2AA3FC9B" w:rsidR="00324370" w:rsidRDefault="00324370" w:rsidP="00A867F6">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w:t>
      </w:r>
      <w:r w:rsidR="00D43291">
        <w:rPr>
          <w:rFonts w:ascii="Times New Roman" w:eastAsia="Times New Roman" w:hAnsi="Times New Roman" w:cs="Times New Roman"/>
          <w:b/>
          <w:sz w:val="24"/>
          <w:szCs w:val="24"/>
          <w:lang w:val="en-GB"/>
        </w:rPr>
        <w:t>5</w:t>
      </w:r>
      <w:r>
        <w:rPr>
          <w:rFonts w:ascii="Times New Roman" w:eastAsia="Times New Roman" w:hAnsi="Times New Roman" w:cs="Times New Roman"/>
          <w:b/>
          <w:sz w:val="24"/>
          <w:szCs w:val="24"/>
          <w:lang w:val="en-GB"/>
        </w:rPr>
        <w:t xml:space="preserve"> </w:t>
      </w:r>
      <w:r w:rsidR="00D43291">
        <w:rPr>
          <w:rFonts w:ascii="Times New Roman" w:eastAsia="Times New Roman" w:hAnsi="Times New Roman" w:cs="Times New Roman"/>
          <w:b/>
          <w:sz w:val="24"/>
          <w:szCs w:val="24"/>
          <w:lang w:val="en-GB"/>
        </w:rPr>
        <w:t xml:space="preserve">All </w:t>
      </w:r>
      <w:r w:rsidR="007C5831">
        <w:rPr>
          <w:rFonts w:ascii="Times New Roman" w:eastAsia="Times New Roman" w:hAnsi="Times New Roman" w:cs="Times New Roman"/>
          <w:b/>
          <w:sz w:val="24"/>
          <w:szCs w:val="24"/>
          <w:lang w:val="en-GB"/>
        </w:rPr>
        <w:t>activities</w:t>
      </w:r>
    </w:p>
    <w:p w14:paraId="71AD76FE" w14:textId="77777777" w:rsidR="00324370" w:rsidRDefault="00324370" w:rsidP="00A867F6">
      <w:pPr>
        <w:spacing w:line="360" w:lineRule="auto"/>
        <w:jc w:val="both"/>
        <w:rPr>
          <w:rFonts w:ascii="Times New Roman" w:eastAsia="Times New Roman" w:hAnsi="Times New Roman" w:cs="Times New Roman"/>
          <w:bCs/>
          <w:sz w:val="24"/>
          <w:szCs w:val="24"/>
          <w:lang w:val="en-GB"/>
        </w:rPr>
      </w:pPr>
    </w:p>
    <w:p w14:paraId="5F3DE2A4" w14:textId="310AB154" w:rsidR="007C5831" w:rsidRPr="007B7F6B" w:rsidRDefault="007C5831" w:rsidP="00A867F6">
      <w:pPr>
        <w:pStyle w:val="ListParagraph"/>
        <w:numPr>
          <w:ilvl w:val="0"/>
          <w:numId w:val="30"/>
        </w:numPr>
        <w:spacing w:line="360" w:lineRule="auto"/>
        <w:jc w:val="both"/>
        <w:rPr>
          <w:rFonts w:ascii="Times New Roman" w:eastAsia="Times New Roman" w:hAnsi="Times New Roman" w:cs="Times New Roman"/>
          <w:bCs/>
          <w:sz w:val="24"/>
          <w:szCs w:val="24"/>
          <w:lang w:val="en-GB"/>
        </w:rPr>
      </w:pPr>
      <w:r w:rsidRPr="007B7F6B">
        <w:rPr>
          <w:rFonts w:ascii="Times New Roman" w:eastAsia="Times New Roman" w:hAnsi="Times New Roman" w:cs="Times New Roman"/>
          <w:bCs/>
          <w:sz w:val="24"/>
          <w:szCs w:val="24"/>
          <w:lang w:val="en-GB"/>
        </w:rPr>
        <w:t>Click “Activities” from the navigation bar to see all activities performed on the account</w:t>
      </w:r>
    </w:p>
    <w:p w14:paraId="2F68F977" w14:textId="7225A434" w:rsidR="007C5831" w:rsidRDefault="007B7F6B" w:rsidP="00A867F6">
      <w:pPr>
        <w:pStyle w:val="ListParagraph"/>
        <w:numPr>
          <w:ilvl w:val="0"/>
          <w:numId w:val="30"/>
        </w:numPr>
        <w:spacing w:line="360" w:lineRule="auto"/>
        <w:jc w:val="both"/>
        <w:rPr>
          <w:rFonts w:ascii="Times New Roman" w:eastAsia="Times New Roman" w:hAnsi="Times New Roman" w:cs="Times New Roman"/>
          <w:bCs/>
          <w:sz w:val="24"/>
          <w:szCs w:val="24"/>
          <w:lang w:val="en-GB"/>
        </w:rPr>
      </w:pPr>
      <w:r w:rsidRPr="007B7F6B">
        <w:rPr>
          <w:rFonts w:ascii="Times New Roman" w:eastAsia="Times New Roman" w:hAnsi="Times New Roman" w:cs="Times New Roman"/>
          <w:bCs/>
          <w:sz w:val="24"/>
          <w:szCs w:val="24"/>
          <w:lang w:val="en-GB"/>
        </w:rPr>
        <w:t>Scroll to see older activities sorted by date</w:t>
      </w:r>
    </w:p>
    <w:p w14:paraId="7980A597" w14:textId="77777777" w:rsidR="007B7F6B" w:rsidRDefault="007B7F6B" w:rsidP="00A867F6">
      <w:pPr>
        <w:spacing w:line="360" w:lineRule="auto"/>
        <w:jc w:val="both"/>
        <w:rPr>
          <w:rFonts w:ascii="Times New Roman" w:eastAsia="Times New Roman" w:hAnsi="Times New Roman" w:cs="Times New Roman"/>
          <w:bCs/>
          <w:sz w:val="24"/>
          <w:szCs w:val="24"/>
          <w:lang w:val="en-GB"/>
        </w:rPr>
      </w:pPr>
    </w:p>
    <w:p w14:paraId="214A272F" w14:textId="17FB9676" w:rsidR="007B7F6B" w:rsidRDefault="007B7F6B" w:rsidP="00A867F6">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Step6: Profile page</w:t>
      </w:r>
    </w:p>
    <w:p w14:paraId="72D40EB3" w14:textId="09C5B8D8" w:rsidR="007B7F6B" w:rsidRDefault="007B7F6B" w:rsidP="00A867F6">
      <w:pPr>
        <w:spacing w:line="360" w:lineRule="auto"/>
        <w:jc w:val="both"/>
        <w:rPr>
          <w:rFonts w:ascii="Times New Roman" w:eastAsia="Times New Roman" w:hAnsi="Times New Roman" w:cs="Times New Roman"/>
          <w:b/>
          <w:sz w:val="24"/>
          <w:szCs w:val="24"/>
          <w:lang w:val="en-GB"/>
        </w:rPr>
      </w:pPr>
    </w:p>
    <w:p w14:paraId="179EE0ED" w14:textId="0D7B3F28" w:rsidR="007B7F6B" w:rsidRPr="007B7F6B" w:rsidRDefault="007B7F6B" w:rsidP="00A867F6">
      <w:pPr>
        <w:pStyle w:val="ListParagraph"/>
        <w:numPr>
          <w:ilvl w:val="0"/>
          <w:numId w:val="31"/>
        </w:numPr>
        <w:spacing w:line="360" w:lineRule="auto"/>
        <w:jc w:val="both"/>
        <w:rPr>
          <w:rFonts w:ascii="Times New Roman" w:eastAsia="Times New Roman" w:hAnsi="Times New Roman" w:cs="Times New Roman"/>
          <w:bCs/>
          <w:sz w:val="24"/>
          <w:szCs w:val="24"/>
          <w:lang w:val="en-GB"/>
        </w:rPr>
      </w:pPr>
      <w:r w:rsidRPr="007B7F6B">
        <w:rPr>
          <w:rFonts w:ascii="Times New Roman" w:eastAsia="Times New Roman" w:hAnsi="Times New Roman" w:cs="Times New Roman"/>
          <w:bCs/>
          <w:sz w:val="24"/>
          <w:szCs w:val="24"/>
          <w:lang w:val="en-GB"/>
        </w:rPr>
        <w:t>See your account related information</w:t>
      </w:r>
    </w:p>
    <w:p w14:paraId="4BC79CAF" w14:textId="6E311881" w:rsidR="007B7F6B" w:rsidRDefault="007B7F6B" w:rsidP="00A867F6">
      <w:pPr>
        <w:pStyle w:val="ListParagraph"/>
        <w:numPr>
          <w:ilvl w:val="0"/>
          <w:numId w:val="31"/>
        </w:numPr>
        <w:spacing w:line="360" w:lineRule="auto"/>
        <w:jc w:val="both"/>
        <w:rPr>
          <w:rFonts w:ascii="Times New Roman" w:eastAsia="Times New Roman" w:hAnsi="Times New Roman" w:cs="Times New Roman"/>
          <w:bCs/>
          <w:sz w:val="24"/>
          <w:szCs w:val="24"/>
          <w:lang w:val="en-GB"/>
        </w:rPr>
      </w:pPr>
      <w:r w:rsidRPr="007B7F6B">
        <w:rPr>
          <w:rFonts w:ascii="Times New Roman" w:eastAsia="Times New Roman" w:hAnsi="Times New Roman" w:cs="Times New Roman"/>
          <w:bCs/>
          <w:sz w:val="24"/>
          <w:szCs w:val="24"/>
          <w:lang w:val="en-GB"/>
        </w:rPr>
        <w:t>Click “Change password” to change your password</w:t>
      </w:r>
    </w:p>
    <w:p w14:paraId="155F94ED" w14:textId="77777777" w:rsidR="007B7F6B" w:rsidRDefault="007B7F6B" w:rsidP="00A867F6">
      <w:pPr>
        <w:spacing w:line="360" w:lineRule="auto"/>
        <w:jc w:val="both"/>
        <w:rPr>
          <w:rFonts w:ascii="Times New Roman" w:eastAsia="Times New Roman" w:hAnsi="Times New Roman" w:cs="Times New Roman"/>
          <w:bCs/>
          <w:sz w:val="24"/>
          <w:szCs w:val="24"/>
          <w:lang w:val="en-GB"/>
        </w:rPr>
      </w:pPr>
    </w:p>
    <w:p w14:paraId="39840C56" w14:textId="613C803C" w:rsidR="007B7F6B" w:rsidRDefault="007B7F6B" w:rsidP="00A867F6">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Step7: Loan status page</w:t>
      </w:r>
    </w:p>
    <w:p w14:paraId="34F02384" w14:textId="77777777" w:rsidR="007B7F6B" w:rsidRDefault="007B7F6B" w:rsidP="00A867F6">
      <w:pPr>
        <w:spacing w:line="360" w:lineRule="auto"/>
        <w:jc w:val="both"/>
        <w:rPr>
          <w:rFonts w:ascii="Times New Roman" w:eastAsia="Times New Roman" w:hAnsi="Times New Roman" w:cs="Times New Roman"/>
          <w:b/>
          <w:sz w:val="24"/>
          <w:szCs w:val="24"/>
          <w:lang w:val="en-GB"/>
        </w:rPr>
      </w:pPr>
    </w:p>
    <w:p w14:paraId="41E17CDD" w14:textId="4E88765A" w:rsidR="007B7F6B" w:rsidRDefault="00D276DC" w:rsidP="00A867F6">
      <w:pPr>
        <w:spacing w:line="360" w:lineRule="auto"/>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S</w:t>
      </w:r>
      <w:r w:rsidR="007B7F6B">
        <w:rPr>
          <w:rFonts w:ascii="Times New Roman" w:eastAsia="Times New Roman" w:hAnsi="Times New Roman" w:cs="Times New Roman"/>
          <w:bCs/>
          <w:sz w:val="24"/>
          <w:szCs w:val="24"/>
          <w:lang w:val="en-GB"/>
        </w:rPr>
        <w:t xml:space="preserve">ee all active loans sorted in order of </w:t>
      </w:r>
      <w:r>
        <w:rPr>
          <w:rFonts w:ascii="Times New Roman" w:eastAsia="Times New Roman" w:hAnsi="Times New Roman" w:cs="Times New Roman"/>
          <w:bCs/>
          <w:sz w:val="24"/>
          <w:szCs w:val="24"/>
          <w:lang w:val="en-GB"/>
        </w:rPr>
        <w:t>the lowest days remaining</w:t>
      </w:r>
    </w:p>
    <w:p w14:paraId="503D4BFB" w14:textId="77777777" w:rsidR="00D276DC" w:rsidRDefault="00D276DC" w:rsidP="00A867F6">
      <w:pPr>
        <w:spacing w:line="360" w:lineRule="auto"/>
        <w:jc w:val="both"/>
        <w:rPr>
          <w:rFonts w:ascii="Times New Roman" w:eastAsia="Times New Roman" w:hAnsi="Times New Roman" w:cs="Times New Roman"/>
          <w:bCs/>
          <w:sz w:val="24"/>
          <w:szCs w:val="24"/>
          <w:lang w:val="en-GB"/>
        </w:rPr>
      </w:pPr>
    </w:p>
    <w:p w14:paraId="1809F7E4" w14:textId="2DD0708C" w:rsidR="00D276DC" w:rsidRDefault="00D276DC" w:rsidP="00A867F6">
      <w:pPr>
        <w:spacing w:line="360" w:lineRule="auto"/>
        <w:jc w:val="both"/>
        <w:rPr>
          <w:rFonts w:ascii="Times New Roman" w:eastAsia="Times New Roman" w:hAnsi="Times New Roman" w:cs="Times New Roman"/>
          <w:b/>
          <w:sz w:val="24"/>
          <w:szCs w:val="24"/>
          <w:u w:val="single"/>
          <w:lang w:val="en-GB"/>
        </w:rPr>
      </w:pPr>
      <w:r w:rsidRPr="00D276DC">
        <w:rPr>
          <w:rFonts w:ascii="Times New Roman" w:eastAsia="Times New Roman" w:hAnsi="Times New Roman" w:cs="Times New Roman"/>
          <w:b/>
          <w:sz w:val="24"/>
          <w:szCs w:val="24"/>
          <w:u w:val="single"/>
          <w:lang w:val="en-GB"/>
        </w:rPr>
        <w:t>FOR EXECUTIVE ONLY</w:t>
      </w:r>
    </w:p>
    <w:p w14:paraId="0FA1DFC3" w14:textId="77777777" w:rsidR="00D276DC" w:rsidRPr="00D276DC" w:rsidRDefault="00D276DC" w:rsidP="00A867F6">
      <w:pPr>
        <w:spacing w:line="360" w:lineRule="auto"/>
        <w:jc w:val="both"/>
        <w:rPr>
          <w:rFonts w:ascii="Times New Roman" w:eastAsia="Times New Roman" w:hAnsi="Times New Roman" w:cs="Times New Roman"/>
          <w:b/>
          <w:sz w:val="24"/>
          <w:szCs w:val="24"/>
          <w:u w:val="single"/>
          <w:lang w:val="en-GB"/>
        </w:rPr>
      </w:pPr>
    </w:p>
    <w:p w14:paraId="6514E45C" w14:textId="587C41B8" w:rsidR="00D276DC" w:rsidRDefault="00D276DC" w:rsidP="00A867F6">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Step9: Loan requests page</w:t>
      </w:r>
    </w:p>
    <w:p w14:paraId="5E164591" w14:textId="77777777" w:rsidR="00D276DC" w:rsidRDefault="00D276DC" w:rsidP="00A867F6">
      <w:pPr>
        <w:spacing w:line="360" w:lineRule="auto"/>
        <w:jc w:val="both"/>
        <w:rPr>
          <w:rFonts w:ascii="Times New Roman" w:eastAsia="Times New Roman" w:hAnsi="Times New Roman" w:cs="Times New Roman"/>
          <w:b/>
          <w:sz w:val="24"/>
          <w:szCs w:val="24"/>
          <w:lang w:val="en-GB"/>
        </w:rPr>
      </w:pPr>
    </w:p>
    <w:p w14:paraId="65D8D652" w14:textId="54C56D0A" w:rsidR="00D276DC" w:rsidRPr="00D276DC" w:rsidRDefault="00D276DC" w:rsidP="00A867F6">
      <w:pPr>
        <w:pStyle w:val="ListParagraph"/>
        <w:numPr>
          <w:ilvl w:val="0"/>
          <w:numId w:val="32"/>
        </w:numPr>
        <w:spacing w:line="360" w:lineRule="auto"/>
        <w:jc w:val="both"/>
        <w:rPr>
          <w:rFonts w:ascii="Times New Roman" w:eastAsia="Times New Roman" w:hAnsi="Times New Roman" w:cs="Times New Roman"/>
          <w:bCs/>
          <w:sz w:val="24"/>
          <w:szCs w:val="24"/>
          <w:lang w:val="en-GB"/>
        </w:rPr>
      </w:pPr>
      <w:r w:rsidRPr="00D276DC">
        <w:rPr>
          <w:rFonts w:ascii="Times New Roman" w:eastAsia="Times New Roman" w:hAnsi="Times New Roman" w:cs="Times New Roman"/>
          <w:bCs/>
          <w:sz w:val="24"/>
          <w:szCs w:val="24"/>
          <w:lang w:val="en-GB"/>
        </w:rPr>
        <w:t>Click approve to approve a member’s loan request</w:t>
      </w:r>
    </w:p>
    <w:p w14:paraId="06F1EFF8" w14:textId="2398C88D" w:rsidR="00D276DC" w:rsidRDefault="00D276DC" w:rsidP="00A867F6">
      <w:pPr>
        <w:pStyle w:val="ListParagraph"/>
        <w:numPr>
          <w:ilvl w:val="0"/>
          <w:numId w:val="32"/>
        </w:numPr>
        <w:spacing w:line="360" w:lineRule="auto"/>
        <w:jc w:val="both"/>
        <w:rPr>
          <w:rFonts w:ascii="Times New Roman" w:eastAsia="Times New Roman" w:hAnsi="Times New Roman" w:cs="Times New Roman"/>
          <w:bCs/>
          <w:sz w:val="24"/>
          <w:szCs w:val="24"/>
          <w:lang w:val="en-GB"/>
        </w:rPr>
      </w:pPr>
      <w:r w:rsidRPr="00D276DC">
        <w:rPr>
          <w:rFonts w:ascii="Times New Roman" w:eastAsia="Times New Roman" w:hAnsi="Times New Roman" w:cs="Times New Roman"/>
          <w:bCs/>
          <w:sz w:val="24"/>
          <w:szCs w:val="24"/>
          <w:lang w:val="en-GB"/>
        </w:rPr>
        <w:t>Click decline to reject a member’s loan request and optionally give a reason</w:t>
      </w:r>
    </w:p>
    <w:p w14:paraId="501C0F1E" w14:textId="77777777" w:rsidR="00D276DC" w:rsidRPr="00D276DC" w:rsidRDefault="00D276DC" w:rsidP="00A867F6">
      <w:pPr>
        <w:spacing w:line="360" w:lineRule="auto"/>
        <w:jc w:val="both"/>
        <w:rPr>
          <w:rFonts w:ascii="Times New Roman" w:eastAsia="Times New Roman" w:hAnsi="Times New Roman" w:cs="Times New Roman"/>
          <w:bCs/>
          <w:sz w:val="24"/>
          <w:szCs w:val="24"/>
          <w:lang w:val="en-GB"/>
        </w:rPr>
      </w:pPr>
    </w:p>
    <w:p w14:paraId="14A43692" w14:textId="7C075345" w:rsidR="00D276DC" w:rsidRDefault="00D276DC" w:rsidP="00A867F6">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Step10: registration requests page</w:t>
      </w:r>
    </w:p>
    <w:p w14:paraId="7ACE494A" w14:textId="77777777" w:rsidR="00D276DC" w:rsidRDefault="00D276DC" w:rsidP="00A867F6">
      <w:pPr>
        <w:spacing w:line="360" w:lineRule="auto"/>
        <w:jc w:val="both"/>
        <w:rPr>
          <w:rFonts w:ascii="Times New Roman" w:eastAsia="Times New Roman" w:hAnsi="Times New Roman" w:cs="Times New Roman"/>
          <w:b/>
          <w:sz w:val="24"/>
          <w:szCs w:val="24"/>
          <w:lang w:val="en-GB"/>
        </w:rPr>
      </w:pPr>
    </w:p>
    <w:p w14:paraId="56DE9C4F" w14:textId="37095D19" w:rsidR="00D276DC" w:rsidRPr="00D276DC" w:rsidRDefault="00D276DC" w:rsidP="00A867F6">
      <w:pPr>
        <w:pStyle w:val="ListParagraph"/>
        <w:numPr>
          <w:ilvl w:val="0"/>
          <w:numId w:val="33"/>
        </w:numPr>
        <w:spacing w:line="360" w:lineRule="auto"/>
        <w:jc w:val="both"/>
        <w:rPr>
          <w:rFonts w:ascii="Times New Roman" w:eastAsia="Times New Roman" w:hAnsi="Times New Roman" w:cs="Times New Roman"/>
          <w:bCs/>
          <w:sz w:val="24"/>
          <w:szCs w:val="24"/>
          <w:lang w:val="en-GB"/>
        </w:rPr>
      </w:pPr>
      <w:r w:rsidRPr="00D276DC">
        <w:rPr>
          <w:rFonts w:ascii="Times New Roman" w:eastAsia="Times New Roman" w:hAnsi="Times New Roman" w:cs="Times New Roman"/>
          <w:bCs/>
          <w:sz w:val="24"/>
          <w:szCs w:val="24"/>
          <w:lang w:val="en-GB"/>
        </w:rPr>
        <w:t xml:space="preserve">Click approve to approve a member’s </w:t>
      </w:r>
      <w:r>
        <w:rPr>
          <w:rFonts w:ascii="Times New Roman" w:eastAsia="Times New Roman" w:hAnsi="Times New Roman" w:cs="Times New Roman"/>
          <w:bCs/>
          <w:sz w:val="24"/>
          <w:szCs w:val="24"/>
          <w:lang w:val="en-GB"/>
        </w:rPr>
        <w:t>registration</w:t>
      </w:r>
      <w:r w:rsidRPr="00D276DC">
        <w:rPr>
          <w:rFonts w:ascii="Times New Roman" w:eastAsia="Times New Roman" w:hAnsi="Times New Roman" w:cs="Times New Roman"/>
          <w:bCs/>
          <w:sz w:val="24"/>
          <w:szCs w:val="24"/>
          <w:lang w:val="en-GB"/>
        </w:rPr>
        <w:t xml:space="preserve"> request</w:t>
      </w:r>
      <w:r>
        <w:rPr>
          <w:rFonts w:ascii="Times New Roman" w:eastAsia="Times New Roman" w:hAnsi="Times New Roman" w:cs="Times New Roman"/>
          <w:bCs/>
          <w:sz w:val="24"/>
          <w:szCs w:val="24"/>
          <w:lang w:val="en-GB"/>
        </w:rPr>
        <w:t>.</w:t>
      </w:r>
    </w:p>
    <w:p w14:paraId="351F696D" w14:textId="0205E406" w:rsidR="00D276DC" w:rsidRDefault="00D276DC" w:rsidP="00A867F6">
      <w:pPr>
        <w:pStyle w:val="ListParagraph"/>
        <w:numPr>
          <w:ilvl w:val="0"/>
          <w:numId w:val="33"/>
        </w:numPr>
        <w:spacing w:line="360" w:lineRule="auto"/>
        <w:jc w:val="both"/>
        <w:rPr>
          <w:rFonts w:ascii="Times New Roman" w:eastAsia="Times New Roman" w:hAnsi="Times New Roman" w:cs="Times New Roman"/>
          <w:bCs/>
          <w:sz w:val="24"/>
          <w:szCs w:val="24"/>
          <w:lang w:val="en-GB"/>
        </w:rPr>
      </w:pPr>
      <w:r w:rsidRPr="00D276DC">
        <w:rPr>
          <w:rFonts w:ascii="Times New Roman" w:eastAsia="Times New Roman" w:hAnsi="Times New Roman" w:cs="Times New Roman"/>
          <w:bCs/>
          <w:sz w:val="24"/>
          <w:szCs w:val="24"/>
          <w:lang w:val="en-GB"/>
        </w:rPr>
        <w:t xml:space="preserve">Click decline to reject a member’s </w:t>
      </w:r>
      <w:r>
        <w:rPr>
          <w:rFonts w:ascii="Times New Roman" w:eastAsia="Times New Roman" w:hAnsi="Times New Roman" w:cs="Times New Roman"/>
          <w:bCs/>
          <w:sz w:val="24"/>
          <w:szCs w:val="24"/>
          <w:lang w:val="en-GB"/>
        </w:rPr>
        <w:t>registration</w:t>
      </w:r>
      <w:r w:rsidRPr="00D276DC">
        <w:rPr>
          <w:rFonts w:ascii="Times New Roman" w:eastAsia="Times New Roman" w:hAnsi="Times New Roman" w:cs="Times New Roman"/>
          <w:bCs/>
          <w:sz w:val="24"/>
          <w:szCs w:val="24"/>
          <w:lang w:val="en-GB"/>
        </w:rPr>
        <w:t xml:space="preserve"> request</w:t>
      </w:r>
      <w:r>
        <w:rPr>
          <w:rFonts w:ascii="Times New Roman" w:eastAsia="Times New Roman" w:hAnsi="Times New Roman" w:cs="Times New Roman"/>
          <w:bCs/>
          <w:sz w:val="24"/>
          <w:szCs w:val="24"/>
          <w:lang w:val="en-GB"/>
        </w:rPr>
        <w:t>.</w:t>
      </w:r>
    </w:p>
    <w:p w14:paraId="76B6E075" w14:textId="77777777" w:rsidR="00D276DC" w:rsidRPr="00D276DC" w:rsidRDefault="00D276DC" w:rsidP="00A867F6">
      <w:pPr>
        <w:spacing w:line="360" w:lineRule="auto"/>
        <w:jc w:val="both"/>
        <w:rPr>
          <w:rFonts w:ascii="Times New Roman" w:eastAsia="Times New Roman" w:hAnsi="Times New Roman" w:cs="Times New Roman"/>
          <w:bCs/>
          <w:sz w:val="24"/>
          <w:szCs w:val="24"/>
          <w:lang w:val="en-GB"/>
        </w:rPr>
      </w:pPr>
    </w:p>
    <w:p w14:paraId="325795A7" w14:textId="77777777" w:rsidR="00D276DC" w:rsidRPr="007B7F6B" w:rsidRDefault="00D276DC" w:rsidP="00A867F6">
      <w:pPr>
        <w:spacing w:line="360" w:lineRule="auto"/>
        <w:jc w:val="both"/>
        <w:rPr>
          <w:rFonts w:ascii="Times New Roman" w:eastAsia="Times New Roman" w:hAnsi="Times New Roman" w:cs="Times New Roman"/>
          <w:bCs/>
          <w:sz w:val="24"/>
          <w:szCs w:val="24"/>
          <w:lang w:val="en-GB"/>
        </w:rPr>
      </w:pPr>
    </w:p>
    <w:p w14:paraId="0CA58E96" w14:textId="7E34C6E7" w:rsidR="00E84068" w:rsidRDefault="00E84068" w:rsidP="00A867F6">
      <w:pPr>
        <w:spacing w:line="360" w:lineRule="auto"/>
        <w:jc w:val="both"/>
        <w:rPr>
          <w:rFonts w:ascii="Times New Roman" w:eastAsia="Times New Roman" w:hAnsi="Times New Roman" w:cs="Times New Roman"/>
          <w:b/>
          <w:sz w:val="24"/>
          <w:szCs w:val="24"/>
          <w:u w:val="single"/>
          <w:lang w:val="en-GB"/>
        </w:rPr>
      </w:pPr>
      <w:r w:rsidRPr="00D276DC">
        <w:rPr>
          <w:rFonts w:ascii="Times New Roman" w:eastAsia="Times New Roman" w:hAnsi="Times New Roman" w:cs="Times New Roman"/>
          <w:b/>
          <w:sz w:val="24"/>
          <w:szCs w:val="24"/>
          <w:u w:val="single"/>
          <w:lang w:val="en-GB"/>
        </w:rPr>
        <w:t xml:space="preserve">FOR </w:t>
      </w:r>
      <w:r>
        <w:rPr>
          <w:rFonts w:ascii="Times New Roman" w:eastAsia="Times New Roman" w:hAnsi="Times New Roman" w:cs="Times New Roman"/>
          <w:b/>
          <w:sz w:val="24"/>
          <w:szCs w:val="24"/>
          <w:u w:val="single"/>
          <w:lang w:val="en-GB"/>
        </w:rPr>
        <w:t>ADMIN</w:t>
      </w:r>
      <w:r w:rsidRPr="00D276DC">
        <w:rPr>
          <w:rFonts w:ascii="Times New Roman" w:eastAsia="Times New Roman" w:hAnsi="Times New Roman" w:cs="Times New Roman"/>
          <w:b/>
          <w:sz w:val="24"/>
          <w:szCs w:val="24"/>
          <w:u w:val="single"/>
          <w:lang w:val="en-GB"/>
        </w:rPr>
        <w:t xml:space="preserve"> ONLY</w:t>
      </w:r>
    </w:p>
    <w:p w14:paraId="51B4D25C" w14:textId="77777777" w:rsidR="00E84068" w:rsidRDefault="00E84068" w:rsidP="00A867F6">
      <w:pPr>
        <w:spacing w:line="360" w:lineRule="auto"/>
        <w:jc w:val="both"/>
        <w:rPr>
          <w:rFonts w:ascii="Times New Roman" w:eastAsia="Times New Roman" w:hAnsi="Times New Roman" w:cs="Times New Roman"/>
          <w:b/>
          <w:sz w:val="24"/>
          <w:szCs w:val="24"/>
          <w:u w:val="single"/>
          <w:lang w:val="en-GB"/>
        </w:rPr>
      </w:pPr>
    </w:p>
    <w:p w14:paraId="498318A2" w14:textId="75960C8E" w:rsidR="00E84068" w:rsidRDefault="00E84068" w:rsidP="00A867F6">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Step11: ADD payment</w:t>
      </w:r>
    </w:p>
    <w:p w14:paraId="2026D983" w14:textId="77777777" w:rsidR="0013566F" w:rsidRDefault="0013566F" w:rsidP="00A867F6">
      <w:pPr>
        <w:spacing w:line="360" w:lineRule="auto"/>
        <w:jc w:val="both"/>
        <w:rPr>
          <w:rFonts w:ascii="Times New Roman" w:eastAsia="Times New Roman" w:hAnsi="Times New Roman" w:cs="Times New Roman"/>
          <w:b/>
          <w:sz w:val="24"/>
          <w:szCs w:val="24"/>
          <w:lang w:val="en-GB"/>
        </w:rPr>
      </w:pPr>
    </w:p>
    <w:p w14:paraId="1A5E7382" w14:textId="34903404" w:rsidR="00E84068" w:rsidRPr="0013566F" w:rsidRDefault="00E84068" w:rsidP="00A867F6">
      <w:pPr>
        <w:pStyle w:val="ListParagraph"/>
        <w:numPr>
          <w:ilvl w:val="0"/>
          <w:numId w:val="34"/>
        </w:numPr>
        <w:spacing w:line="360" w:lineRule="auto"/>
        <w:jc w:val="both"/>
        <w:rPr>
          <w:rFonts w:ascii="Times New Roman" w:eastAsia="Times New Roman" w:hAnsi="Times New Roman" w:cs="Times New Roman"/>
          <w:bCs/>
          <w:sz w:val="24"/>
          <w:szCs w:val="24"/>
          <w:lang w:val="en-GB"/>
        </w:rPr>
      </w:pPr>
      <w:r w:rsidRPr="0013566F">
        <w:rPr>
          <w:rFonts w:ascii="Times New Roman" w:eastAsia="Times New Roman" w:hAnsi="Times New Roman" w:cs="Times New Roman"/>
          <w:bCs/>
          <w:sz w:val="24"/>
          <w:szCs w:val="24"/>
          <w:lang w:val="en-GB"/>
        </w:rPr>
        <w:t>Select add payment to add member payment</w:t>
      </w:r>
    </w:p>
    <w:p w14:paraId="172CF3D3" w14:textId="76535045" w:rsidR="0013566F" w:rsidRPr="0013566F" w:rsidRDefault="0013566F" w:rsidP="00A867F6">
      <w:pPr>
        <w:pStyle w:val="ListParagraph"/>
        <w:numPr>
          <w:ilvl w:val="0"/>
          <w:numId w:val="34"/>
        </w:numPr>
        <w:spacing w:line="360" w:lineRule="auto"/>
        <w:jc w:val="both"/>
        <w:rPr>
          <w:rFonts w:ascii="Times New Roman" w:eastAsia="Times New Roman" w:hAnsi="Times New Roman" w:cs="Times New Roman"/>
          <w:bCs/>
          <w:sz w:val="24"/>
          <w:szCs w:val="24"/>
          <w:lang w:val="en-GB"/>
        </w:rPr>
      </w:pPr>
      <w:r w:rsidRPr="0013566F">
        <w:rPr>
          <w:rFonts w:ascii="Times New Roman" w:eastAsia="Times New Roman" w:hAnsi="Times New Roman" w:cs="Times New Roman"/>
          <w:bCs/>
          <w:sz w:val="24"/>
          <w:szCs w:val="24"/>
          <w:lang w:val="en-GB"/>
        </w:rPr>
        <w:t xml:space="preserve">Enter </w:t>
      </w:r>
      <w:r>
        <w:rPr>
          <w:rFonts w:ascii="Times New Roman" w:eastAsia="Times New Roman" w:hAnsi="Times New Roman" w:cs="Times New Roman"/>
          <w:bCs/>
          <w:sz w:val="24"/>
          <w:szCs w:val="24"/>
          <w:lang w:val="en-GB"/>
        </w:rPr>
        <w:t xml:space="preserve">valid </w:t>
      </w:r>
      <w:r w:rsidRPr="0013566F">
        <w:rPr>
          <w:rFonts w:ascii="Times New Roman" w:eastAsia="Times New Roman" w:hAnsi="Times New Roman" w:cs="Times New Roman"/>
          <w:bCs/>
          <w:sz w:val="24"/>
          <w:szCs w:val="24"/>
          <w:lang w:val="en-GB"/>
        </w:rPr>
        <w:t xml:space="preserve">staff-ID and amount then click update </w:t>
      </w:r>
    </w:p>
    <w:p w14:paraId="77029A65" w14:textId="77777777" w:rsidR="00E84068" w:rsidRDefault="00E84068" w:rsidP="00A867F6">
      <w:pPr>
        <w:spacing w:line="360" w:lineRule="auto"/>
        <w:jc w:val="both"/>
        <w:rPr>
          <w:rFonts w:ascii="Times New Roman" w:eastAsia="Times New Roman" w:hAnsi="Times New Roman" w:cs="Times New Roman"/>
          <w:bCs/>
          <w:sz w:val="24"/>
          <w:szCs w:val="24"/>
          <w:lang w:val="en-GB"/>
        </w:rPr>
      </w:pPr>
    </w:p>
    <w:p w14:paraId="35D1D1E6" w14:textId="384089A5" w:rsidR="0013566F" w:rsidRDefault="0013566F" w:rsidP="00A867F6">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Step12: suspend member</w:t>
      </w:r>
    </w:p>
    <w:p w14:paraId="4D6E2F68" w14:textId="77777777" w:rsidR="0013566F" w:rsidRDefault="0013566F" w:rsidP="00A867F6">
      <w:pPr>
        <w:spacing w:line="360" w:lineRule="auto"/>
        <w:jc w:val="both"/>
        <w:rPr>
          <w:rFonts w:ascii="Times New Roman" w:eastAsia="Times New Roman" w:hAnsi="Times New Roman" w:cs="Times New Roman"/>
          <w:b/>
          <w:sz w:val="24"/>
          <w:szCs w:val="24"/>
          <w:lang w:val="en-GB"/>
        </w:rPr>
      </w:pPr>
    </w:p>
    <w:p w14:paraId="171D943B" w14:textId="5974B982" w:rsidR="0013566F" w:rsidRPr="0013566F" w:rsidRDefault="0013566F" w:rsidP="00A867F6">
      <w:pPr>
        <w:pStyle w:val="ListParagraph"/>
        <w:numPr>
          <w:ilvl w:val="0"/>
          <w:numId w:val="35"/>
        </w:numPr>
        <w:spacing w:line="360" w:lineRule="auto"/>
        <w:jc w:val="both"/>
        <w:rPr>
          <w:rFonts w:ascii="Times New Roman" w:eastAsia="Times New Roman" w:hAnsi="Times New Roman" w:cs="Times New Roman"/>
          <w:bCs/>
          <w:sz w:val="24"/>
          <w:szCs w:val="24"/>
          <w:lang w:val="en-GB"/>
        </w:rPr>
      </w:pPr>
      <w:r w:rsidRPr="0013566F">
        <w:rPr>
          <w:rFonts w:ascii="Times New Roman" w:eastAsia="Times New Roman" w:hAnsi="Times New Roman" w:cs="Times New Roman"/>
          <w:bCs/>
          <w:sz w:val="24"/>
          <w:szCs w:val="24"/>
          <w:lang w:val="en-GB"/>
        </w:rPr>
        <w:t xml:space="preserve">Select </w:t>
      </w:r>
      <w:r>
        <w:rPr>
          <w:rFonts w:ascii="Times New Roman" w:eastAsia="Times New Roman" w:hAnsi="Times New Roman" w:cs="Times New Roman"/>
          <w:bCs/>
          <w:sz w:val="24"/>
          <w:szCs w:val="24"/>
          <w:lang w:val="en-GB"/>
        </w:rPr>
        <w:t>all members’ link</w:t>
      </w:r>
    </w:p>
    <w:p w14:paraId="64CC610A" w14:textId="01BE2D1A" w:rsidR="0013566F" w:rsidRPr="0013566F" w:rsidRDefault="0013566F" w:rsidP="00A867F6">
      <w:pPr>
        <w:pStyle w:val="ListParagraph"/>
        <w:numPr>
          <w:ilvl w:val="0"/>
          <w:numId w:val="35"/>
        </w:numPr>
        <w:spacing w:line="360" w:lineRule="auto"/>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Click the suspend button and select “ok” from the prompt to suspend member’s account</w:t>
      </w:r>
    </w:p>
    <w:p w14:paraId="0AECB469" w14:textId="77777777" w:rsidR="0013566F" w:rsidRPr="00E84068" w:rsidRDefault="0013566F" w:rsidP="00A867F6">
      <w:pPr>
        <w:spacing w:line="360" w:lineRule="auto"/>
        <w:jc w:val="both"/>
        <w:rPr>
          <w:rFonts w:ascii="Times New Roman" w:eastAsia="Times New Roman" w:hAnsi="Times New Roman" w:cs="Times New Roman"/>
          <w:bCs/>
          <w:sz w:val="24"/>
          <w:szCs w:val="24"/>
          <w:lang w:val="en-GB"/>
        </w:rPr>
      </w:pPr>
    </w:p>
    <w:p w14:paraId="32F60CAB" w14:textId="2C0919E5" w:rsidR="0013566F" w:rsidRDefault="0013566F" w:rsidP="00A867F6">
      <w:pPr>
        <w:spacing w:line="360" w:lineRule="auto"/>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Step13: activate member</w:t>
      </w:r>
    </w:p>
    <w:p w14:paraId="2450D643" w14:textId="77777777" w:rsidR="0013566F" w:rsidRDefault="0013566F" w:rsidP="00A867F6">
      <w:pPr>
        <w:spacing w:line="360" w:lineRule="auto"/>
        <w:jc w:val="both"/>
        <w:rPr>
          <w:rFonts w:ascii="Times New Roman" w:eastAsia="Times New Roman" w:hAnsi="Times New Roman" w:cs="Times New Roman"/>
          <w:b/>
          <w:sz w:val="24"/>
          <w:szCs w:val="24"/>
          <w:lang w:val="en-GB"/>
        </w:rPr>
      </w:pPr>
    </w:p>
    <w:p w14:paraId="4C388F85" w14:textId="26C10D6F" w:rsidR="0013566F" w:rsidRPr="0013566F" w:rsidRDefault="0013566F" w:rsidP="00A867F6">
      <w:pPr>
        <w:pStyle w:val="ListParagraph"/>
        <w:numPr>
          <w:ilvl w:val="0"/>
          <w:numId w:val="36"/>
        </w:numPr>
        <w:spacing w:line="360" w:lineRule="auto"/>
        <w:jc w:val="both"/>
        <w:rPr>
          <w:rFonts w:ascii="Times New Roman" w:eastAsia="Times New Roman" w:hAnsi="Times New Roman" w:cs="Times New Roman"/>
          <w:bCs/>
          <w:sz w:val="24"/>
          <w:szCs w:val="24"/>
          <w:lang w:val="en-GB"/>
        </w:rPr>
      </w:pPr>
      <w:r w:rsidRPr="0013566F">
        <w:rPr>
          <w:rFonts w:ascii="Times New Roman" w:eastAsia="Times New Roman" w:hAnsi="Times New Roman" w:cs="Times New Roman"/>
          <w:bCs/>
          <w:sz w:val="24"/>
          <w:szCs w:val="24"/>
          <w:lang w:val="en-GB"/>
        </w:rPr>
        <w:t xml:space="preserve">Select </w:t>
      </w:r>
      <w:r>
        <w:rPr>
          <w:rFonts w:ascii="Times New Roman" w:eastAsia="Times New Roman" w:hAnsi="Times New Roman" w:cs="Times New Roman"/>
          <w:bCs/>
          <w:sz w:val="24"/>
          <w:szCs w:val="24"/>
          <w:lang w:val="en-GB"/>
        </w:rPr>
        <w:t>suspend members’ link</w:t>
      </w:r>
    </w:p>
    <w:p w14:paraId="30E6D096" w14:textId="7B0D0C2E" w:rsidR="0013566F" w:rsidRPr="0013566F" w:rsidRDefault="0013566F" w:rsidP="00A867F6">
      <w:pPr>
        <w:pStyle w:val="ListParagraph"/>
        <w:numPr>
          <w:ilvl w:val="0"/>
          <w:numId w:val="36"/>
        </w:numPr>
        <w:spacing w:line="360" w:lineRule="auto"/>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Click the activate button and select “ok” from the prompt to activate member’s account</w:t>
      </w:r>
    </w:p>
    <w:p w14:paraId="12148D79" w14:textId="77777777" w:rsidR="007B7F6B" w:rsidRPr="007B7F6B" w:rsidRDefault="007B7F6B" w:rsidP="00A867F6">
      <w:pPr>
        <w:spacing w:line="360" w:lineRule="auto"/>
        <w:jc w:val="both"/>
        <w:rPr>
          <w:rFonts w:ascii="Times New Roman" w:eastAsia="Times New Roman" w:hAnsi="Times New Roman" w:cs="Times New Roman"/>
          <w:bCs/>
          <w:sz w:val="24"/>
          <w:szCs w:val="24"/>
          <w:lang w:val="en-GB"/>
        </w:rPr>
      </w:pPr>
    </w:p>
    <w:p w14:paraId="41ACE7EC" w14:textId="77777777" w:rsidR="007B7F6B" w:rsidRDefault="007B7F6B" w:rsidP="00A867F6">
      <w:pPr>
        <w:spacing w:line="360" w:lineRule="auto"/>
        <w:jc w:val="both"/>
        <w:rPr>
          <w:rFonts w:ascii="Times New Roman" w:eastAsia="Times New Roman" w:hAnsi="Times New Roman" w:cs="Times New Roman"/>
          <w:bCs/>
          <w:sz w:val="24"/>
          <w:szCs w:val="24"/>
          <w:lang w:val="en-GB"/>
        </w:rPr>
      </w:pPr>
    </w:p>
    <w:p w14:paraId="1C6C19BC" w14:textId="77777777" w:rsidR="00793AB6" w:rsidRDefault="00793AB6" w:rsidP="00A867F6">
      <w:pPr>
        <w:pStyle w:val="Heading2"/>
        <w:spacing w:before="200" w:after="240" w:line="360" w:lineRule="auto"/>
        <w:jc w:val="both"/>
        <w:rPr>
          <w:rFonts w:ascii="Times New Roman" w:eastAsia="Times New Roman" w:hAnsi="Times New Roman" w:cs="Times New Roman"/>
          <w:b/>
          <w:color w:val="4F81BD"/>
          <w:sz w:val="28"/>
          <w:szCs w:val="28"/>
        </w:rPr>
      </w:pPr>
      <w:r>
        <w:rPr>
          <w:rFonts w:ascii="Times New Roman" w:eastAsia="Times New Roman" w:hAnsi="Times New Roman" w:cs="Times New Roman"/>
          <w:b/>
          <w:color w:val="4F81BD"/>
          <w:sz w:val="28"/>
          <w:szCs w:val="28"/>
        </w:rPr>
        <w:t>4.7</w:t>
      </w:r>
      <w:r>
        <w:rPr>
          <w:rFonts w:ascii="Times New Roman" w:eastAsia="Times New Roman" w:hAnsi="Times New Roman" w:cs="Times New Roman"/>
          <w:b/>
          <w:color w:val="4F81BD"/>
          <w:sz w:val="28"/>
          <w:szCs w:val="28"/>
        </w:rPr>
        <w:tab/>
        <w:t>Summary</w:t>
      </w:r>
    </w:p>
    <w:p w14:paraId="5EF9EB42" w14:textId="0DCC6DE2" w:rsidR="004C7035" w:rsidRDefault="00793AB6" w:rsidP="00A867F6">
      <w:pPr>
        <w:spacing w:line="360" w:lineRule="auto"/>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 xml:space="preserve">The testing of a system is very important to the final version that will be rolled out to the public. Various kinds and stages of testing must be carried out to find out if the system is usable or </w:t>
      </w:r>
      <w:r w:rsidR="003539A3">
        <w:rPr>
          <w:rFonts w:ascii="Times New Roman" w:eastAsia="Times New Roman" w:hAnsi="Times New Roman" w:cs="Times New Roman"/>
          <w:bCs/>
          <w:sz w:val="24"/>
          <w:szCs w:val="24"/>
          <w:lang w:val="en-GB"/>
        </w:rPr>
        <w:t xml:space="preserve">meets the needs of the end-user. </w:t>
      </w:r>
      <w:r w:rsidR="00497AB7">
        <w:rPr>
          <w:rFonts w:ascii="Times New Roman" w:eastAsia="Times New Roman" w:hAnsi="Times New Roman" w:cs="Times New Roman"/>
          <w:bCs/>
          <w:sz w:val="24"/>
          <w:szCs w:val="24"/>
          <w:lang w:val="en-GB"/>
        </w:rPr>
        <w:t>Proper</w:t>
      </w:r>
      <w:r w:rsidR="003539A3">
        <w:rPr>
          <w:rFonts w:ascii="Times New Roman" w:eastAsia="Times New Roman" w:hAnsi="Times New Roman" w:cs="Times New Roman"/>
          <w:bCs/>
          <w:sz w:val="24"/>
          <w:szCs w:val="24"/>
          <w:lang w:val="en-GB"/>
        </w:rPr>
        <w:t xml:space="preserve"> testing was carried out on this system and any </w:t>
      </w:r>
      <w:r w:rsidR="00497AB7">
        <w:rPr>
          <w:rFonts w:ascii="Times New Roman" w:eastAsia="Times New Roman" w:hAnsi="Times New Roman" w:cs="Times New Roman"/>
          <w:bCs/>
          <w:sz w:val="24"/>
          <w:szCs w:val="24"/>
          <w:lang w:val="en-GB"/>
        </w:rPr>
        <w:t xml:space="preserve">errors found were rectified accordingly. The next chapter covers an assessment of the project, the summary and any recommendations </w:t>
      </w:r>
      <w:r w:rsidR="004C7035">
        <w:rPr>
          <w:rFonts w:ascii="Times New Roman" w:eastAsia="Times New Roman" w:hAnsi="Times New Roman" w:cs="Times New Roman"/>
          <w:bCs/>
          <w:sz w:val="24"/>
          <w:szCs w:val="24"/>
          <w:lang w:val="en-GB"/>
        </w:rPr>
        <w:t>for future iterations.</w:t>
      </w:r>
    </w:p>
    <w:p w14:paraId="76A01D03" w14:textId="77777777" w:rsidR="004C7035" w:rsidRDefault="004C7035" w:rsidP="00A867F6">
      <w:pPr>
        <w:spacing w:line="360" w:lineRule="auto"/>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br w:type="page"/>
      </w:r>
    </w:p>
    <w:p w14:paraId="2B238C5C" w14:textId="77777777" w:rsidR="00A10DF3" w:rsidRDefault="00A10DF3" w:rsidP="00A867F6">
      <w:pPr>
        <w:spacing w:line="360" w:lineRule="auto"/>
        <w:jc w:val="both"/>
        <w:rPr>
          <w:rFonts w:ascii="Times New Roman" w:eastAsia="Times New Roman" w:hAnsi="Times New Roman" w:cs="Times New Roman"/>
          <w:bCs/>
          <w:sz w:val="24"/>
          <w:szCs w:val="24"/>
          <w:lang w:val="en-GB"/>
        </w:rPr>
      </w:pPr>
    </w:p>
    <w:p w14:paraId="3C3B1CC8" w14:textId="77777777" w:rsidR="003314D1" w:rsidRDefault="003314D1" w:rsidP="00A867F6">
      <w:pPr>
        <w:pStyle w:val="Heading1"/>
        <w:spacing w:before="480" w:after="0" w:line="360" w:lineRule="auto"/>
        <w:jc w:val="center"/>
        <w:rPr>
          <w:rFonts w:ascii="Times New Roman" w:eastAsia="Times New Roman" w:hAnsi="Times New Roman" w:cs="Times New Roman"/>
          <w:b/>
          <w:color w:val="335B8A"/>
          <w:sz w:val="32"/>
          <w:szCs w:val="32"/>
        </w:rPr>
      </w:pPr>
      <w:r>
        <w:rPr>
          <w:rFonts w:ascii="Times New Roman" w:eastAsia="Times New Roman" w:hAnsi="Times New Roman" w:cs="Times New Roman"/>
          <w:b/>
          <w:color w:val="335B8A"/>
          <w:sz w:val="32"/>
          <w:szCs w:val="32"/>
        </w:rPr>
        <w:t>CHAPTER 5:  DISCUSSION, CONCLUSION, AND RECOMMENDATIONS</w:t>
      </w:r>
    </w:p>
    <w:p w14:paraId="33FBB3D0" w14:textId="77777777" w:rsidR="002B16BC" w:rsidRPr="00E266DA" w:rsidRDefault="002B16BC" w:rsidP="00A867F6">
      <w:pPr>
        <w:pStyle w:val="Heading2"/>
        <w:spacing w:before="200" w:after="240" w:line="360" w:lineRule="auto"/>
        <w:jc w:val="both"/>
        <w:rPr>
          <w:rFonts w:ascii="Times New Roman" w:eastAsia="Times New Roman" w:hAnsi="Times New Roman" w:cs="Times New Roman"/>
          <w:b/>
          <w:color w:val="4F81BD"/>
        </w:rPr>
      </w:pPr>
      <w:r w:rsidRPr="00E266DA">
        <w:rPr>
          <w:rFonts w:ascii="Times New Roman" w:eastAsia="Times New Roman" w:hAnsi="Times New Roman" w:cs="Times New Roman"/>
          <w:b/>
          <w:color w:val="4F81BD"/>
        </w:rPr>
        <w:t>5.1</w:t>
      </w:r>
      <w:r w:rsidRPr="00E266DA">
        <w:rPr>
          <w:rFonts w:ascii="Times New Roman" w:eastAsia="Times New Roman" w:hAnsi="Times New Roman" w:cs="Times New Roman"/>
          <w:b/>
          <w:color w:val="4F81BD"/>
        </w:rPr>
        <w:tab/>
        <w:t>Overview</w:t>
      </w:r>
    </w:p>
    <w:p w14:paraId="3A9C1109" w14:textId="25458AD9" w:rsidR="002B16BC" w:rsidRPr="00E266DA" w:rsidRDefault="002B16BC" w:rsidP="00A867F6">
      <w:pPr>
        <w:spacing w:line="360" w:lineRule="auto"/>
        <w:rPr>
          <w:rFonts w:ascii="Times New Roman" w:eastAsia="Times New Roman" w:hAnsi="Times New Roman" w:cs="Times New Roman"/>
          <w:bCs/>
          <w:sz w:val="24"/>
          <w:szCs w:val="24"/>
          <w:lang w:val="en-GB"/>
        </w:rPr>
      </w:pPr>
      <w:r w:rsidRPr="00E266DA">
        <w:rPr>
          <w:rFonts w:ascii="Times New Roman" w:eastAsia="Times New Roman" w:hAnsi="Times New Roman" w:cs="Times New Roman"/>
          <w:bCs/>
          <w:sz w:val="24"/>
          <w:szCs w:val="24"/>
          <w:lang w:val="en-GB"/>
        </w:rPr>
        <w:t xml:space="preserve">The content of this chapter evaluates the </w:t>
      </w:r>
      <w:r w:rsidR="003A071B" w:rsidRPr="00E266DA">
        <w:rPr>
          <w:rFonts w:ascii="Times New Roman" w:eastAsia="Times New Roman" w:hAnsi="Times New Roman" w:cs="Times New Roman"/>
          <w:bCs/>
          <w:sz w:val="24"/>
          <w:szCs w:val="24"/>
          <w:lang w:val="en-GB"/>
        </w:rPr>
        <w:t>project, including</w:t>
      </w:r>
      <w:r w:rsidRPr="00E266DA">
        <w:rPr>
          <w:rFonts w:ascii="Times New Roman" w:eastAsia="Times New Roman" w:hAnsi="Times New Roman" w:cs="Times New Roman"/>
          <w:bCs/>
          <w:sz w:val="24"/>
          <w:szCs w:val="24"/>
          <w:lang w:val="en-GB"/>
        </w:rPr>
        <w:t xml:space="preserve"> the constraints faced during development and any features that will be incorporated to enhance </w:t>
      </w:r>
      <w:r w:rsidR="003A071B" w:rsidRPr="00E266DA">
        <w:rPr>
          <w:rFonts w:ascii="Times New Roman" w:eastAsia="Times New Roman" w:hAnsi="Times New Roman" w:cs="Times New Roman"/>
          <w:bCs/>
          <w:sz w:val="24"/>
          <w:szCs w:val="24"/>
          <w:lang w:val="en-GB"/>
        </w:rPr>
        <w:t>its</w:t>
      </w:r>
      <w:r w:rsidRPr="00E266DA">
        <w:rPr>
          <w:rFonts w:ascii="Times New Roman" w:eastAsia="Times New Roman" w:hAnsi="Times New Roman" w:cs="Times New Roman"/>
          <w:bCs/>
          <w:sz w:val="24"/>
          <w:szCs w:val="24"/>
          <w:lang w:val="en-GB"/>
        </w:rPr>
        <w:t xml:space="preserve"> functionality in the future.</w:t>
      </w:r>
    </w:p>
    <w:p w14:paraId="1FF3276A" w14:textId="77777777" w:rsidR="002B16BC" w:rsidRPr="00E266DA" w:rsidRDefault="002B16BC" w:rsidP="00A867F6">
      <w:pPr>
        <w:spacing w:line="360" w:lineRule="auto"/>
        <w:rPr>
          <w:rFonts w:ascii="Times New Roman" w:eastAsia="Times New Roman" w:hAnsi="Times New Roman" w:cs="Times New Roman"/>
          <w:bCs/>
          <w:sz w:val="24"/>
          <w:szCs w:val="24"/>
          <w:lang w:val="en-GB"/>
        </w:rPr>
      </w:pPr>
    </w:p>
    <w:p w14:paraId="65BD9156" w14:textId="77777777" w:rsidR="002B16BC" w:rsidRPr="00E266DA" w:rsidRDefault="002B16BC" w:rsidP="00A867F6">
      <w:pPr>
        <w:spacing w:line="360" w:lineRule="auto"/>
        <w:rPr>
          <w:rFonts w:ascii="Times New Roman" w:eastAsia="Times New Roman" w:hAnsi="Times New Roman" w:cs="Times New Roman"/>
          <w:bCs/>
          <w:sz w:val="24"/>
          <w:szCs w:val="24"/>
          <w:lang w:val="en-GB"/>
        </w:rPr>
      </w:pPr>
    </w:p>
    <w:p w14:paraId="1F93EF18" w14:textId="77777777" w:rsidR="003A071B" w:rsidRPr="00E266DA" w:rsidRDefault="003A071B" w:rsidP="00A867F6">
      <w:pPr>
        <w:pStyle w:val="Heading2"/>
        <w:spacing w:before="200" w:after="240" w:line="360" w:lineRule="auto"/>
        <w:jc w:val="both"/>
        <w:rPr>
          <w:rFonts w:ascii="Times New Roman" w:eastAsia="Times New Roman" w:hAnsi="Times New Roman" w:cs="Times New Roman"/>
          <w:b/>
          <w:color w:val="4F81BD"/>
        </w:rPr>
      </w:pPr>
      <w:r w:rsidRPr="00E266DA">
        <w:rPr>
          <w:rFonts w:ascii="Times New Roman" w:eastAsia="Times New Roman" w:hAnsi="Times New Roman" w:cs="Times New Roman"/>
          <w:b/>
          <w:color w:val="4F81BD"/>
        </w:rPr>
        <w:t>5.2</w:t>
      </w:r>
      <w:r w:rsidRPr="00E266DA">
        <w:rPr>
          <w:rFonts w:ascii="Times New Roman" w:eastAsia="Times New Roman" w:hAnsi="Times New Roman" w:cs="Times New Roman"/>
          <w:b/>
          <w:color w:val="4F81BD"/>
        </w:rPr>
        <w:tab/>
        <w:t>Objective Assessment</w:t>
      </w:r>
    </w:p>
    <w:p w14:paraId="509AF162" w14:textId="63A657B8" w:rsidR="00542F69" w:rsidRDefault="00542F69" w:rsidP="00A867F6">
      <w:pPr>
        <w:spacing w:line="360" w:lineRule="auto"/>
        <w:rPr>
          <w:rFonts w:ascii="Times New Roman" w:hAnsi="Times New Roman" w:cs="Times New Roman"/>
          <w:sz w:val="24"/>
          <w:szCs w:val="24"/>
        </w:rPr>
      </w:pPr>
      <w:r w:rsidRPr="00E266DA">
        <w:rPr>
          <w:rFonts w:ascii="Times New Roman" w:hAnsi="Times New Roman" w:cs="Times New Roman"/>
          <w:sz w:val="24"/>
          <w:szCs w:val="24"/>
        </w:rPr>
        <w:t xml:space="preserve">Most of the objectives set for the system were completed like allowing members of the co-operative to request for loans on a digital platform, keep track of their loan and savings balance, </w:t>
      </w:r>
      <w:r w:rsidR="00A23B88" w:rsidRPr="00E266DA">
        <w:rPr>
          <w:rFonts w:ascii="Times New Roman" w:hAnsi="Times New Roman" w:cs="Times New Roman"/>
          <w:sz w:val="24"/>
          <w:szCs w:val="24"/>
        </w:rPr>
        <w:t>see all their activities, approve and decline requests quickly allowing members to use their free time more productively</w:t>
      </w:r>
      <w:r w:rsidR="00DF2BEB" w:rsidRPr="00E266DA">
        <w:rPr>
          <w:rFonts w:ascii="Times New Roman" w:hAnsi="Times New Roman" w:cs="Times New Roman"/>
          <w:sz w:val="24"/>
          <w:szCs w:val="24"/>
        </w:rPr>
        <w:t xml:space="preserve">. As advancements in technology continue, the system will also be </w:t>
      </w:r>
      <w:r w:rsidR="00E266DA" w:rsidRPr="00E266DA">
        <w:rPr>
          <w:rFonts w:ascii="Times New Roman" w:hAnsi="Times New Roman" w:cs="Times New Roman"/>
          <w:sz w:val="24"/>
          <w:szCs w:val="24"/>
        </w:rPr>
        <w:t>updated</w:t>
      </w:r>
      <w:r w:rsidR="00DF2BEB" w:rsidRPr="00E266DA">
        <w:rPr>
          <w:rFonts w:ascii="Times New Roman" w:hAnsi="Times New Roman" w:cs="Times New Roman"/>
          <w:sz w:val="24"/>
          <w:szCs w:val="24"/>
        </w:rPr>
        <w:t xml:space="preserve"> to not </w:t>
      </w:r>
      <w:r w:rsidR="00E266DA" w:rsidRPr="00E266DA">
        <w:rPr>
          <w:rFonts w:ascii="Times New Roman" w:hAnsi="Times New Roman" w:cs="Times New Roman"/>
          <w:sz w:val="24"/>
          <w:szCs w:val="24"/>
        </w:rPr>
        <w:t>lack.</w:t>
      </w:r>
    </w:p>
    <w:p w14:paraId="370392D6" w14:textId="77777777" w:rsidR="00E266DA" w:rsidRPr="00E266DA" w:rsidRDefault="00E266DA" w:rsidP="00A867F6">
      <w:pPr>
        <w:spacing w:line="360" w:lineRule="auto"/>
        <w:rPr>
          <w:rFonts w:ascii="Times New Roman" w:hAnsi="Times New Roman" w:cs="Times New Roman"/>
          <w:sz w:val="24"/>
          <w:szCs w:val="24"/>
        </w:rPr>
      </w:pPr>
    </w:p>
    <w:p w14:paraId="5379C22D" w14:textId="4B5125A8" w:rsidR="00324370" w:rsidRPr="00640DC8" w:rsidRDefault="00640DC8" w:rsidP="00A867F6">
      <w:pPr>
        <w:spacing w:line="360" w:lineRule="auto"/>
        <w:jc w:val="both"/>
        <w:rPr>
          <w:rFonts w:ascii="Times New Roman" w:eastAsia="Times New Roman" w:hAnsi="Times New Roman" w:cs="Times New Roman"/>
          <w:bCs/>
          <w:color w:val="4F81BD"/>
          <w:sz w:val="28"/>
          <w:szCs w:val="28"/>
        </w:rPr>
      </w:pPr>
      <w:r w:rsidRPr="00640DC8">
        <w:rPr>
          <w:rFonts w:ascii="Times New Roman" w:eastAsia="Times New Roman" w:hAnsi="Times New Roman" w:cs="Times New Roman"/>
          <w:b/>
          <w:color w:val="4F81BD"/>
          <w:sz w:val="32"/>
          <w:szCs w:val="32"/>
        </w:rPr>
        <w:t>5.3</w:t>
      </w:r>
      <w:r w:rsidRPr="00640DC8">
        <w:rPr>
          <w:rFonts w:ascii="Times New Roman" w:eastAsia="Times New Roman" w:hAnsi="Times New Roman" w:cs="Times New Roman"/>
          <w:b/>
          <w:color w:val="4F81BD"/>
          <w:sz w:val="32"/>
          <w:szCs w:val="32"/>
        </w:rPr>
        <w:tab/>
        <w:t>Limitations and Challenges</w:t>
      </w:r>
    </w:p>
    <w:p w14:paraId="52246071" w14:textId="20ABE559" w:rsidR="00640DC8" w:rsidRDefault="00640DC8" w:rsidP="00A867F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Developing the systems proved to be a greatly demanding task to accomplish and I was able to acquire necessary skills to </w:t>
      </w:r>
      <w:r w:rsidR="003816E3">
        <w:rPr>
          <w:rFonts w:ascii="Times New Roman" w:eastAsia="Times New Roman" w:hAnsi="Times New Roman" w:cs="Times New Roman"/>
          <w:sz w:val="24"/>
          <w:szCs w:val="24"/>
        </w:rPr>
        <w:t>see it through. Some challenges have been outlined below:</w:t>
      </w:r>
    </w:p>
    <w:p w14:paraId="3CED52A1" w14:textId="77777777" w:rsidR="003816E3" w:rsidRDefault="003816E3" w:rsidP="00A867F6">
      <w:pPr>
        <w:spacing w:line="360" w:lineRule="auto"/>
        <w:rPr>
          <w:rFonts w:ascii="Times New Roman" w:eastAsia="Times New Roman" w:hAnsi="Times New Roman" w:cs="Times New Roman"/>
          <w:sz w:val="24"/>
          <w:szCs w:val="24"/>
        </w:rPr>
      </w:pPr>
    </w:p>
    <w:p w14:paraId="2BBABC43" w14:textId="6106D6D4" w:rsidR="003816E3" w:rsidRDefault="003816E3" w:rsidP="00A867F6">
      <w:pPr>
        <w:pStyle w:val="ListParagraph"/>
        <w:numPr>
          <w:ilvl w:val="0"/>
          <w:numId w:val="37"/>
        </w:numPr>
        <w:spacing w:line="360" w:lineRule="auto"/>
        <w:rPr>
          <w:rFonts w:ascii="Times New Roman" w:eastAsia="Times New Roman" w:hAnsi="Times New Roman" w:cs="Times New Roman"/>
          <w:sz w:val="24"/>
          <w:szCs w:val="24"/>
        </w:rPr>
      </w:pPr>
      <w:r w:rsidRPr="004026CD">
        <w:rPr>
          <w:rFonts w:ascii="Times New Roman" w:eastAsia="Times New Roman" w:hAnsi="Times New Roman" w:cs="Times New Roman"/>
          <w:b/>
          <w:bCs/>
          <w:sz w:val="24"/>
          <w:szCs w:val="24"/>
        </w:rPr>
        <w:t>Time management</w:t>
      </w:r>
      <w:r>
        <w:rPr>
          <w:rFonts w:ascii="Times New Roman" w:eastAsia="Times New Roman" w:hAnsi="Times New Roman" w:cs="Times New Roman"/>
          <w:sz w:val="24"/>
          <w:szCs w:val="24"/>
        </w:rPr>
        <w:t xml:space="preserve">: managing my </w:t>
      </w:r>
      <w:r w:rsidR="004026CD">
        <w:rPr>
          <w:rFonts w:ascii="Times New Roman" w:eastAsia="Times New Roman" w:hAnsi="Times New Roman" w:cs="Times New Roman"/>
          <w:sz w:val="24"/>
          <w:szCs w:val="24"/>
        </w:rPr>
        <w:t>time between demanding schoolwork, house chores and developing both a mobile and web application required I fine tune my time management skills to deliver a properly working app.</w:t>
      </w:r>
    </w:p>
    <w:p w14:paraId="502B720D" w14:textId="590CDFD2" w:rsidR="004026CD" w:rsidRPr="00FA288D" w:rsidRDefault="004026CD" w:rsidP="00A867F6">
      <w:pPr>
        <w:pStyle w:val="ListParagraph"/>
        <w:numPr>
          <w:ilvl w:val="0"/>
          <w:numId w:val="37"/>
        </w:numPr>
        <w:spacing w:line="360" w:lineRule="auto"/>
        <w:rPr>
          <w:rFonts w:ascii="Times New Roman" w:eastAsia="Times New Roman" w:hAnsi="Times New Roman" w:cs="Times New Roman"/>
          <w:b/>
          <w:bCs/>
          <w:sz w:val="24"/>
          <w:szCs w:val="24"/>
        </w:rPr>
      </w:pPr>
      <w:r w:rsidRPr="004026CD">
        <w:rPr>
          <w:rFonts w:ascii="Times New Roman" w:eastAsia="Times New Roman" w:hAnsi="Times New Roman" w:cs="Times New Roman"/>
          <w:b/>
          <w:bCs/>
          <w:sz w:val="24"/>
          <w:szCs w:val="24"/>
        </w:rPr>
        <w:t xml:space="preserve">New </w:t>
      </w:r>
      <w:r w:rsidR="002221A3">
        <w:rPr>
          <w:rFonts w:ascii="Times New Roman" w:eastAsia="Times New Roman" w:hAnsi="Times New Roman" w:cs="Times New Roman"/>
          <w:b/>
          <w:bCs/>
          <w:sz w:val="24"/>
          <w:szCs w:val="24"/>
        </w:rPr>
        <w:t>Technologies</w:t>
      </w:r>
      <w:r w:rsidRPr="004026CD">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w:t>
      </w:r>
      <w:r w:rsidR="002221A3">
        <w:rPr>
          <w:rFonts w:ascii="Times New Roman" w:eastAsia="Times New Roman" w:hAnsi="Times New Roman" w:cs="Times New Roman"/>
          <w:sz w:val="24"/>
          <w:szCs w:val="24"/>
        </w:rPr>
        <w:t>getting to understand these new technologies was not easy as I was not familiar with them before</w:t>
      </w:r>
      <w:r w:rsidR="00FA288D">
        <w:rPr>
          <w:rFonts w:ascii="Times New Roman" w:eastAsia="Times New Roman" w:hAnsi="Times New Roman" w:cs="Times New Roman"/>
          <w:sz w:val="24"/>
          <w:szCs w:val="24"/>
        </w:rPr>
        <w:t>.</w:t>
      </w:r>
    </w:p>
    <w:p w14:paraId="642C7EC0" w14:textId="77777777" w:rsidR="00FA288D" w:rsidRDefault="00FA288D" w:rsidP="00A867F6">
      <w:pPr>
        <w:spacing w:line="360" w:lineRule="auto"/>
        <w:rPr>
          <w:rFonts w:ascii="Times New Roman" w:eastAsia="Times New Roman" w:hAnsi="Times New Roman" w:cs="Times New Roman"/>
          <w:b/>
          <w:bCs/>
          <w:sz w:val="24"/>
          <w:szCs w:val="24"/>
        </w:rPr>
      </w:pPr>
    </w:p>
    <w:p w14:paraId="2A9FEEB5" w14:textId="0C65772E" w:rsidR="00FA288D" w:rsidRDefault="00FA288D" w:rsidP="00A867F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members to access the applications’ features, they must me</w:t>
      </w:r>
      <w:r w:rsidR="00304877">
        <w:rPr>
          <w:rFonts w:ascii="Times New Roman" w:eastAsia="Times New Roman" w:hAnsi="Times New Roman" w:cs="Times New Roman"/>
          <w:sz w:val="24"/>
          <w:szCs w:val="24"/>
        </w:rPr>
        <w:t>et the following requirements,</w:t>
      </w:r>
    </w:p>
    <w:p w14:paraId="48671D2D" w14:textId="5BB0E861" w:rsidR="00304877" w:rsidRDefault="00304877" w:rsidP="00A867F6">
      <w:pPr>
        <w:pStyle w:val="ListParagraph"/>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 member should have internet connection to login or register.</w:t>
      </w:r>
    </w:p>
    <w:p w14:paraId="39F660FE" w14:textId="6BBCABB2" w:rsidR="00304877" w:rsidRDefault="00304877" w:rsidP="00A867F6">
      <w:pPr>
        <w:pStyle w:val="ListParagraph"/>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member shoul</w:t>
      </w:r>
      <w:r w:rsidR="000F2152">
        <w:rPr>
          <w:rFonts w:ascii="Times New Roman" w:eastAsia="Times New Roman" w:hAnsi="Times New Roman" w:cs="Times New Roman"/>
          <w:sz w:val="24"/>
          <w:szCs w:val="24"/>
        </w:rPr>
        <w:t>d have internet connection to request for a loan, see all activities, change their password.</w:t>
      </w:r>
    </w:p>
    <w:p w14:paraId="1A0FE985" w14:textId="39486F24" w:rsidR="000F2152" w:rsidRDefault="000F2152" w:rsidP="00A867F6">
      <w:pPr>
        <w:pStyle w:val="ListParagraph"/>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executive must have internet connection to see loan/ registration requests and to approve or decline them.</w:t>
      </w:r>
    </w:p>
    <w:p w14:paraId="4F05BD7C" w14:textId="67BFF57E" w:rsidR="000F2152" w:rsidRDefault="000F2152" w:rsidP="00A867F6">
      <w:pPr>
        <w:pStyle w:val="ListParagraph"/>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075981">
        <w:rPr>
          <w:rFonts w:ascii="Times New Roman" w:eastAsia="Times New Roman" w:hAnsi="Times New Roman" w:cs="Times New Roman"/>
          <w:sz w:val="24"/>
          <w:szCs w:val="24"/>
        </w:rPr>
        <w:t>n admin must have internet connection to suspend or to activate a members account.</w:t>
      </w:r>
    </w:p>
    <w:p w14:paraId="0D326AEC" w14:textId="15CAA22D" w:rsidR="00075981" w:rsidRDefault="00075981" w:rsidP="00A867F6">
      <w:pPr>
        <w:pStyle w:val="ListParagraph"/>
        <w:numPr>
          <w:ilvl w:val="0"/>
          <w:numId w:val="3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must have internet connection to update a member’s balance.</w:t>
      </w:r>
    </w:p>
    <w:p w14:paraId="691FDF07" w14:textId="77777777" w:rsidR="00075981" w:rsidRDefault="00075981" w:rsidP="00A867F6">
      <w:pPr>
        <w:spacing w:line="360" w:lineRule="auto"/>
        <w:rPr>
          <w:rFonts w:ascii="Times New Roman" w:eastAsia="Times New Roman" w:hAnsi="Times New Roman" w:cs="Times New Roman"/>
          <w:sz w:val="24"/>
          <w:szCs w:val="24"/>
        </w:rPr>
      </w:pPr>
    </w:p>
    <w:p w14:paraId="54351DF9" w14:textId="77777777" w:rsidR="00075981" w:rsidRDefault="00075981" w:rsidP="00A867F6">
      <w:pPr>
        <w:spacing w:line="360" w:lineRule="auto"/>
        <w:rPr>
          <w:rFonts w:ascii="Times New Roman" w:eastAsia="Times New Roman" w:hAnsi="Times New Roman" w:cs="Times New Roman"/>
          <w:sz w:val="24"/>
          <w:szCs w:val="24"/>
        </w:rPr>
      </w:pPr>
    </w:p>
    <w:p w14:paraId="635C28AA" w14:textId="21DC11E6" w:rsidR="00DB774D" w:rsidRPr="00DB774D" w:rsidRDefault="00DB774D" w:rsidP="00A867F6">
      <w:pPr>
        <w:pStyle w:val="ListParagraph"/>
        <w:numPr>
          <w:ilvl w:val="1"/>
          <w:numId w:val="38"/>
        </w:numPr>
        <w:spacing w:line="360" w:lineRule="auto"/>
        <w:jc w:val="both"/>
        <w:rPr>
          <w:rFonts w:ascii="Times New Roman" w:eastAsia="Times New Roman" w:hAnsi="Times New Roman" w:cs="Times New Roman"/>
          <w:b/>
          <w:color w:val="4F81BD"/>
          <w:sz w:val="32"/>
          <w:szCs w:val="32"/>
        </w:rPr>
      </w:pPr>
      <w:r w:rsidRPr="00DB774D">
        <w:rPr>
          <w:rFonts w:ascii="Times New Roman" w:eastAsia="Times New Roman" w:hAnsi="Times New Roman" w:cs="Times New Roman"/>
          <w:b/>
          <w:color w:val="4F81BD"/>
          <w:sz w:val="32"/>
          <w:szCs w:val="32"/>
        </w:rPr>
        <w:t>Future Enhancements</w:t>
      </w:r>
    </w:p>
    <w:p w14:paraId="5FC4F446" w14:textId="77777777" w:rsidR="00DB774D" w:rsidRDefault="00DB774D" w:rsidP="00A867F6">
      <w:pPr>
        <w:spacing w:line="360" w:lineRule="auto"/>
        <w:ind w:left="360"/>
        <w:jc w:val="both"/>
        <w:rPr>
          <w:rFonts w:ascii="Times New Roman" w:eastAsia="Times New Roman" w:hAnsi="Times New Roman" w:cs="Times New Roman"/>
          <w:bCs/>
          <w:color w:val="4F81BD"/>
          <w:sz w:val="28"/>
          <w:szCs w:val="28"/>
        </w:rPr>
      </w:pPr>
    </w:p>
    <w:p w14:paraId="08A54B0B" w14:textId="4447D889" w:rsidR="004D6295" w:rsidRDefault="004D6295" w:rsidP="00A867F6">
      <w:pPr>
        <w:spacing w:line="360" w:lineRule="auto"/>
        <w:ind w:left="360"/>
        <w:jc w:val="both"/>
        <w:rPr>
          <w:rFonts w:ascii="Times New Roman" w:eastAsia="Times New Roman" w:hAnsi="Times New Roman" w:cs="Times New Roman"/>
          <w:bCs/>
          <w:sz w:val="24"/>
          <w:szCs w:val="24"/>
        </w:rPr>
      </w:pPr>
      <w:r w:rsidRPr="004D6295">
        <w:rPr>
          <w:rFonts w:ascii="Times New Roman" w:eastAsia="Times New Roman" w:hAnsi="Times New Roman" w:cs="Times New Roman"/>
          <w:bCs/>
          <w:sz w:val="24"/>
          <w:szCs w:val="24"/>
        </w:rPr>
        <w:t xml:space="preserve">With the given </w:t>
      </w:r>
      <w:r>
        <w:rPr>
          <w:rFonts w:ascii="Times New Roman" w:eastAsia="Times New Roman" w:hAnsi="Times New Roman" w:cs="Times New Roman"/>
          <w:bCs/>
          <w:sz w:val="24"/>
          <w:szCs w:val="24"/>
        </w:rPr>
        <w:t>period for the project to be completed, some features were not incorporated</w:t>
      </w:r>
      <w:r w:rsidR="00AD1212">
        <w:rPr>
          <w:rFonts w:ascii="Times New Roman" w:eastAsia="Times New Roman" w:hAnsi="Times New Roman" w:cs="Times New Roman"/>
          <w:bCs/>
          <w:sz w:val="24"/>
          <w:szCs w:val="24"/>
        </w:rPr>
        <w:t>, these features include:</w:t>
      </w:r>
    </w:p>
    <w:p w14:paraId="37B67C6D" w14:textId="0CEC1FCD" w:rsidR="00AD1212" w:rsidRDefault="00BE161D" w:rsidP="00A867F6">
      <w:pPr>
        <w:pStyle w:val="ListParagraph"/>
        <w:numPr>
          <w:ilvl w:val="0"/>
          <w:numId w:val="39"/>
        </w:numPr>
        <w:spacing w:line="360" w:lineRule="auto"/>
        <w:jc w:val="both"/>
        <w:rPr>
          <w:rFonts w:ascii="Times New Roman" w:eastAsia="Times New Roman" w:hAnsi="Times New Roman" w:cs="Times New Roman"/>
          <w:bCs/>
          <w:sz w:val="24"/>
          <w:szCs w:val="24"/>
        </w:rPr>
      </w:pPr>
      <w:r w:rsidRPr="00873E58">
        <w:rPr>
          <w:rFonts w:ascii="Times New Roman" w:eastAsia="Times New Roman" w:hAnsi="Times New Roman" w:cs="Times New Roman"/>
          <w:b/>
          <w:sz w:val="24"/>
          <w:szCs w:val="24"/>
        </w:rPr>
        <w:t>Voting system</w:t>
      </w:r>
      <w:r>
        <w:rPr>
          <w:rFonts w:ascii="Times New Roman" w:eastAsia="Times New Roman" w:hAnsi="Times New Roman" w:cs="Times New Roman"/>
          <w:bCs/>
          <w:sz w:val="24"/>
          <w:szCs w:val="24"/>
        </w:rPr>
        <w:t>: the members of the co-operative can vote for members during an election.</w:t>
      </w:r>
    </w:p>
    <w:p w14:paraId="0417FDDA" w14:textId="1A0D374E" w:rsidR="00BE161D" w:rsidRDefault="00BE161D" w:rsidP="00A867F6">
      <w:pPr>
        <w:pStyle w:val="ListParagraph"/>
        <w:numPr>
          <w:ilvl w:val="0"/>
          <w:numId w:val="39"/>
        </w:numPr>
        <w:spacing w:line="360" w:lineRule="auto"/>
        <w:jc w:val="both"/>
        <w:rPr>
          <w:rFonts w:ascii="Times New Roman" w:eastAsia="Times New Roman" w:hAnsi="Times New Roman" w:cs="Times New Roman"/>
          <w:bCs/>
          <w:sz w:val="24"/>
          <w:szCs w:val="24"/>
        </w:rPr>
      </w:pPr>
      <w:r w:rsidRPr="00873E58">
        <w:rPr>
          <w:rFonts w:ascii="Times New Roman" w:eastAsia="Times New Roman" w:hAnsi="Times New Roman" w:cs="Times New Roman"/>
          <w:b/>
          <w:sz w:val="24"/>
          <w:szCs w:val="24"/>
        </w:rPr>
        <w:t>Upload payments</w:t>
      </w:r>
      <w:r>
        <w:rPr>
          <w:rFonts w:ascii="Times New Roman" w:eastAsia="Times New Roman" w:hAnsi="Times New Roman" w:cs="Times New Roman"/>
          <w:bCs/>
          <w:sz w:val="24"/>
          <w:szCs w:val="24"/>
        </w:rPr>
        <w:t>: members can upload payment evidence for the executives to validate directly.</w:t>
      </w:r>
    </w:p>
    <w:p w14:paraId="4E824D9D" w14:textId="1F308D3E" w:rsidR="006B2D8C" w:rsidRDefault="006B2D8C" w:rsidP="00A867F6">
      <w:pPr>
        <w:pStyle w:val="ListParagraph"/>
        <w:numPr>
          <w:ilvl w:val="0"/>
          <w:numId w:val="39"/>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Link system to </w:t>
      </w:r>
      <w:r w:rsidR="00DD5DB8">
        <w:rPr>
          <w:rFonts w:ascii="Times New Roman" w:eastAsia="Times New Roman" w:hAnsi="Times New Roman" w:cs="Times New Roman"/>
          <w:b/>
          <w:sz w:val="24"/>
          <w:szCs w:val="24"/>
        </w:rPr>
        <w:t>school’s</w:t>
      </w:r>
      <w:r>
        <w:rPr>
          <w:rFonts w:ascii="Times New Roman" w:eastAsia="Times New Roman" w:hAnsi="Times New Roman" w:cs="Times New Roman"/>
          <w:b/>
          <w:sz w:val="24"/>
          <w:szCs w:val="24"/>
        </w:rPr>
        <w:t xml:space="preserve"> bank records</w:t>
      </w:r>
    </w:p>
    <w:p w14:paraId="46F68DC9" w14:textId="77777777" w:rsidR="00785E96" w:rsidRDefault="00785E96" w:rsidP="00A867F6">
      <w:pPr>
        <w:spacing w:line="360" w:lineRule="auto"/>
        <w:jc w:val="both"/>
        <w:rPr>
          <w:rFonts w:ascii="Times New Roman" w:eastAsia="Times New Roman" w:hAnsi="Times New Roman" w:cs="Times New Roman"/>
          <w:bCs/>
          <w:sz w:val="24"/>
          <w:szCs w:val="24"/>
        </w:rPr>
      </w:pPr>
    </w:p>
    <w:p w14:paraId="054F0586" w14:textId="77777777" w:rsidR="00785E96" w:rsidRPr="00785E96" w:rsidRDefault="00785E96" w:rsidP="00A867F6">
      <w:pPr>
        <w:pStyle w:val="Heading2"/>
        <w:spacing w:before="200" w:after="240" w:line="360" w:lineRule="auto"/>
        <w:jc w:val="both"/>
        <w:rPr>
          <w:rFonts w:ascii="Times New Roman" w:eastAsia="Times New Roman" w:hAnsi="Times New Roman" w:cs="Times New Roman"/>
          <w:b/>
          <w:color w:val="4F81BD"/>
        </w:rPr>
      </w:pPr>
      <w:r w:rsidRPr="00785E96">
        <w:rPr>
          <w:rFonts w:ascii="Times New Roman" w:eastAsia="Times New Roman" w:hAnsi="Times New Roman" w:cs="Times New Roman"/>
          <w:b/>
          <w:color w:val="4F81BD"/>
        </w:rPr>
        <w:t>5.5</w:t>
      </w:r>
      <w:r w:rsidRPr="00785E96">
        <w:rPr>
          <w:rFonts w:ascii="Times New Roman" w:eastAsia="Times New Roman" w:hAnsi="Times New Roman" w:cs="Times New Roman"/>
          <w:b/>
          <w:color w:val="4F81BD"/>
        </w:rPr>
        <w:tab/>
        <w:t xml:space="preserve">Recommendations </w:t>
      </w:r>
    </w:p>
    <w:p w14:paraId="5394D87E" w14:textId="2D1F9AED" w:rsidR="003A39DE" w:rsidRDefault="00785E96" w:rsidP="00A867F6">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Some measures that can be followed to enhance the usability of the system include</w:t>
      </w:r>
      <w:r w:rsidR="003A39DE">
        <w:rPr>
          <w:rFonts w:ascii="Times New Roman" w:eastAsia="Times New Roman" w:hAnsi="Times New Roman" w:cs="Times New Roman"/>
          <w:bCs/>
          <w:sz w:val="24"/>
          <w:szCs w:val="24"/>
        </w:rPr>
        <w:t>:</w:t>
      </w:r>
    </w:p>
    <w:p w14:paraId="4F665AA3" w14:textId="1F04559D" w:rsidR="003A39DE" w:rsidRPr="00A43DB5" w:rsidRDefault="003A39DE" w:rsidP="00A867F6">
      <w:pPr>
        <w:pStyle w:val="ListParagraph"/>
        <w:numPr>
          <w:ilvl w:val="0"/>
          <w:numId w:val="40"/>
        </w:numPr>
        <w:spacing w:line="360" w:lineRule="auto"/>
        <w:jc w:val="both"/>
        <w:rPr>
          <w:rFonts w:ascii="Times New Roman" w:eastAsia="Times New Roman" w:hAnsi="Times New Roman" w:cs="Times New Roman"/>
          <w:bCs/>
          <w:sz w:val="24"/>
          <w:szCs w:val="24"/>
        </w:rPr>
      </w:pPr>
      <w:r w:rsidRPr="00A43DB5">
        <w:rPr>
          <w:rFonts w:ascii="Times New Roman" w:eastAsia="Times New Roman" w:hAnsi="Times New Roman" w:cs="Times New Roman"/>
          <w:bCs/>
          <w:sz w:val="24"/>
          <w:szCs w:val="24"/>
        </w:rPr>
        <w:t>Set a reminder for payment of loans</w:t>
      </w:r>
    </w:p>
    <w:p w14:paraId="50F8F7A8" w14:textId="02E91D6E" w:rsidR="003A39DE" w:rsidRDefault="006B2D8C" w:rsidP="00A867F6">
      <w:pPr>
        <w:pStyle w:val="ListParagraph"/>
        <w:numPr>
          <w:ilvl w:val="0"/>
          <w:numId w:val="40"/>
        </w:numPr>
        <w:spacing w:line="360" w:lineRule="auto"/>
        <w:jc w:val="both"/>
        <w:rPr>
          <w:rFonts w:ascii="Times New Roman" w:eastAsia="Times New Roman" w:hAnsi="Times New Roman" w:cs="Times New Roman"/>
          <w:bCs/>
          <w:sz w:val="24"/>
          <w:szCs w:val="24"/>
        </w:rPr>
      </w:pPr>
      <w:r w:rsidRPr="00A43DB5">
        <w:rPr>
          <w:rFonts w:ascii="Times New Roman" w:eastAsia="Times New Roman" w:hAnsi="Times New Roman" w:cs="Times New Roman"/>
          <w:bCs/>
          <w:sz w:val="24"/>
          <w:szCs w:val="24"/>
        </w:rPr>
        <w:t>Use an anti-virus on mobile phone or any devi</w:t>
      </w:r>
      <w:r w:rsidR="00A43DB5" w:rsidRPr="00A43DB5">
        <w:rPr>
          <w:rFonts w:ascii="Times New Roman" w:eastAsia="Times New Roman" w:hAnsi="Times New Roman" w:cs="Times New Roman"/>
          <w:bCs/>
          <w:sz w:val="24"/>
          <w:szCs w:val="24"/>
        </w:rPr>
        <w:t>ce</w:t>
      </w:r>
    </w:p>
    <w:p w14:paraId="16A70CEC" w14:textId="77777777" w:rsidR="00AD4FAB" w:rsidRDefault="00AD4FAB" w:rsidP="00A867F6">
      <w:pPr>
        <w:spacing w:line="360" w:lineRule="auto"/>
        <w:jc w:val="both"/>
        <w:rPr>
          <w:rFonts w:ascii="Times New Roman" w:eastAsia="Times New Roman" w:hAnsi="Times New Roman" w:cs="Times New Roman"/>
          <w:bCs/>
          <w:sz w:val="24"/>
          <w:szCs w:val="24"/>
        </w:rPr>
      </w:pPr>
    </w:p>
    <w:p w14:paraId="4F6E924E" w14:textId="77777777" w:rsidR="00AD4FAB" w:rsidRDefault="00AD4FAB" w:rsidP="00A867F6">
      <w:pPr>
        <w:pStyle w:val="Heading2"/>
        <w:spacing w:before="200" w:after="240" w:line="360" w:lineRule="auto"/>
        <w:jc w:val="both"/>
        <w:rPr>
          <w:rFonts w:ascii="Times New Roman" w:eastAsia="Times New Roman" w:hAnsi="Times New Roman" w:cs="Times New Roman"/>
          <w:b/>
          <w:color w:val="4F81BD"/>
        </w:rPr>
      </w:pPr>
      <w:r w:rsidRPr="00785E96">
        <w:rPr>
          <w:rFonts w:ascii="Times New Roman" w:eastAsia="Times New Roman" w:hAnsi="Times New Roman" w:cs="Times New Roman"/>
          <w:b/>
          <w:color w:val="4F81BD"/>
        </w:rPr>
        <w:lastRenderedPageBreak/>
        <w:t>5.</w:t>
      </w:r>
      <w:r>
        <w:rPr>
          <w:rFonts w:ascii="Times New Roman" w:eastAsia="Times New Roman" w:hAnsi="Times New Roman" w:cs="Times New Roman"/>
          <w:b/>
          <w:color w:val="4F81BD"/>
        </w:rPr>
        <w:t>6</w:t>
      </w:r>
      <w:r w:rsidRPr="00785E96">
        <w:rPr>
          <w:rFonts w:ascii="Times New Roman" w:eastAsia="Times New Roman" w:hAnsi="Times New Roman" w:cs="Times New Roman"/>
          <w:b/>
          <w:color w:val="4F81BD"/>
        </w:rPr>
        <w:tab/>
      </w:r>
      <w:r>
        <w:rPr>
          <w:rFonts w:ascii="Times New Roman" w:eastAsia="Times New Roman" w:hAnsi="Times New Roman" w:cs="Times New Roman"/>
          <w:b/>
          <w:color w:val="4F81BD"/>
        </w:rPr>
        <w:t>Summary</w:t>
      </w:r>
    </w:p>
    <w:p w14:paraId="52084A3A" w14:textId="1437CEF5" w:rsidR="00AD4FAB" w:rsidRPr="00AD4FAB" w:rsidRDefault="00AD4FAB" w:rsidP="00A867F6">
      <w:pPr>
        <w:pStyle w:val="Heading2"/>
        <w:spacing w:before="200" w:after="240" w:line="360" w:lineRule="auto"/>
        <w:jc w:val="both"/>
        <w:rPr>
          <w:rFonts w:ascii="Times New Roman" w:eastAsia="Times New Roman" w:hAnsi="Times New Roman" w:cs="Times New Roman"/>
          <w:b/>
          <w:color w:val="4F81BD"/>
          <w:sz w:val="28"/>
          <w:szCs w:val="28"/>
        </w:rPr>
      </w:pPr>
      <w:r w:rsidRPr="00AD4FAB">
        <w:rPr>
          <w:rFonts w:ascii="Times New Roman" w:eastAsia="Times New Roman" w:hAnsi="Times New Roman" w:cs="Times New Roman"/>
          <w:bCs/>
          <w:sz w:val="24"/>
          <w:szCs w:val="24"/>
        </w:rPr>
        <w:t>Th</w:t>
      </w:r>
      <w:r>
        <w:rPr>
          <w:rFonts w:ascii="Times New Roman" w:eastAsia="Times New Roman" w:hAnsi="Times New Roman" w:cs="Times New Roman"/>
          <w:bCs/>
          <w:sz w:val="24"/>
          <w:szCs w:val="24"/>
        </w:rPr>
        <w:t xml:space="preserve">is chapter </w:t>
      </w:r>
      <w:r w:rsidR="00477A13">
        <w:rPr>
          <w:rFonts w:ascii="Times New Roman" w:eastAsia="Times New Roman" w:hAnsi="Times New Roman" w:cs="Times New Roman"/>
          <w:bCs/>
          <w:sz w:val="24"/>
          <w:szCs w:val="24"/>
        </w:rPr>
        <w:t xml:space="preserve">concludes the project documentation. </w:t>
      </w:r>
      <w:r w:rsidR="00EA0933">
        <w:rPr>
          <w:rFonts w:ascii="Times New Roman" w:eastAsia="Times New Roman" w:hAnsi="Times New Roman" w:cs="Times New Roman"/>
          <w:bCs/>
          <w:sz w:val="24"/>
          <w:szCs w:val="24"/>
        </w:rPr>
        <w:t>This document</w:t>
      </w:r>
      <w:r w:rsidR="00477A13">
        <w:rPr>
          <w:rFonts w:ascii="Times New Roman" w:eastAsia="Times New Roman" w:hAnsi="Times New Roman" w:cs="Times New Roman"/>
          <w:bCs/>
          <w:sz w:val="24"/>
          <w:szCs w:val="24"/>
        </w:rPr>
        <w:t xml:space="preserve"> contains all phases of the software development process </w:t>
      </w:r>
      <w:r w:rsidR="000B70A0">
        <w:rPr>
          <w:rFonts w:ascii="Times New Roman" w:eastAsia="Times New Roman" w:hAnsi="Times New Roman" w:cs="Times New Roman"/>
          <w:bCs/>
          <w:sz w:val="24"/>
          <w:szCs w:val="24"/>
        </w:rPr>
        <w:t>including the aims and objectives, the challenges and limitations faced and overcome, assessment</w:t>
      </w:r>
      <w:r w:rsidR="00EA0933">
        <w:rPr>
          <w:rFonts w:ascii="Times New Roman" w:eastAsia="Times New Roman" w:hAnsi="Times New Roman" w:cs="Times New Roman"/>
          <w:bCs/>
          <w:sz w:val="24"/>
          <w:szCs w:val="24"/>
        </w:rPr>
        <w:t xml:space="preserve"> of possible risks and how they may be mitigates, requirement analysis, project design and implementation and the methodology that guided the development process. Adequate</w:t>
      </w:r>
      <w:r w:rsidR="00826F6C">
        <w:rPr>
          <w:rFonts w:ascii="Times New Roman" w:eastAsia="Times New Roman" w:hAnsi="Times New Roman" w:cs="Times New Roman"/>
          <w:bCs/>
          <w:sz w:val="24"/>
          <w:szCs w:val="24"/>
        </w:rPr>
        <w:t xml:space="preserve"> testing was carried out to ensure that the systems were reliable and efficient. Finally, </w:t>
      </w:r>
      <w:r w:rsidR="004B7FA9">
        <w:rPr>
          <w:rFonts w:ascii="Times New Roman" w:eastAsia="Times New Roman" w:hAnsi="Times New Roman" w:cs="Times New Roman"/>
          <w:bCs/>
          <w:sz w:val="24"/>
          <w:szCs w:val="24"/>
        </w:rPr>
        <w:t xml:space="preserve">recommendations and suggestions for future improvements were </w:t>
      </w:r>
      <w:proofErr w:type="spellStart"/>
      <w:r w:rsidR="004B7FA9">
        <w:rPr>
          <w:rFonts w:ascii="Times New Roman" w:eastAsia="Times New Roman" w:hAnsi="Times New Roman" w:cs="Times New Roman"/>
          <w:bCs/>
          <w:sz w:val="24"/>
          <w:szCs w:val="24"/>
        </w:rPr>
        <w:t>analysed</w:t>
      </w:r>
      <w:proofErr w:type="spellEnd"/>
      <w:r w:rsidR="004B7FA9">
        <w:rPr>
          <w:rFonts w:ascii="Times New Roman" w:eastAsia="Times New Roman" w:hAnsi="Times New Roman" w:cs="Times New Roman"/>
          <w:bCs/>
          <w:sz w:val="24"/>
          <w:szCs w:val="24"/>
        </w:rPr>
        <w:t>.</w:t>
      </w:r>
    </w:p>
    <w:p w14:paraId="4C50C7A8" w14:textId="77777777" w:rsidR="00AD4FAB" w:rsidRPr="00AD4FAB" w:rsidRDefault="00AD4FAB" w:rsidP="00A867F6">
      <w:pPr>
        <w:spacing w:line="360" w:lineRule="auto"/>
        <w:jc w:val="both"/>
        <w:rPr>
          <w:rFonts w:ascii="Times New Roman" w:eastAsia="Times New Roman" w:hAnsi="Times New Roman" w:cs="Times New Roman"/>
          <w:bCs/>
          <w:sz w:val="24"/>
          <w:szCs w:val="24"/>
        </w:rPr>
      </w:pPr>
    </w:p>
    <w:p w14:paraId="70D4C21C" w14:textId="77777777" w:rsidR="00785E96" w:rsidRPr="00785E96" w:rsidRDefault="00785E96" w:rsidP="00A867F6">
      <w:pPr>
        <w:spacing w:line="360" w:lineRule="auto"/>
        <w:jc w:val="both"/>
        <w:rPr>
          <w:rFonts w:ascii="Times New Roman" w:eastAsia="Times New Roman" w:hAnsi="Times New Roman" w:cs="Times New Roman"/>
          <w:bCs/>
          <w:sz w:val="24"/>
          <w:szCs w:val="24"/>
        </w:rPr>
      </w:pPr>
    </w:p>
    <w:p w14:paraId="676D87FA" w14:textId="77777777" w:rsidR="00075981" w:rsidRPr="00075981" w:rsidRDefault="00075981" w:rsidP="00A867F6">
      <w:pPr>
        <w:spacing w:line="360" w:lineRule="auto"/>
        <w:rPr>
          <w:rFonts w:ascii="Times New Roman" w:eastAsia="Times New Roman" w:hAnsi="Times New Roman" w:cs="Times New Roman"/>
          <w:sz w:val="24"/>
          <w:szCs w:val="24"/>
        </w:rPr>
      </w:pPr>
    </w:p>
    <w:p w14:paraId="3B4269C5" w14:textId="26C6382A" w:rsidR="003816E3" w:rsidRDefault="003816E3" w:rsidP="00A867F6">
      <w:pPr>
        <w:spacing w:line="360" w:lineRule="auto"/>
        <w:rPr>
          <w:rFonts w:ascii="Times New Roman" w:eastAsia="Times New Roman" w:hAnsi="Times New Roman" w:cs="Times New Roman"/>
          <w:sz w:val="24"/>
          <w:szCs w:val="24"/>
        </w:rPr>
      </w:pPr>
    </w:p>
    <w:p w14:paraId="11663F99" w14:textId="77777777" w:rsidR="00640DC8" w:rsidRDefault="00640DC8" w:rsidP="00A867F6">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B6A49DF" w14:textId="77777777" w:rsidR="00B826DD" w:rsidRPr="00640DC8" w:rsidRDefault="00B826DD" w:rsidP="00A867F6">
      <w:pPr>
        <w:spacing w:line="360" w:lineRule="auto"/>
        <w:rPr>
          <w:rFonts w:ascii="Times New Roman" w:eastAsia="Times New Roman" w:hAnsi="Times New Roman" w:cs="Times New Roman"/>
          <w:sz w:val="24"/>
          <w:szCs w:val="24"/>
        </w:rPr>
      </w:pPr>
    </w:p>
    <w:p w14:paraId="0B24849A" w14:textId="7036AA08" w:rsidR="007826D5" w:rsidRDefault="00D7366F" w:rsidP="00A867F6">
      <w:pPr>
        <w:spacing w:line="360" w:lineRule="auto"/>
        <w:jc w:val="center"/>
        <w:rPr>
          <w:rFonts w:ascii="Times New Roman" w:eastAsia="Times New Roman" w:hAnsi="Times New Roman" w:cs="Times New Roman"/>
          <w:b/>
          <w:color w:val="335B8A"/>
          <w:sz w:val="32"/>
          <w:szCs w:val="32"/>
        </w:rPr>
      </w:pPr>
      <w:r w:rsidRPr="00143D69">
        <w:rPr>
          <w:rFonts w:ascii="Times New Roman" w:eastAsia="Times New Roman" w:hAnsi="Times New Roman" w:cs="Times New Roman"/>
          <w:b/>
          <w:color w:val="335B8A"/>
          <w:sz w:val="32"/>
          <w:szCs w:val="32"/>
        </w:rPr>
        <w:t>REFERENCES</w:t>
      </w:r>
    </w:p>
    <w:p w14:paraId="74D82DD3" w14:textId="77777777" w:rsidR="00050D19" w:rsidRPr="00143D69" w:rsidRDefault="00050D19" w:rsidP="00A867F6">
      <w:pPr>
        <w:spacing w:line="360" w:lineRule="auto"/>
        <w:rPr>
          <w:rFonts w:ascii="Times New Roman" w:eastAsia="Times New Roman" w:hAnsi="Times New Roman" w:cs="Times New Roman"/>
          <w:b/>
          <w:color w:val="335B8A"/>
          <w:sz w:val="32"/>
          <w:szCs w:val="32"/>
        </w:rPr>
      </w:pPr>
    </w:p>
    <w:p w14:paraId="25D2BCAE" w14:textId="3C9E3B23" w:rsidR="00941914" w:rsidRDefault="00941914" w:rsidP="00A867F6">
      <w:pPr>
        <w:spacing w:line="360" w:lineRule="auto"/>
        <w:ind w:left="567" w:hanging="567"/>
        <w:rPr>
          <w:rFonts w:ascii="Times New Roman" w:hAnsi="Times New Roman" w:cs="Times New Roman"/>
          <w:sz w:val="24"/>
          <w:szCs w:val="24"/>
        </w:rPr>
      </w:pPr>
      <w:proofErr w:type="spellStart"/>
      <w:r w:rsidRPr="00941914">
        <w:rPr>
          <w:rFonts w:ascii="Times New Roman" w:hAnsi="Times New Roman" w:cs="Times New Roman"/>
          <w:sz w:val="24"/>
          <w:szCs w:val="24"/>
        </w:rPr>
        <w:t>Andreansyah</w:t>
      </w:r>
      <w:proofErr w:type="spellEnd"/>
      <w:r w:rsidRPr="00941914">
        <w:rPr>
          <w:rFonts w:ascii="Times New Roman" w:hAnsi="Times New Roman" w:cs="Times New Roman"/>
          <w:sz w:val="24"/>
          <w:szCs w:val="24"/>
        </w:rPr>
        <w:t>, A.</w:t>
      </w:r>
      <w:r>
        <w:rPr>
          <w:rFonts w:ascii="Times New Roman" w:hAnsi="Times New Roman" w:cs="Times New Roman"/>
          <w:sz w:val="24"/>
          <w:szCs w:val="24"/>
        </w:rPr>
        <w:t>,</w:t>
      </w:r>
      <w:r w:rsidR="00C519F3">
        <w:rPr>
          <w:rFonts w:ascii="Times New Roman" w:hAnsi="Times New Roman" w:cs="Times New Roman"/>
          <w:sz w:val="24"/>
          <w:szCs w:val="24"/>
        </w:rPr>
        <w:t xml:space="preserve"> </w:t>
      </w:r>
      <w:r>
        <w:rPr>
          <w:rFonts w:ascii="Times New Roman" w:hAnsi="Times New Roman" w:cs="Times New Roman"/>
          <w:sz w:val="24"/>
          <w:szCs w:val="24"/>
        </w:rPr>
        <w:t>&amp;</w:t>
      </w:r>
      <w:r w:rsidRPr="00941914">
        <w:rPr>
          <w:rFonts w:ascii="Times New Roman" w:hAnsi="Times New Roman" w:cs="Times New Roman"/>
          <w:sz w:val="24"/>
          <w:szCs w:val="24"/>
        </w:rPr>
        <w:t xml:space="preserve"> </w:t>
      </w:r>
      <w:proofErr w:type="spellStart"/>
      <w:r w:rsidRPr="00941914">
        <w:rPr>
          <w:rFonts w:ascii="Times New Roman" w:hAnsi="Times New Roman" w:cs="Times New Roman"/>
          <w:sz w:val="24"/>
          <w:szCs w:val="24"/>
        </w:rPr>
        <w:t>Rizkiana</w:t>
      </w:r>
      <w:proofErr w:type="spellEnd"/>
      <w:r>
        <w:rPr>
          <w:rFonts w:ascii="Times New Roman" w:hAnsi="Times New Roman" w:cs="Times New Roman"/>
          <w:sz w:val="24"/>
          <w:szCs w:val="24"/>
        </w:rPr>
        <w:t>,</w:t>
      </w:r>
      <w:r w:rsidRPr="00941914">
        <w:rPr>
          <w:rFonts w:ascii="Times New Roman" w:hAnsi="Times New Roman" w:cs="Times New Roman"/>
          <w:sz w:val="24"/>
          <w:szCs w:val="24"/>
        </w:rPr>
        <w:t xml:space="preserve"> R</w:t>
      </w:r>
      <w:r>
        <w:rPr>
          <w:rFonts w:ascii="Times New Roman" w:hAnsi="Times New Roman" w:cs="Times New Roman"/>
          <w:sz w:val="24"/>
          <w:szCs w:val="24"/>
        </w:rPr>
        <w:t>. (</w:t>
      </w:r>
      <w:r w:rsidR="00C519F3">
        <w:rPr>
          <w:rFonts w:ascii="Times New Roman" w:hAnsi="Times New Roman" w:cs="Times New Roman"/>
          <w:sz w:val="24"/>
          <w:szCs w:val="24"/>
        </w:rPr>
        <w:t>2020)</w:t>
      </w:r>
      <w:r>
        <w:rPr>
          <w:rFonts w:ascii="Times New Roman" w:hAnsi="Times New Roman" w:cs="Times New Roman"/>
          <w:sz w:val="24"/>
          <w:szCs w:val="24"/>
        </w:rPr>
        <w:t>.</w:t>
      </w:r>
      <w:r w:rsidRPr="00941914">
        <w:rPr>
          <w:rFonts w:ascii="Times New Roman" w:hAnsi="Times New Roman" w:cs="Times New Roman"/>
          <w:sz w:val="24"/>
          <w:szCs w:val="24"/>
        </w:rPr>
        <w:t xml:space="preserve"> “Implementation of Incremental Models on Development of Web Based Loan Cooperative Applications”</w:t>
      </w:r>
      <w:r w:rsidR="00124832">
        <w:rPr>
          <w:rFonts w:ascii="Times New Roman" w:hAnsi="Times New Roman" w:cs="Times New Roman"/>
          <w:sz w:val="24"/>
          <w:szCs w:val="24"/>
        </w:rPr>
        <w:t>.</w:t>
      </w:r>
      <w:r w:rsidRPr="00941914">
        <w:rPr>
          <w:rFonts w:ascii="Times New Roman" w:hAnsi="Times New Roman" w:cs="Times New Roman"/>
          <w:sz w:val="24"/>
          <w:szCs w:val="24"/>
        </w:rPr>
        <w:t xml:space="preserve"> International Journal of Education, Science, Technology and Engineering, </w:t>
      </w:r>
      <w:r w:rsidR="00124832">
        <w:rPr>
          <w:rFonts w:ascii="Times New Roman" w:hAnsi="Times New Roman" w:cs="Times New Roman"/>
          <w:sz w:val="24"/>
          <w:szCs w:val="24"/>
        </w:rPr>
        <w:t>3(</w:t>
      </w:r>
      <w:r w:rsidRPr="00941914">
        <w:rPr>
          <w:rFonts w:ascii="Times New Roman" w:hAnsi="Times New Roman" w:cs="Times New Roman"/>
          <w:sz w:val="24"/>
          <w:szCs w:val="24"/>
        </w:rPr>
        <w:t>1</w:t>
      </w:r>
      <w:r w:rsidR="00124832">
        <w:rPr>
          <w:rFonts w:ascii="Times New Roman" w:hAnsi="Times New Roman" w:cs="Times New Roman"/>
          <w:sz w:val="24"/>
          <w:szCs w:val="24"/>
        </w:rPr>
        <w:t>)</w:t>
      </w:r>
      <w:r w:rsidRPr="00941914">
        <w:rPr>
          <w:rFonts w:ascii="Times New Roman" w:hAnsi="Times New Roman" w:cs="Times New Roman"/>
          <w:sz w:val="24"/>
          <w:szCs w:val="24"/>
        </w:rPr>
        <w:t xml:space="preserve">,26-34, </w:t>
      </w:r>
      <w:hyperlink r:id="rId61" w:history="1">
        <w:r w:rsidR="00DD46A6" w:rsidRPr="001C4858">
          <w:rPr>
            <w:rStyle w:val="Hyperlink"/>
            <w:rFonts w:ascii="Times New Roman" w:hAnsi="Times New Roman" w:cs="Times New Roman"/>
            <w:sz w:val="24"/>
            <w:szCs w:val="24"/>
          </w:rPr>
          <w:t>https://doi.org/10.36079/lamintang.ijeste-0301.105</w:t>
        </w:r>
      </w:hyperlink>
      <w:r w:rsidR="00742D1A">
        <w:rPr>
          <w:rFonts w:ascii="Times New Roman" w:hAnsi="Times New Roman" w:cs="Times New Roman"/>
          <w:sz w:val="24"/>
          <w:szCs w:val="24"/>
        </w:rPr>
        <w:t xml:space="preserve"> </w:t>
      </w:r>
    </w:p>
    <w:p w14:paraId="0053190B" w14:textId="77777777" w:rsidR="00941914" w:rsidRDefault="00941914" w:rsidP="00A867F6">
      <w:pPr>
        <w:spacing w:line="360" w:lineRule="auto"/>
        <w:ind w:left="567" w:hanging="567"/>
        <w:rPr>
          <w:rFonts w:ascii="Times New Roman" w:hAnsi="Times New Roman" w:cs="Times New Roman"/>
          <w:sz w:val="24"/>
          <w:szCs w:val="24"/>
        </w:rPr>
      </w:pPr>
    </w:p>
    <w:p w14:paraId="2DBC8490" w14:textId="47D086DE" w:rsidR="00332410" w:rsidRDefault="00332410" w:rsidP="00A867F6">
      <w:pPr>
        <w:spacing w:line="360" w:lineRule="auto"/>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Atanasova, A., Eckhardt, G., &amp; Laamanen, M. (2024). Platform cooperatives in the sharing economy: How market challengers bring change from the margins. </w:t>
      </w:r>
    </w:p>
    <w:p w14:paraId="3436484D" w14:textId="77777777" w:rsidR="00332410" w:rsidRDefault="00332410" w:rsidP="00A867F6">
      <w:pPr>
        <w:spacing w:line="360" w:lineRule="auto"/>
        <w:rPr>
          <w:rFonts w:ascii="Times New Roman" w:hAnsi="Times New Roman" w:cs="Times New Roman"/>
          <w:sz w:val="24"/>
          <w:szCs w:val="24"/>
        </w:rPr>
      </w:pPr>
    </w:p>
    <w:p w14:paraId="21809076" w14:textId="77777777" w:rsidR="00332410" w:rsidRPr="003B2A08" w:rsidRDefault="00332410" w:rsidP="00A867F6">
      <w:pPr>
        <w:spacing w:line="360" w:lineRule="auto"/>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Budzinski, M. (2024). What Is React Native? Complex Guide for 2024. </w:t>
      </w:r>
      <w:proofErr w:type="spellStart"/>
      <w:r w:rsidRPr="003B2A08">
        <w:rPr>
          <w:rFonts w:ascii="Times New Roman" w:hAnsi="Times New Roman" w:cs="Times New Roman"/>
          <w:i/>
          <w:iCs/>
          <w:sz w:val="24"/>
          <w:szCs w:val="24"/>
        </w:rPr>
        <w:t>NetGuru</w:t>
      </w:r>
      <w:proofErr w:type="spellEnd"/>
      <w:r w:rsidRPr="003B2A08">
        <w:rPr>
          <w:rFonts w:ascii="Times New Roman" w:hAnsi="Times New Roman" w:cs="Times New Roman"/>
          <w:sz w:val="24"/>
          <w:szCs w:val="24"/>
        </w:rPr>
        <w:t xml:space="preserve">. </w:t>
      </w:r>
      <w:hyperlink r:id="rId62" w:history="1">
        <w:r w:rsidRPr="003B2A08">
          <w:rPr>
            <w:rStyle w:val="Hyperlink"/>
            <w:rFonts w:ascii="Times New Roman" w:hAnsi="Times New Roman" w:cs="Times New Roman"/>
            <w:sz w:val="24"/>
            <w:szCs w:val="24"/>
          </w:rPr>
          <w:t>https://www.netguru.com/glossary/react-native</w:t>
        </w:r>
      </w:hyperlink>
    </w:p>
    <w:p w14:paraId="5C32B437" w14:textId="77777777" w:rsidR="00332410" w:rsidRDefault="00332410" w:rsidP="00A867F6">
      <w:pPr>
        <w:spacing w:line="360" w:lineRule="auto"/>
        <w:rPr>
          <w:rFonts w:ascii="Times New Roman" w:hAnsi="Times New Roman" w:cs="Times New Roman"/>
          <w:sz w:val="24"/>
          <w:szCs w:val="24"/>
        </w:rPr>
      </w:pPr>
    </w:p>
    <w:p w14:paraId="20388869" w14:textId="77777777" w:rsidR="00332410" w:rsidRDefault="00332410" w:rsidP="00A867F6">
      <w:pPr>
        <w:spacing w:line="360" w:lineRule="auto"/>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Carrell, S. (2007). Strike Rochdale from the record books. The Co-op began in Scotland. </w:t>
      </w:r>
      <w:r w:rsidRPr="003B2A08">
        <w:rPr>
          <w:rFonts w:ascii="Times New Roman" w:hAnsi="Times New Roman" w:cs="Times New Roman"/>
          <w:i/>
          <w:iCs/>
          <w:sz w:val="24"/>
          <w:szCs w:val="24"/>
        </w:rPr>
        <w:t>The Guardian</w:t>
      </w:r>
      <w:r w:rsidRPr="003B2A08">
        <w:rPr>
          <w:rFonts w:ascii="Times New Roman" w:hAnsi="Times New Roman" w:cs="Times New Roman"/>
          <w:sz w:val="24"/>
          <w:szCs w:val="24"/>
        </w:rPr>
        <w:t xml:space="preserve">. </w:t>
      </w:r>
      <w:hyperlink r:id="rId63" w:history="1">
        <w:r w:rsidRPr="003B2A08">
          <w:rPr>
            <w:rStyle w:val="Hyperlink"/>
            <w:rFonts w:ascii="Times New Roman" w:hAnsi="Times New Roman" w:cs="Times New Roman"/>
            <w:sz w:val="24"/>
            <w:szCs w:val="24"/>
          </w:rPr>
          <w:t>https://www.theguardian.com/business/2007/aug/07/retail.uknews</w:t>
        </w:r>
      </w:hyperlink>
      <w:r w:rsidRPr="003B2A08">
        <w:rPr>
          <w:rFonts w:ascii="Times New Roman" w:hAnsi="Times New Roman" w:cs="Times New Roman"/>
          <w:sz w:val="24"/>
          <w:szCs w:val="24"/>
        </w:rPr>
        <w:t xml:space="preserve"> </w:t>
      </w:r>
    </w:p>
    <w:p w14:paraId="33D5E33C" w14:textId="77777777" w:rsidR="00332410" w:rsidRDefault="00332410" w:rsidP="00A867F6">
      <w:pPr>
        <w:spacing w:line="360" w:lineRule="auto"/>
        <w:rPr>
          <w:rFonts w:ascii="Times New Roman" w:hAnsi="Times New Roman" w:cs="Times New Roman"/>
          <w:sz w:val="24"/>
          <w:szCs w:val="24"/>
        </w:rPr>
      </w:pPr>
    </w:p>
    <w:p w14:paraId="2F7B4C64" w14:textId="77777777" w:rsidR="00332410" w:rsidRDefault="00332410" w:rsidP="00A867F6">
      <w:pPr>
        <w:spacing w:line="360" w:lineRule="auto"/>
        <w:ind w:left="567" w:hanging="567"/>
        <w:rPr>
          <w:rFonts w:ascii="Times New Roman" w:hAnsi="Times New Roman" w:cs="Times New Roman"/>
          <w:i/>
          <w:iCs/>
          <w:sz w:val="24"/>
          <w:szCs w:val="24"/>
          <w:lang w:val="en-NG"/>
        </w:rPr>
      </w:pPr>
      <w:r w:rsidRPr="003B2A08">
        <w:rPr>
          <w:rFonts w:ascii="Times New Roman" w:hAnsi="Times New Roman" w:cs="Times New Roman"/>
          <w:sz w:val="24"/>
          <w:szCs w:val="24"/>
        </w:rPr>
        <w:t xml:space="preserve">Deshpande, C. (2024). </w:t>
      </w:r>
      <w:r w:rsidRPr="003B2A08">
        <w:rPr>
          <w:rFonts w:ascii="Times New Roman" w:hAnsi="Times New Roman" w:cs="Times New Roman"/>
          <w:sz w:val="24"/>
          <w:szCs w:val="24"/>
          <w:lang w:val="en-NG"/>
        </w:rPr>
        <w:t xml:space="preserve">The Best Guide to Know What Is React. </w:t>
      </w:r>
      <w:r w:rsidRPr="003B2A08">
        <w:rPr>
          <w:rFonts w:ascii="Times New Roman" w:hAnsi="Times New Roman" w:cs="Times New Roman"/>
          <w:i/>
          <w:iCs/>
          <w:sz w:val="24"/>
          <w:szCs w:val="24"/>
          <w:lang w:val="en-NG"/>
        </w:rPr>
        <w:t xml:space="preserve">Simplilearn. </w:t>
      </w:r>
      <w:hyperlink r:id="rId64" w:anchor=":~:text=Easy%20creation%20of%20dynamic%20applications,thereby%20creating%20web%20applications%20faster" w:history="1">
        <w:r w:rsidRPr="003B2A08">
          <w:rPr>
            <w:rStyle w:val="Hyperlink"/>
            <w:rFonts w:ascii="Times New Roman" w:hAnsi="Times New Roman" w:cs="Times New Roman"/>
            <w:i/>
            <w:iCs/>
            <w:sz w:val="24"/>
            <w:szCs w:val="24"/>
            <w:lang w:val="en-NG"/>
          </w:rPr>
          <w:t>https://www.simplilearn.com/tutorials/reactjs-tutorial/what-is-reactjs#:~:text=Easy%20creation%20of%20dynamic%20applications,thereby%20creating%20web%20applications%20faster</w:t>
        </w:r>
      </w:hyperlink>
      <w:r w:rsidRPr="003B2A08">
        <w:rPr>
          <w:rFonts w:ascii="Times New Roman" w:hAnsi="Times New Roman" w:cs="Times New Roman"/>
          <w:i/>
          <w:iCs/>
          <w:sz w:val="24"/>
          <w:szCs w:val="24"/>
          <w:lang w:val="en-NG"/>
        </w:rPr>
        <w:t>.</w:t>
      </w:r>
    </w:p>
    <w:p w14:paraId="282E58C5" w14:textId="77777777" w:rsidR="00332410" w:rsidRDefault="00332410" w:rsidP="00A867F6">
      <w:pPr>
        <w:spacing w:line="360" w:lineRule="auto"/>
        <w:rPr>
          <w:rFonts w:ascii="Times New Roman" w:hAnsi="Times New Roman" w:cs="Times New Roman"/>
          <w:i/>
          <w:iCs/>
          <w:sz w:val="24"/>
          <w:szCs w:val="24"/>
          <w:lang w:val="en-NG"/>
        </w:rPr>
      </w:pPr>
    </w:p>
    <w:p w14:paraId="15103923" w14:textId="77777777" w:rsidR="00332410" w:rsidRPr="003B2A08" w:rsidRDefault="00332410" w:rsidP="00A867F6">
      <w:pPr>
        <w:spacing w:line="360" w:lineRule="auto"/>
        <w:ind w:left="567" w:hanging="567"/>
        <w:rPr>
          <w:rFonts w:ascii="Times New Roman" w:hAnsi="Times New Roman" w:cs="Times New Roman"/>
          <w:sz w:val="24"/>
          <w:szCs w:val="24"/>
          <w:u w:val="single"/>
          <w:lang w:val="en-NG"/>
        </w:rPr>
      </w:pPr>
      <w:r w:rsidRPr="003B2A08">
        <w:rPr>
          <w:rFonts w:ascii="Times New Roman" w:hAnsi="Times New Roman" w:cs="Times New Roman"/>
          <w:sz w:val="24"/>
          <w:szCs w:val="24"/>
          <w:lang w:val="en-NG"/>
        </w:rPr>
        <w:t xml:space="preserve">Domantas, G. (2023). What Is CSS and How Does It Work? </w:t>
      </w:r>
      <w:proofErr w:type="spellStart"/>
      <w:r w:rsidRPr="003B2A08">
        <w:rPr>
          <w:rFonts w:ascii="Times New Roman" w:hAnsi="Times New Roman" w:cs="Times New Roman"/>
          <w:i/>
          <w:iCs/>
          <w:sz w:val="24"/>
          <w:szCs w:val="24"/>
          <w:lang w:val="en-NG"/>
        </w:rPr>
        <w:t>Hostinger</w:t>
      </w:r>
      <w:proofErr w:type="spellEnd"/>
      <w:r w:rsidRPr="003B2A08">
        <w:rPr>
          <w:rFonts w:ascii="Times New Roman" w:hAnsi="Times New Roman" w:cs="Times New Roman"/>
          <w:sz w:val="24"/>
          <w:szCs w:val="24"/>
          <w:lang w:val="en-NG"/>
        </w:rPr>
        <w:t>. https://www.hostinger.com/tutorials/what-is-css</w:t>
      </w:r>
    </w:p>
    <w:p w14:paraId="2A6CB6B4" w14:textId="77777777" w:rsidR="00332410" w:rsidRPr="003B2A08" w:rsidRDefault="00332410" w:rsidP="00A867F6">
      <w:pPr>
        <w:spacing w:line="360" w:lineRule="auto"/>
        <w:rPr>
          <w:rFonts w:ascii="Times New Roman" w:hAnsi="Times New Roman" w:cs="Times New Roman"/>
          <w:i/>
          <w:iCs/>
          <w:sz w:val="24"/>
          <w:szCs w:val="24"/>
          <w:lang w:val="en-NG"/>
        </w:rPr>
      </w:pPr>
    </w:p>
    <w:p w14:paraId="27A9D9B4" w14:textId="77777777" w:rsidR="00332410" w:rsidRPr="007E59FF" w:rsidRDefault="00332410" w:rsidP="00A867F6">
      <w:pPr>
        <w:spacing w:line="360" w:lineRule="auto"/>
        <w:ind w:left="567" w:hanging="567"/>
        <w:rPr>
          <w:rFonts w:ascii="Times New Roman" w:hAnsi="Times New Roman" w:cs="Times New Roman"/>
          <w:i/>
          <w:iCs/>
          <w:sz w:val="24"/>
          <w:szCs w:val="24"/>
        </w:rPr>
      </w:pPr>
      <w:r w:rsidRPr="003B2A08">
        <w:rPr>
          <w:rFonts w:ascii="Times New Roman" w:hAnsi="Times New Roman" w:cs="Times New Roman"/>
          <w:sz w:val="24"/>
          <w:szCs w:val="24"/>
        </w:rPr>
        <w:t>Gillis, A., &amp; Botelho,</w:t>
      </w:r>
      <w:r>
        <w:rPr>
          <w:rFonts w:ascii="Times New Roman" w:hAnsi="Times New Roman" w:cs="Times New Roman"/>
          <w:sz w:val="24"/>
          <w:szCs w:val="24"/>
        </w:rPr>
        <w:t xml:space="preserve"> </w:t>
      </w:r>
      <w:r w:rsidRPr="003B2A08">
        <w:rPr>
          <w:rFonts w:ascii="Times New Roman" w:hAnsi="Times New Roman" w:cs="Times New Roman"/>
          <w:sz w:val="24"/>
          <w:szCs w:val="24"/>
        </w:rPr>
        <w:t xml:space="preserve">B. (2023). What is MongoDB. </w:t>
      </w:r>
      <w:r w:rsidRPr="003B2A08">
        <w:rPr>
          <w:rFonts w:ascii="Times New Roman" w:hAnsi="Times New Roman" w:cs="Times New Roman"/>
          <w:i/>
          <w:iCs/>
          <w:sz w:val="24"/>
          <w:szCs w:val="24"/>
        </w:rPr>
        <w:t>TechTarget.</w:t>
      </w:r>
      <w:r w:rsidRPr="003B2A08">
        <w:rPr>
          <w:rFonts w:ascii="Times New Roman" w:hAnsi="Times New Roman" w:cs="Times New Roman"/>
          <w:sz w:val="24"/>
          <w:szCs w:val="24"/>
        </w:rPr>
        <w:t xml:space="preserve"> </w:t>
      </w:r>
      <w:hyperlink r:id="rId65" w:history="1">
        <w:r w:rsidRPr="003B2A08">
          <w:rPr>
            <w:rStyle w:val="Hyperlink"/>
            <w:rFonts w:ascii="Times New Roman" w:hAnsi="Times New Roman" w:cs="Times New Roman"/>
            <w:i/>
            <w:iCs/>
            <w:sz w:val="24"/>
            <w:szCs w:val="24"/>
          </w:rPr>
          <w:t>https://www.techtarget.com/searchdatamanagement/definition/MongoDB</w:t>
        </w:r>
      </w:hyperlink>
    </w:p>
    <w:p w14:paraId="3A119EB7" w14:textId="77777777" w:rsidR="00332410" w:rsidRDefault="00332410" w:rsidP="00A867F6">
      <w:pPr>
        <w:spacing w:line="360" w:lineRule="auto"/>
        <w:rPr>
          <w:rFonts w:ascii="Times New Roman" w:hAnsi="Times New Roman" w:cs="Times New Roman"/>
          <w:sz w:val="24"/>
          <w:szCs w:val="24"/>
        </w:rPr>
      </w:pPr>
    </w:p>
    <w:p w14:paraId="5102A187" w14:textId="77777777" w:rsidR="00332410" w:rsidRPr="003B2A08" w:rsidRDefault="00332410" w:rsidP="00A867F6">
      <w:pPr>
        <w:spacing w:line="360" w:lineRule="auto"/>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Goray, S. (2024). History of Mobile Apps - The Past, Present and Future. </w:t>
      </w:r>
      <w:proofErr w:type="spellStart"/>
      <w:r w:rsidRPr="003B2A08">
        <w:rPr>
          <w:rFonts w:ascii="Times New Roman" w:hAnsi="Times New Roman" w:cs="Times New Roman"/>
          <w:i/>
          <w:iCs/>
          <w:sz w:val="24"/>
          <w:szCs w:val="24"/>
        </w:rPr>
        <w:t>Webandcrafts</w:t>
      </w:r>
      <w:proofErr w:type="spellEnd"/>
      <w:r>
        <w:rPr>
          <w:rFonts w:ascii="Times New Roman" w:hAnsi="Times New Roman" w:cs="Times New Roman"/>
          <w:i/>
          <w:iCs/>
          <w:sz w:val="24"/>
          <w:szCs w:val="24"/>
        </w:rPr>
        <w:t>.</w:t>
      </w:r>
      <w:r w:rsidRPr="003B2A08">
        <w:rPr>
          <w:rFonts w:ascii="Times New Roman" w:hAnsi="Times New Roman" w:cs="Times New Roman"/>
          <w:i/>
          <w:iCs/>
          <w:sz w:val="24"/>
          <w:szCs w:val="24"/>
        </w:rPr>
        <w:t xml:space="preserve"> </w:t>
      </w:r>
      <w:hyperlink r:id="rId66" w:history="1">
        <w:r w:rsidRPr="003B2A08">
          <w:rPr>
            <w:rStyle w:val="Hyperlink"/>
            <w:rFonts w:ascii="Times New Roman" w:hAnsi="Times New Roman" w:cs="Times New Roman"/>
            <w:i/>
            <w:iCs/>
            <w:sz w:val="24"/>
            <w:szCs w:val="24"/>
          </w:rPr>
          <w:t>The History of Mobile Apps and Evolution of Mobile Platforms (webandcrafts.com)</w:t>
        </w:r>
      </w:hyperlink>
    </w:p>
    <w:p w14:paraId="6CFBAA15" w14:textId="77777777" w:rsidR="00332410" w:rsidRPr="003B2A08" w:rsidRDefault="00332410" w:rsidP="00A867F6">
      <w:pPr>
        <w:spacing w:line="360" w:lineRule="auto"/>
        <w:rPr>
          <w:rFonts w:ascii="Times New Roman" w:hAnsi="Times New Roman" w:cs="Times New Roman"/>
          <w:sz w:val="24"/>
          <w:szCs w:val="24"/>
        </w:rPr>
      </w:pPr>
    </w:p>
    <w:p w14:paraId="0DB8D301" w14:textId="77777777" w:rsidR="00332410" w:rsidRDefault="00332410" w:rsidP="00A867F6">
      <w:pPr>
        <w:spacing w:line="360" w:lineRule="auto"/>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Gillis, S. (2023). What is MongoDB? </w:t>
      </w:r>
      <w:r w:rsidRPr="003B2A08">
        <w:rPr>
          <w:rFonts w:ascii="Times New Roman" w:hAnsi="Times New Roman" w:cs="Times New Roman"/>
          <w:i/>
          <w:iCs/>
          <w:sz w:val="24"/>
          <w:szCs w:val="24"/>
        </w:rPr>
        <w:t>TechTarget</w:t>
      </w:r>
      <w:r w:rsidRPr="003B2A08">
        <w:rPr>
          <w:rFonts w:ascii="Times New Roman" w:hAnsi="Times New Roman" w:cs="Times New Roman"/>
          <w:sz w:val="24"/>
          <w:szCs w:val="24"/>
        </w:rPr>
        <w:t xml:space="preserve">. </w:t>
      </w:r>
      <w:hyperlink r:id="rId67" w:history="1">
        <w:r w:rsidRPr="003B2A08">
          <w:rPr>
            <w:rStyle w:val="Hyperlink"/>
            <w:rFonts w:ascii="Times New Roman" w:hAnsi="Times New Roman" w:cs="Times New Roman"/>
            <w:sz w:val="24"/>
            <w:szCs w:val="24"/>
          </w:rPr>
          <w:t>https://www.techtarget.com/searchdatamanagement/definition/MongoDB</w:t>
        </w:r>
      </w:hyperlink>
      <w:r w:rsidRPr="003B2A08">
        <w:rPr>
          <w:rFonts w:ascii="Times New Roman" w:hAnsi="Times New Roman" w:cs="Times New Roman"/>
          <w:sz w:val="24"/>
          <w:szCs w:val="24"/>
        </w:rPr>
        <w:t xml:space="preserve"> [Accessed on 29/05/2024]</w:t>
      </w:r>
    </w:p>
    <w:p w14:paraId="06838C15" w14:textId="77777777" w:rsidR="00332410" w:rsidRDefault="00332410" w:rsidP="00A867F6">
      <w:pPr>
        <w:spacing w:line="360" w:lineRule="auto"/>
        <w:rPr>
          <w:rFonts w:ascii="Times New Roman" w:hAnsi="Times New Roman" w:cs="Times New Roman"/>
          <w:sz w:val="24"/>
          <w:szCs w:val="24"/>
        </w:rPr>
      </w:pPr>
    </w:p>
    <w:p w14:paraId="7FA1B660" w14:textId="77777777" w:rsidR="00332410" w:rsidRPr="003B2A08" w:rsidRDefault="00332410" w:rsidP="00A867F6">
      <w:pPr>
        <w:spacing w:line="360" w:lineRule="auto"/>
        <w:ind w:left="567" w:hanging="567"/>
        <w:rPr>
          <w:rFonts w:ascii="Times New Roman" w:hAnsi="Times New Roman" w:cs="Times New Roman"/>
          <w:sz w:val="24"/>
          <w:szCs w:val="24"/>
        </w:rPr>
      </w:pPr>
      <w:proofErr w:type="spellStart"/>
      <w:r w:rsidRPr="003B2A08">
        <w:rPr>
          <w:rFonts w:ascii="Times New Roman" w:hAnsi="Times New Roman" w:cs="Times New Roman"/>
          <w:sz w:val="24"/>
          <w:szCs w:val="24"/>
        </w:rPr>
        <w:t>Howart</w:t>
      </w:r>
      <w:proofErr w:type="spellEnd"/>
      <w:r w:rsidRPr="003B2A08">
        <w:rPr>
          <w:rFonts w:ascii="Times New Roman" w:hAnsi="Times New Roman" w:cs="Times New Roman"/>
          <w:sz w:val="24"/>
          <w:szCs w:val="24"/>
        </w:rPr>
        <w:t>, J. (2024). How Many People Own Smartphones?</w:t>
      </w:r>
      <w:r w:rsidRPr="003B2A08">
        <w:rPr>
          <w:rFonts w:ascii="Times New Roman" w:hAnsi="Times New Roman" w:cs="Times New Roman"/>
          <w:i/>
          <w:iCs/>
          <w:sz w:val="24"/>
          <w:szCs w:val="24"/>
        </w:rPr>
        <w:t xml:space="preserve"> Exploding Topics</w:t>
      </w:r>
      <w:r w:rsidRPr="003B2A08">
        <w:rPr>
          <w:rFonts w:ascii="Times New Roman" w:hAnsi="Times New Roman" w:cs="Times New Roman"/>
          <w:sz w:val="24"/>
          <w:szCs w:val="24"/>
        </w:rPr>
        <w:t xml:space="preserve">. </w:t>
      </w:r>
      <w:hyperlink r:id="rId68" w:history="1">
        <w:r w:rsidRPr="003B2A08">
          <w:rPr>
            <w:rStyle w:val="Hyperlink"/>
            <w:rFonts w:ascii="Times New Roman" w:hAnsi="Times New Roman" w:cs="Times New Roman"/>
            <w:sz w:val="24"/>
            <w:szCs w:val="24"/>
          </w:rPr>
          <w:t>https://explodingtopics.com/blog/smartphone-stats</w:t>
        </w:r>
      </w:hyperlink>
      <w:r w:rsidRPr="003B2A08">
        <w:rPr>
          <w:rFonts w:ascii="Times New Roman" w:hAnsi="Times New Roman" w:cs="Times New Roman"/>
          <w:sz w:val="24"/>
          <w:szCs w:val="24"/>
        </w:rPr>
        <w:t xml:space="preserve"> </w:t>
      </w:r>
    </w:p>
    <w:p w14:paraId="79DE7C47" w14:textId="77777777" w:rsidR="00332410" w:rsidRDefault="00332410" w:rsidP="00A867F6">
      <w:pPr>
        <w:spacing w:line="360" w:lineRule="auto"/>
        <w:rPr>
          <w:rFonts w:ascii="Times New Roman" w:hAnsi="Times New Roman" w:cs="Times New Roman"/>
          <w:sz w:val="24"/>
          <w:szCs w:val="24"/>
        </w:rPr>
      </w:pPr>
    </w:p>
    <w:p w14:paraId="6752B64A" w14:textId="287AE185" w:rsidR="00332410" w:rsidRPr="007E59FF" w:rsidRDefault="00332410" w:rsidP="00A867F6">
      <w:pPr>
        <w:spacing w:line="360" w:lineRule="auto"/>
        <w:ind w:left="567" w:hanging="567"/>
        <w:rPr>
          <w:rFonts w:ascii="Times New Roman" w:hAnsi="Times New Roman" w:cs="Times New Roman"/>
          <w:sz w:val="24"/>
          <w:szCs w:val="24"/>
          <w:lang w:val="en-NG"/>
        </w:rPr>
      </w:pPr>
      <w:r w:rsidRPr="003B2A08">
        <w:rPr>
          <w:rFonts w:ascii="Times New Roman" w:hAnsi="Times New Roman" w:cs="Times New Roman"/>
          <w:sz w:val="24"/>
          <w:szCs w:val="24"/>
          <w:lang w:val="en-NG"/>
        </w:rPr>
        <w:t xml:space="preserve">Mbam, E., &amp; </w:t>
      </w:r>
      <w:proofErr w:type="spellStart"/>
      <w:r w:rsidRPr="003B2A08">
        <w:rPr>
          <w:rFonts w:ascii="Times New Roman" w:hAnsi="Times New Roman" w:cs="Times New Roman"/>
          <w:sz w:val="24"/>
          <w:szCs w:val="24"/>
          <w:lang w:val="en-NG"/>
        </w:rPr>
        <w:t>Igboji</w:t>
      </w:r>
      <w:proofErr w:type="spellEnd"/>
      <w:r w:rsidRPr="003B2A08">
        <w:rPr>
          <w:rFonts w:ascii="Times New Roman" w:hAnsi="Times New Roman" w:cs="Times New Roman"/>
          <w:sz w:val="24"/>
          <w:szCs w:val="24"/>
          <w:lang w:val="en-NG"/>
        </w:rPr>
        <w:t xml:space="preserve">, O (2013). Enhancing Cooperative Loan Scheme through Automated Loan Management System, West African Journal of Industrial &amp; Academic Research,6(1), 144-152 </w:t>
      </w:r>
    </w:p>
    <w:p w14:paraId="6B281085" w14:textId="77777777" w:rsidR="00332410" w:rsidRDefault="00332410" w:rsidP="00A867F6">
      <w:pPr>
        <w:spacing w:line="360" w:lineRule="auto"/>
        <w:rPr>
          <w:rFonts w:ascii="Times New Roman" w:hAnsi="Times New Roman" w:cs="Times New Roman"/>
          <w:sz w:val="24"/>
          <w:szCs w:val="24"/>
        </w:rPr>
      </w:pPr>
    </w:p>
    <w:p w14:paraId="7B0E9DC6" w14:textId="77777777" w:rsidR="00332410" w:rsidRDefault="00332410" w:rsidP="00A867F6">
      <w:pPr>
        <w:spacing w:line="360" w:lineRule="auto"/>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Muller, S., &amp; Tworek, H. (2015). ‘The telegraph and the bank’: on the interdependence of global communications and capitalism. Cambridge University Press. </w:t>
      </w:r>
      <w:hyperlink r:id="rId69" w:history="1">
        <w:r w:rsidRPr="003B2A08">
          <w:rPr>
            <w:rStyle w:val="Hyperlink"/>
            <w:rFonts w:ascii="Times New Roman" w:hAnsi="Times New Roman" w:cs="Times New Roman"/>
            <w:sz w:val="24"/>
            <w:szCs w:val="24"/>
          </w:rPr>
          <w:t>https://www.cambridge.org/core/journals/journal-of-global-history/article/abs/telegraph-and-the-bank-on-the-interdependence-of-global-communications-and-capitalism-18661914/09E91AB90AE1274717589316F28B6E73</w:t>
        </w:r>
      </w:hyperlink>
    </w:p>
    <w:p w14:paraId="7AC79EA6" w14:textId="77777777" w:rsidR="00332410" w:rsidRDefault="00332410" w:rsidP="00A867F6">
      <w:pPr>
        <w:spacing w:line="360" w:lineRule="auto"/>
        <w:rPr>
          <w:rFonts w:ascii="Times New Roman" w:hAnsi="Times New Roman" w:cs="Times New Roman"/>
          <w:sz w:val="24"/>
          <w:szCs w:val="24"/>
        </w:rPr>
      </w:pPr>
    </w:p>
    <w:p w14:paraId="571E51E5" w14:textId="77777777" w:rsidR="00332410" w:rsidRDefault="00332410" w:rsidP="00A867F6">
      <w:pPr>
        <w:spacing w:line="360" w:lineRule="auto"/>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National Library of Scotland. (2023). The history of working people in Scotland. </w:t>
      </w:r>
      <w:hyperlink r:id="rId70" w:history="1">
        <w:r w:rsidRPr="003B2A08">
          <w:rPr>
            <w:rStyle w:val="Hyperlink"/>
            <w:rFonts w:ascii="Times New Roman" w:hAnsi="Times New Roman" w:cs="Times New Roman"/>
            <w:sz w:val="24"/>
            <w:szCs w:val="24"/>
          </w:rPr>
          <w:t>https://www.nls.uk/learning-zone/politics-and-society/labour-history/</w:t>
        </w:r>
      </w:hyperlink>
      <w:r w:rsidRPr="003B2A08">
        <w:rPr>
          <w:rFonts w:ascii="Times New Roman" w:hAnsi="Times New Roman" w:cs="Times New Roman"/>
          <w:sz w:val="24"/>
          <w:szCs w:val="24"/>
        </w:rPr>
        <w:t xml:space="preserve"> </w:t>
      </w:r>
    </w:p>
    <w:p w14:paraId="4138A751" w14:textId="77777777" w:rsidR="00332410" w:rsidRDefault="00332410" w:rsidP="00A867F6">
      <w:pPr>
        <w:spacing w:line="360" w:lineRule="auto"/>
        <w:rPr>
          <w:rFonts w:ascii="Times New Roman" w:hAnsi="Times New Roman" w:cs="Times New Roman"/>
          <w:sz w:val="24"/>
          <w:szCs w:val="24"/>
        </w:rPr>
      </w:pPr>
    </w:p>
    <w:p w14:paraId="3577A232" w14:textId="5D74A2A6" w:rsidR="00332410" w:rsidRDefault="00332410" w:rsidP="00A867F6">
      <w:pPr>
        <w:spacing w:line="360" w:lineRule="auto"/>
        <w:ind w:left="567" w:hanging="567"/>
        <w:rPr>
          <w:rFonts w:ascii="Times New Roman" w:hAnsi="Times New Roman" w:cs="Times New Roman"/>
          <w:sz w:val="24"/>
          <w:szCs w:val="24"/>
          <w:lang w:val="en-NG"/>
        </w:rPr>
      </w:pPr>
      <w:proofErr w:type="spellStart"/>
      <w:r w:rsidRPr="003B2A08">
        <w:rPr>
          <w:rFonts w:ascii="Times New Roman" w:hAnsi="Times New Roman" w:cs="Times New Roman"/>
          <w:sz w:val="24"/>
          <w:szCs w:val="24"/>
          <w:lang w:val="en-NG"/>
        </w:rPr>
        <w:t>Olorunlomerue</w:t>
      </w:r>
      <w:proofErr w:type="spellEnd"/>
      <w:r w:rsidRPr="003B2A08">
        <w:rPr>
          <w:rFonts w:ascii="Times New Roman" w:hAnsi="Times New Roman" w:cs="Times New Roman"/>
          <w:sz w:val="24"/>
          <w:szCs w:val="24"/>
          <w:lang w:val="en-NG"/>
        </w:rPr>
        <w:t xml:space="preserve">, A., </w:t>
      </w:r>
      <w:proofErr w:type="spellStart"/>
      <w:r w:rsidRPr="003B2A08">
        <w:rPr>
          <w:rFonts w:ascii="Times New Roman" w:hAnsi="Times New Roman" w:cs="Times New Roman"/>
          <w:sz w:val="24"/>
          <w:szCs w:val="24"/>
          <w:lang w:val="en-NG"/>
        </w:rPr>
        <w:t>Ekuewa</w:t>
      </w:r>
      <w:proofErr w:type="spellEnd"/>
      <w:r w:rsidRPr="003B2A08">
        <w:rPr>
          <w:rFonts w:ascii="Times New Roman" w:hAnsi="Times New Roman" w:cs="Times New Roman"/>
          <w:sz w:val="24"/>
          <w:szCs w:val="24"/>
          <w:lang w:val="en-NG"/>
        </w:rPr>
        <w:t>, B., Oyetunji, O., &amp; Ramoni, A. (2017). Web Based Centralized Cooperative Information Management System. International Journal of Computer Trends and Technology (IJCTT).</w:t>
      </w:r>
      <w:r w:rsidR="00DD46A6">
        <w:rPr>
          <w:rFonts w:ascii="Times New Roman" w:hAnsi="Times New Roman" w:cs="Times New Roman"/>
          <w:sz w:val="24"/>
          <w:szCs w:val="24"/>
          <w:lang w:val="en-NG"/>
        </w:rPr>
        <w:t xml:space="preserve"> </w:t>
      </w:r>
      <w:r w:rsidRPr="003B2A08">
        <w:rPr>
          <w:rFonts w:ascii="Times New Roman" w:hAnsi="Times New Roman" w:cs="Times New Roman"/>
          <w:sz w:val="24"/>
          <w:szCs w:val="24"/>
          <w:lang w:val="en-NG"/>
        </w:rPr>
        <w:t xml:space="preserve">54(2), 126-129. </w:t>
      </w:r>
    </w:p>
    <w:p w14:paraId="499634DA" w14:textId="77777777" w:rsidR="00332410" w:rsidRDefault="00332410" w:rsidP="00A867F6">
      <w:pPr>
        <w:spacing w:line="360" w:lineRule="auto"/>
        <w:rPr>
          <w:rFonts w:ascii="Times New Roman" w:hAnsi="Times New Roman" w:cs="Times New Roman"/>
          <w:sz w:val="24"/>
          <w:szCs w:val="24"/>
          <w:lang w:val="en-NG"/>
        </w:rPr>
      </w:pPr>
    </w:p>
    <w:p w14:paraId="22765D1F" w14:textId="1824E7E4" w:rsidR="00332410" w:rsidRDefault="00332410" w:rsidP="00A867F6">
      <w:pPr>
        <w:spacing w:line="360" w:lineRule="auto"/>
        <w:ind w:left="567" w:hanging="567"/>
        <w:rPr>
          <w:rFonts w:ascii="Times New Roman" w:hAnsi="Times New Roman" w:cs="Times New Roman"/>
          <w:sz w:val="24"/>
          <w:szCs w:val="24"/>
          <w:lang w:val="en-NG"/>
        </w:rPr>
      </w:pPr>
      <w:proofErr w:type="spellStart"/>
      <w:r w:rsidRPr="003B2A08">
        <w:rPr>
          <w:rFonts w:ascii="Times New Roman" w:hAnsi="Times New Roman" w:cs="Times New Roman"/>
          <w:sz w:val="24"/>
          <w:szCs w:val="24"/>
          <w:lang w:val="en-NG"/>
        </w:rPr>
        <w:t>Oluyombo</w:t>
      </w:r>
      <w:proofErr w:type="spellEnd"/>
      <w:r w:rsidRPr="003B2A08">
        <w:rPr>
          <w:rFonts w:ascii="Times New Roman" w:hAnsi="Times New Roman" w:cs="Times New Roman"/>
          <w:sz w:val="24"/>
          <w:szCs w:val="24"/>
          <w:lang w:val="en-NG"/>
        </w:rPr>
        <w:t>, O (2013). Impact of Cooperative Societies Savings Scheme in Rural Finance: Some Evidence from Nigeria. Economic Review -Journal of Economics and Business</w:t>
      </w:r>
      <w:r w:rsidR="00DD46A6">
        <w:rPr>
          <w:rFonts w:ascii="Times New Roman" w:hAnsi="Times New Roman" w:cs="Times New Roman"/>
          <w:sz w:val="24"/>
          <w:szCs w:val="24"/>
          <w:lang w:val="en-NG"/>
        </w:rPr>
        <w:t>,</w:t>
      </w:r>
      <w:r w:rsidRPr="003B2A08">
        <w:rPr>
          <w:rFonts w:ascii="Times New Roman" w:hAnsi="Times New Roman" w:cs="Times New Roman"/>
          <w:sz w:val="24"/>
          <w:szCs w:val="24"/>
          <w:lang w:val="en-NG"/>
        </w:rPr>
        <w:t>11(1):77-88</w:t>
      </w:r>
    </w:p>
    <w:p w14:paraId="31DF4481" w14:textId="77777777" w:rsidR="00332410" w:rsidRDefault="00332410" w:rsidP="00A867F6">
      <w:pPr>
        <w:spacing w:line="360" w:lineRule="auto"/>
        <w:rPr>
          <w:rFonts w:ascii="Times New Roman" w:hAnsi="Times New Roman" w:cs="Times New Roman"/>
          <w:sz w:val="24"/>
          <w:szCs w:val="24"/>
          <w:lang w:val="en-NG"/>
        </w:rPr>
      </w:pPr>
    </w:p>
    <w:p w14:paraId="5D53E553" w14:textId="41C3C27B" w:rsidR="00332410" w:rsidRPr="007E59FF" w:rsidRDefault="00332410" w:rsidP="00A867F6">
      <w:pPr>
        <w:spacing w:line="360" w:lineRule="auto"/>
        <w:ind w:left="567" w:hanging="567"/>
        <w:rPr>
          <w:rFonts w:ascii="Times New Roman" w:hAnsi="Times New Roman" w:cs="Times New Roman"/>
          <w:sz w:val="24"/>
          <w:szCs w:val="24"/>
          <w:lang w:val="en-NG"/>
        </w:rPr>
      </w:pPr>
      <w:proofErr w:type="spellStart"/>
      <w:r w:rsidRPr="003B2A08">
        <w:rPr>
          <w:rFonts w:ascii="Times New Roman" w:hAnsi="Times New Roman" w:cs="Times New Roman"/>
          <w:sz w:val="24"/>
          <w:szCs w:val="24"/>
          <w:lang w:val="en-NG"/>
        </w:rPr>
        <w:t>Onyeama</w:t>
      </w:r>
      <w:proofErr w:type="spellEnd"/>
      <w:r w:rsidRPr="003B2A08">
        <w:rPr>
          <w:rFonts w:ascii="Times New Roman" w:hAnsi="Times New Roman" w:cs="Times New Roman"/>
          <w:sz w:val="24"/>
          <w:szCs w:val="24"/>
          <w:lang w:val="en-NG"/>
        </w:rPr>
        <w:t xml:space="preserve">, C., Ekeh, E., </w:t>
      </w:r>
      <w:proofErr w:type="spellStart"/>
      <w:r w:rsidRPr="003B2A08">
        <w:rPr>
          <w:rFonts w:ascii="Times New Roman" w:hAnsi="Times New Roman" w:cs="Times New Roman"/>
          <w:sz w:val="24"/>
          <w:szCs w:val="24"/>
          <w:lang w:val="en-NG"/>
        </w:rPr>
        <w:t>Onyike</w:t>
      </w:r>
      <w:proofErr w:type="spellEnd"/>
      <w:r w:rsidRPr="003B2A08">
        <w:rPr>
          <w:rFonts w:ascii="Times New Roman" w:hAnsi="Times New Roman" w:cs="Times New Roman"/>
          <w:sz w:val="24"/>
          <w:szCs w:val="24"/>
          <w:lang w:val="en-NG"/>
        </w:rPr>
        <w:t xml:space="preserve">, G., &amp; </w:t>
      </w:r>
      <w:proofErr w:type="spellStart"/>
      <w:r w:rsidRPr="003B2A08">
        <w:rPr>
          <w:rFonts w:ascii="Times New Roman" w:hAnsi="Times New Roman" w:cs="Times New Roman"/>
          <w:sz w:val="24"/>
          <w:szCs w:val="24"/>
          <w:lang w:val="en-NG"/>
        </w:rPr>
        <w:t>Onwubuariri</w:t>
      </w:r>
      <w:proofErr w:type="spellEnd"/>
      <w:r w:rsidRPr="003B2A08">
        <w:rPr>
          <w:rFonts w:ascii="Times New Roman" w:hAnsi="Times New Roman" w:cs="Times New Roman"/>
          <w:sz w:val="24"/>
          <w:szCs w:val="24"/>
          <w:lang w:val="en-NG"/>
        </w:rPr>
        <w:t>, I (2017). Design and Implementation of a Web Based Saving Scheme Management System, IRJN Journal of Management, 2(1): 1-21</w:t>
      </w:r>
    </w:p>
    <w:p w14:paraId="76918088" w14:textId="77777777" w:rsidR="00332410" w:rsidRDefault="00332410" w:rsidP="00A867F6">
      <w:pPr>
        <w:spacing w:line="360" w:lineRule="auto"/>
        <w:rPr>
          <w:rFonts w:ascii="Times New Roman" w:hAnsi="Times New Roman" w:cs="Times New Roman"/>
          <w:sz w:val="24"/>
          <w:szCs w:val="24"/>
        </w:rPr>
      </w:pPr>
    </w:p>
    <w:p w14:paraId="46FCEA60" w14:textId="77777777" w:rsidR="00332410" w:rsidRPr="007E59FF" w:rsidRDefault="00332410" w:rsidP="00A867F6">
      <w:pPr>
        <w:spacing w:line="360" w:lineRule="auto"/>
        <w:ind w:left="567" w:hanging="567"/>
        <w:rPr>
          <w:rFonts w:ascii="Times New Roman" w:hAnsi="Times New Roman" w:cs="Times New Roman"/>
          <w:i/>
          <w:iCs/>
          <w:sz w:val="24"/>
          <w:szCs w:val="24"/>
        </w:rPr>
      </w:pPr>
      <w:r w:rsidRPr="003B2A08">
        <w:rPr>
          <w:rFonts w:ascii="Times New Roman" w:hAnsi="Times New Roman" w:cs="Times New Roman"/>
          <w:sz w:val="24"/>
          <w:szCs w:val="24"/>
        </w:rPr>
        <w:t xml:space="preserve">Saini, A. (2024). MongoDB – Working and Features. </w:t>
      </w:r>
      <w:proofErr w:type="spellStart"/>
      <w:r w:rsidRPr="003B2A08">
        <w:rPr>
          <w:rFonts w:ascii="Times New Roman" w:hAnsi="Times New Roman" w:cs="Times New Roman"/>
          <w:i/>
          <w:iCs/>
          <w:sz w:val="24"/>
          <w:szCs w:val="24"/>
        </w:rPr>
        <w:t>GeeksforGeeks</w:t>
      </w:r>
      <w:proofErr w:type="spellEnd"/>
      <w:r w:rsidRPr="003B2A08">
        <w:rPr>
          <w:rFonts w:ascii="Times New Roman" w:hAnsi="Times New Roman" w:cs="Times New Roman"/>
          <w:i/>
          <w:iCs/>
          <w:sz w:val="24"/>
          <w:szCs w:val="24"/>
        </w:rPr>
        <w:t xml:space="preserve">. </w:t>
      </w:r>
      <w:hyperlink r:id="rId71" w:history="1">
        <w:r w:rsidRPr="003B2A08">
          <w:rPr>
            <w:rStyle w:val="Hyperlink"/>
            <w:rFonts w:ascii="Times New Roman" w:hAnsi="Times New Roman" w:cs="Times New Roman"/>
            <w:i/>
            <w:iCs/>
            <w:sz w:val="24"/>
            <w:szCs w:val="24"/>
          </w:rPr>
          <w:t>https://www.geeksforgeeks.org/what-is-mongodb-working-and-features/</w:t>
        </w:r>
      </w:hyperlink>
    </w:p>
    <w:p w14:paraId="6FB84036" w14:textId="77777777" w:rsidR="00332410" w:rsidRDefault="00332410" w:rsidP="00A867F6">
      <w:pPr>
        <w:spacing w:line="360" w:lineRule="auto"/>
        <w:rPr>
          <w:rFonts w:ascii="Times New Roman" w:hAnsi="Times New Roman" w:cs="Times New Roman"/>
          <w:sz w:val="24"/>
          <w:szCs w:val="24"/>
        </w:rPr>
      </w:pPr>
    </w:p>
    <w:p w14:paraId="0A844192" w14:textId="77777777" w:rsidR="00332410" w:rsidRDefault="00332410" w:rsidP="00A867F6">
      <w:pPr>
        <w:spacing w:line="360" w:lineRule="auto"/>
        <w:ind w:left="567" w:hanging="567"/>
        <w:rPr>
          <w:rFonts w:ascii="Times New Roman" w:hAnsi="Times New Roman" w:cs="Times New Roman"/>
          <w:sz w:val="24"/>
          <w:szCs w:val="24"/>
        </w:rPr>
      </w:pPr>
      <w:proofErr w:type="spellStart"/>
      <w:r w:rsidRPr="003B2A08">
        <w:rPr>
          <w:rFonts w:ascii="Times New Roman" w:hAnsi="Times New Roman" w:cs="Times New Roman"/>
          <w:sz w:val="24"/>
          <w:szCs w:val="24"/>
        </w:rPr>
        <w:t>Seffusatti</w:t>
      </w:r>
      <w:proofErr w:type="spellEnd"/>
      <w:r w:rsidRPr="003B2A08">
        <w:rPr>
          <w:rFonts w:ascii="Times New Roman" w:hAnsi="Times New Roman" w:cs="Times New Roman"/>
          <w:sz w:val="24"/>
          <w:szCs w:val="24"/>
        </w:rPr>
        <w:t xml:space="preserve">, N. (2024). “No Man Is an Island”: The Power of Community. </w:t>
      </w:r>
      <w:r w:rsidRPr="003B2A08">
        <w:rPr>
          <w:rFonts w:ascii="Times New Roman" w:hAnsi="Times New Roman" w:cs="Times New Roman"/>
          <w:i/>
          <w:iCs/>
          <w:sz w:val="24"/>
          <w:szCs w:val="24"/>
        </w:rPr>
        <w:t>GUIDE COLLECTIVE</w:t>
      </w:r>
      <w:r w:rsidRPr="003B2A08">
        <w:rPr>
          <w:rFonts w:ascii="Times New Roman" w:hAnsi="Times New Roman" w:cs="Times New Roman"/>
          <w:sz w:val="24"/>
          <w:szCs w:val="24"/>
        </w:rPr>
        <w:t xml:space="preserve">. </w:t>
      </w:r>
      <w:hyperlink r:id="rId72" w:history="1">
        <w:r w:rsidRPr="003B2A08">
          <w:rPr>
            <w:rStyle w:val="Hyperlink"/>
            <w:rFonts w:ascii="Times New Roman" w:hAnsi="Times New Roman" w:cs="Times New Roman"/>
            <w:sz w:val="24"/>
            <w:szCs w:val="24"/>
          </w:rPr>
          <w:t>https://www.guide-collective.com/gc-magazine/no-man-is-an-island-the-power-of-community</w:t>
        </w:r>
      </w:hyperlink>
      <w:r w:rsidRPr="003B2A08">
        <w:rPr>
          <w:rFonts w:ascii="Times New Roman" w:hAnsi="Times New Roman" w:cs="Times New Roman"/>
          <w:sz w:val="24"/>
          <w:szCs w:val="24"/>
        </w:rPr>
        <w:t xml:space="preserve"> . [Accessed on 30/06/2024]</w:t>
      </w:r>
    </w:p>
    <w:p w14:paraId="0ED42B86" w14:textId="77777777" w:rsidR="00332410" w:rsidRDefault="00332410" w:rsidP="00A867F6">
      <w:pPr>
        <w:spacing w:line="360" w:lineRule="auto"/>
        <w:rPr>
          <w:rFonts w:ascii="Times New Roman" w:hAnsi="Times New Roman" w:cs="Times New Roman"/>
          <w:sz w:val="24"/>
          <w:szCs w:val="24"/>
        </w:rPr>
      </w:pPr>
    </w:p>
    <w:p w14:paraId="7C9670F8" w14:textId="77777777" w:rsidR="00332410" w:rsidRDefault="00332410" w:rsidP="00A867F6">
      <w:pPr>
        <w:spacing w:line="360" w:lineRule="auto"/>
        <w:ind w:left="567" w:hanging="567"/>
        <w:rPr>
          <w:rStyle w:val="Hyperlink"/>
          <w:rFonts w:ascii="Times New Roman" w:hAnsi="Times New Roman" w:cs="Times New Roman"/>
          <w:sz w:val="24"/>
          <w:szCs w:val="24"/>
        </w:rPr>
      </w:pPr>
      <w:proofErr w:type="spellStart"/>
      <w:r w:rsidRPr="003B2A08">
        <w:rPr>
          <w:rFonts w:ascii="Times New Roman" w:hAnsi="Times New Roman" w:cs="Times New Roman"/>
          <w:sz w:val="24"/>
          <w:szCs w:val="24"/>
        </w:rPr>
        <w:t>Semah</w:t>
      </w:r>
      <w:proofErr w:type="spellEnd"/>
      <w:r w:rsidRPr="003B2A08">
        <w:rPr>
          <w:rFonts w:ascii="Times New Roman" w:hAnsi="Times New Roman" w:cs="Times New Roman"/>
          <w:sz w:val="24"/>
          <w:szCs w:val="24"/>
        </w:rPr>
        <w:t xml:space="preserve">, B. (2022). What Exactly is Node.js? Explained for Beginners. </w:t>
      </w:r>
      <w:proofErr w:type="spellStart"/>
      <w:r w:rsidRPr="003B2A08">
        <w:rPr>
          <w:rFonts w:ascii="Times New Roman" w:hAnsi="Times New Roman" w:cs="Times New Roman"/>
          <w:i/>
          <w:iCs/>
          <w:sz w:val="24"/>
          <w:szCs w:val="24"/>
        </w:rPr>
        <w:t>freeCodeCamp</w:t>
      </w:r>
      <w:proofErr w:type="spellEnd"/>
      <w:r w:rsidRPr="003B2A08">
        <w:rPr>
          <w:rFonts w:ascii="Times New Roman" w:hAnsi="Times New Roman" w:cs="Times New Roman"/>
          <w:sz w:val="24"/>
          <w:szCs w:val="24"/>
        </w:rPr>
        <w:t xml:space="preserve">. </w:t>
      </w:r>
      <w:hyperlink r:id="rId73" w:history="1">
        <w:r w:rsidRPr="003B2A08">
          <w:rPr>
            <w:rStyle w:val="Hyperlink"/>
            <w:rFonts w:ascii="Times New Roman" w:hAnsi="Times New Roman" w:cs="Times New Roman"/>
            <w:sz w:val="24"/>
            <w:szCs w:val="24"/>
          </w:rPr>
          <w:t>https://www.freecodecamp.org/news/what-is-node-js/</w:t>
        </w:r>
      </w:hyperlink>
    </w:p>
    <w:p w14:paraId="3278CA43" w14:textId="77777777" w:rsidR="00332410" w:rsidRDefault="00332410" w:rsidP="00A867F6">
      <w:pPr>
        <w:spacing w:line="360" w:lineRule="auto"/>
        <w:rPr>
          <w:rStyle w:val="Hyperlink"/>
          <w:rFonts w:ascii="Times New Roman" w:hAnsi="Times New Roman" w:cs="Times New Roman"/>
          <w:sz w:val="24"/>
          <w:szCs w:val="24"/>
        </w:rPr>
      </w:pPr>
    </w:p>
    <w:p w14:paraId="5EF44308" w14:textId="77777777" w:rsidR="00332410" w:rsidRPr="003B2A08" w:rsidRDefault="00332410" w:rsidP="00A867F6">
      <w:pPr>
        <w:spacing w:line="360" w:lineRule="auto"/>
        <w:ind w:left="567" w:hanging="567"/>
        <w:rPr>
          <w:rFonts w:ascii="Times New Roman" w:hAnsi="Times New Roman" w:cs="Times New Roman"/>
          <w:i/>
          <w:iCs/>
          <w:sz w:val="24"/>
          <w:szCs w:val="24"/>
        </w:rPr>
      </w:pPr>
      <w:r w:rsidRPr="003B2A08">
        <w:rPr>
          <w:rFonts w:ascii="Times New Roman" w:hAnsi="Times New Roman" w:cs="Times New Roman"/>
          <w:sz w:val="24"/>
          <w:szCs w:val="24"/>
        </w:rPr>
        <w:t xml:space="preserve">Sobolev, A., </w:t>
      </w:r>
      <w:proofErr w:type="spellStart"/>
      <w:r w:rsidRPr="003B2A08">
        <w:rPr>
          <w:rFonts w:ascii="Times New Roman" w:hAnsi="Times New Roman" w:cs="Times New Roman"/>
          <w:sz w:val="24"/>
          <w:szCs w:val="24"/>
        </w:rPr>
        <w:t>Bednyagin</w:t>
      </w:r>
      <w:proofErr w:type="spellEnd"/>
      <w:r w:rsidRPr="003B2A08">
        <w:rPr>
          <w:rFonts w:ascii="Times New Roman" w:hAnsi="Times New Roman" w:cs="Times New Roman"/>
          <w:sz w:val="24"/>
          <w:szCs w:val="24"/>
        </w:rPr>
        <w:t xml:space="preserve">, S., &amp; </w:t>
      </w:r>
      <w:proofErr w:type="spellStart"/>
      <w:r w:rsidRPr="003B2A08">
        <w:rPr>
          <w:rFonts w:ascii="Times New Roman" w:hAnsi="Times New Roman" w:cs="Times New Roman"/>
          <w:sz w:val="24"/>
          <w:szCs w:val="24"/>
        </w:rPr>
        <w:t>Yurmanova</w:t>
      </w:r>
      <w:proofErr w:type="spellEnd"/>
      <w:r w:rsidRPr="003B2A08">
        <w:rPr>
          <w:rFonts w:ascii="Times New Roman" w:hAnsi="Times New Roman" w:cs="Times New Roman"/>
          <w:sz w:val="24"/>
          <w:szCs w:val="24"/>
        </w:rPr>
        <w:t xml:space="preserve">, H. (2023). Cooperative Platforms: The Practice of Digital Participation. </w:t>
      </w:r>
      <w:r w:rsidRPr="003B2A08">
        <w:rPr>
          <w:rFonts w:ascii="Times New Roman" w:hAnsi="Times New Roman" w:cs="Times New Roman"/>
          <w:i/>
          <w:iCs/>
          <w:sz w:val="24"/>
          <w:szCs w:val="24"/>
        </w:rPr>
        <w:t xml:space="preserve">Springer Link. </w:t>
      </w:r>
      <w:hyperlink r:id="rId74" w:history="1">
        <w:r w:rsidRPr="003B2A08">
          <w:rPr>
            <w:rStyle w:val="Hyperlink"/>
            <w:rFonts w:ascii="Times New Roman" w:hAnsi="Times New Roman" w:cs="Times New Roman"/>
            <w:i/>
            <w:iCs/>
            <w:sz w:val="24"/>
            <w:szCs w:val="24"/>
          </w:rPr>
          <w:t>Cooperative Platforms: The Practice of Digital Participation | SpringerLink</w:t>
        </w:r>
      </w:hyperlink>
    </w:p>
    <w:p w14:paraId="5BBC69D0" w14:textId="77777777" w:rsidR="00332410" w:rsidRDefault="00332410" w:rsidP="00A867F6">
      <w:pPr>
        <w:spacing w:line="360" w:lineRule="auto"/>
        <w:rPr>
          <w:rStyle w:val="Hyperlink"/>
          <w:rFonts w:ascii="Times New Roman" w:hAnsi="Times New Roman" w:cs="Times New Roman"/>
          <w:sz w:val="24"/>
          <w:szCs w:val="24"/>
        </w:rPr>
      </w:pPr>
    </w:p>
    <w:p w14:paraId="66343D95" w14:textId="77777777" w:rsidR="00332410" w:rsidRDefault="00332410" w:rsidP="00A867F6">
      <w:pPr>
        <w:spacing w:line="360" w:lineRule="auto"/>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Sumana, G. (2023). 7 Leading Software Development Methodologies. </w:t>
      </w:r>
      <w:r w:rsidRPr="003B2A08">
        <w:rPr>
          <w:rFonts w:ascii="Times New Roman" w:hAnsi="Times New Roman" w:cs="Times New Roman"/>
          <w:i/>
          <w:iCs/>
          <w:sz w:val="24"/>
          <w:szCs w:val="24"/>
        </w:rPr>
        <w:t>DESIGNRUSH</w:t>
      </w:r>
      <w:r w:rsidRPr="003B2A08">
        <w:rPr>
          <w:rFonts w:ascii="Times New Roman" w:hAnsi="Times New Roman" w:cs="Times New Roman"/>
          <w:sz w:val="24"/>
          <w:szCs w:val="24"/>
        </w:rPr>
        <w:t xml:space="preserve">.           </w:t>
      </w:r>
      <w:hyperlink r:id="rId75" w:history="1">
        <w:r w:rsidRPr="003B2A08">
          <w:rPr>
            <w:rStyle w:val="Hyperlink"/>
            <w:rFonts w:ascii="Times New Roman" w:hAnsi="Times New Roman" w:cs="Times New Roman"/>
            <w:sz w:val="24"/>
            <w:szCs w:val="24"/>
          </w:rPr>
          <w:t>https://www.designrush.com/agency/software-development/trends/software-development-methodologies</w:t>
        </w:r>
      </w:hyperlink>
      <w:r w:rsidRPr="003B2A08">
        <w:rPr>
          <w:rFonts w:ascii="Times New Roman" w:hAnsi="Times New Roman" w:cs="Times New Roman"/>
          <w:sz w:val="24"/>
          <w:szCs w:val="24"/>
        </w:rPr>
        <w:t xml:space="preserve"> .</w:t>
      </w:r>
    </w:p>
    <w:p w14:paraId="7D2B61FB" w14:textId="77777777" w:rsidR="00332410" w:rsidRDefault="00332410" w:rsidP="00A867F6">
      <w:pPr>
        <w:spacing w:line="360" w:lineRule="auto"/>
        <w:rPr>
          <w:rFonts w:ascii="Times New Roman" w:hAnsi="Times New Roman" w:cs="Times New Roman"/>
          <w:sz w:val="24"/>
          <w:szCs w:val="24"/>
        </w:rPr>
      </w:pPr>
    </w:p>
    <w:p w14:paraId="045AC6C2" w14:textId="78B34FDE" w:rsidR="00332410" w:rsidRPr="003B2A08" w:rsidRDefault="00332410" w:rsidP="00A867F6">
      <w:pPr>
        <w:spacing w:line="360" w:lineRule="auto"/>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Wegner, D., Borba, A., &amp; </w:t>
      </w:r>
      <w:proofErr w:type="spellStart"/>
      <w:r w:rsidRPr="003B2A08">
        <w:rPr>
          <w:rFonts w:ascii="Times New Roman" w:hAnsi="Times New Roman" w:cs="Times New Roman"/>
          <w:sz w:val="24"/>
          <w:szCs w:val="24"/>
        </w:rPr>
        <w:t>Mitrega</w:t>
      </w:r>
      <w:proofErr w:type="spellEnd"/>
      <w:r w:rsidRPr="003B2A08">
        <w:rPr>
          <w:rFonts w:ascii="Times New Roman" w:hAnsi="Times New Roman" w:cs="Times New Roman"/>
          <w:sz w:val="24"/>
          <w:szCs w:val="24"/>
        </w:rPr>
        <w:t>, M. (2024). A systematic review of collaborative digital platforms: structuring the domain and research agenda. 4(18), 2663-2695.</w:t>
      </w:r>
    </w:p>
    <w:p w14:paraId="2987BB99" w14:textId="77777777" w:rsidR="00332410" w:rsidRDefault="00332410" w:rsidP="00A867F6">
      <w:pPr>
        <w:spacing w:line="360" w:lineRule="auto"/>
        <w:rPr>
          <w:rFonts w:ascii="Times New Roman" w:hAnsi="Times New Roman" w:cs="Times New Roman"/>
          <w:sz w:val="24"/>
          <w:szCs w:val="24"/>
        </w:rPr>
      </w:pPr>
    </w:p>
    <w:p w14:paraId="57349C1F" w14:textId="77777777" w:rsidR="00332410" w:rsidRDefault="00332410" w:rsidP="00A867F6">
      <w:pPr>
        <w:spacing w:line="360" w:lineRule="auto"/>
        <w:ind w:left="567" w:hanging="567"/>
        <w:rPr>
          <w:rFonts w:ascii="Times New Roman" w:hAnsi="Times New Roman" w:cs="Times New Roman"/>
          <w:sz w:val="24"/>
          <w:szCs w:val="24"/>
        </w:rPr>
      </w:pPr>
      <w:r w:rsidRPr="003B2A08">
        <w:rPr>
          <w:rFonts w:ascii="Times New Roman" w:hAnsi="Times New Roman" w:cs="Times New Roman"/>
          <w:sz w:val="24"/>
          <w:szCs w:val="24"/>
        </w:rPr>
        <w:t xml:space="preserve">Wright, G., &amp; Ferguson, K. (2024). Application architecture. </w:t>
      </w:r>
      <w:proofErr w:type="spellStart"/>
      <w:r w:rsidRPr="003B2A08">
        <w:rPr>
          <w:rFonts w:ascii="Times New Roman" w:hAnsi="Times New Roman" w:cs="Times New Roman"/>
          <w:i/>
          <w:iCs/>
          <w:sz w:val="24"/>
          <w:szCs w:val="24"/>
        </w:rPr>
        <w:t>Techtarget</w:t>
      </w:r>
      <w:proofErr w:type="spellEnd"/>
      <w:r w:rsidRPr="003B2A08">
        <w:rPr>
          <w:rFonts w:ascii="Times New Roman" w:hAnsi="Times New Roman" w:cs="Times New Roman"/>
          <w:sz w:val="24"/>
          <w:szCs w:val="24"/>
        </w:rPr>
        <w:t xml:space="preserve">. </w:t>
      </w:r>
      <w:hyperlink r:id="rId76" w:history="1">
        <w:r w:rsidRPr="003B2A08">
          <w:rPr>
            <w:rStyle w:val="Hyperlink"/>
            <w:rFonts w:ascii="Times New Roman" w:hAnsi="Times New Roman" w:cs="Times New Roman"/>
            <w:sz w:val="24"/>
            <w:szCs w:val="24"/>
          </w:rPr>
          <w:t>https://www.techtarget.com/searchapparchitecture/definition/application-architecture</w:t>
        </w:r>
      </w:hyperlink>
      <w:r w:rsidRPr="003B2A08">
        <w:rPr>
          <w:rFonts w:ascii="Times New Roman" w:hAnsi="Times New Roman" w:cs="Times New Roman"/>
          <w:sz w:val="24"/>
          <w:szCs w:val="24"/>
        </w:rPr>
        <w:t xml:space="preserve"> [Accessed on 29/05/2024]</w:t>
      </w:r>
    </w:p>
    <w:p w14:paraId="18562C4D" w14:textId="77777777" w:rsidR="00332410" w:rsidRDefault="00332410" w:rsidP="00A867F6">
      <w:pPr>
        <w:spacing w:line="360" w:lineRule="auto"/>
        <w:rPr>
          <w:rFonts w:ascii="Times New Roman" w:hAnsi="Times New Roman" w:cs="Times New Roman"/>
          <w:sz w:val="24"/>
          <w:szCs w:val="24"/>
        </w:rPr>
      </w:pPr>
    </w:p>
    <w:p w14:paraId="6B85DA14" w14:textId="7FE9E7AF" w:rsidR="00E43298" w:rsidRPr="003B2A08" w:rsidRDefault="00E43298" w:rsidP="00A867F6">
      <w:pPr>
        <w:spacing w:line="360" w:lineRule="auto"/>
        <w:ind w:left="567" w:hanging="567"/>
        <w:rPr>
          <w:rFonts w:ascii="Times New Roman" w:hAnsi="Times New Roman" w:cs="Times New Roman"/>
          <w:sz w:val="24"/>
          <w:szCs w:val="24"/>
        </w:rPr>
      </w:pPr>
      <w:r w:rsidRPr="00E43298">
        <w:rPr>
          <w:rFonts w:ascii="Times New Roman" w:hAnsi="Times New Roman" w:cs="Times New Roman"/>
          <w:sz w:val="24"/>
          <w:szCs w:val="24"/>
        </w:rPr>
        <w:t>Yusuff</w:t>
      </w:r>
      <w:r>
        <w:rPr>
          <w:rFonts w:ascii="Times New Roman" w:hAnsi="Times New Roman" w:cs="Times New Roman"/>
          <w:sz w:val="24"/>
          <w:szCs w:val="24"/>
        </w:rPr>
        <w:t>,</w:t>
      </w:r>
      <w:r w:rsidRPr="00E43298">
        <w:rPr>
          <w:rFonts w:ascii="Times New Roman" w:hAnsi="Times New Roman" w:cs="Times New Roman"/>
          <w:sz w:val="24"/>
          <w:szCs w:val="24"/>
        </w:rPr>
        <w:t xml:space="preserve"> A</w:t>
      </w:r>
      <w:r>
        <w:rPr>
          <w:rFonts w:ascii="Times New Roman" w:hAnsi="Times New Roman" w:cs="Times New Roman"/>
          <w:sz w:val="24"/>
          <w:szCs w:val="24"/>
        </w:rPr>
        <w:t>.</w:t>
      </w:r>
      <w:r w:rsidRPr="00E43298">
        <w:rPr>
          <w:rFonts w:ascii="Times New Roman" w:hAnsi="Times New Roman" w:cs="Times New Roman"/>
          <w:sz w:val="24"/>
          <w:szCs w:val="24"/>
        </w:rPr>
        <w:t xml:space="preserve">, </w:t>
      </w:r>
      <w:proofErr w:type="spellStart"/>
      <w:r w:rsidRPr="00E43298">
        <w:rPr>
          <w:rFonts w:ascii="Times New Roman" w:hAnsi="Times New Roman" w:cs="Times New Roman"/>
          <w:sz w:val="24"/>
          <w:szCs w:val="24"/>
        </w:rPr>
        <w:t>Folajin</w:t>
      </w:r>
      <w:proofErr w:type="spellEnd"/>
      <w:r>
        <w:rPr>
          <w:rFonts w:ascii="Times New Roman" w:hAnsi="Times New Roman" w:cs="Times New Roman"/>
          <w:sz w:val="24"/>
          <w:szCs w:val="24"/>
        </w:rPr>
        <w:t>.</w:t>
      </w:r>
      <w:r w:rsidRPr="00E43298">
        <w:rPr>
          <w:rFonts w:ascii="Times New Roman" w:hAnsi="Times New Roman" w:cs="Times New Roman"/>
          <w:sz w:val="24"/>
          <w:szCs w:val="24"/>
        </w:rPr>
        <w:t xml:space="preserve"> O</w:t>
      </w:r>
      <w:r>
        <w:rPr>
          <w:rFonts w:ascii="Times New Roman" w:hAnsi="Times New Roman" w:cs="Times New Roman"/>
          <w:sz w:val="24"/>
          <w:szCs w:val="24"/>
        </w:rPr>
        <w:t>.</w:t>
      </w:r>
      <w:r w:rsidRPr="00E43298">
        <w:rPr>
          <w:rFonts w:ascii="Times New Roman" w:hAnsi="Times New Roman" w:cs="Times New Roman"/>
          <w:sz w:val="24"/>
          <w:szCs w:val="24"/>
        </w:rPr>
        <w:t xml:space="preserve">, </w:t>
      </w:r>
      <w:r w:rsidR="00A452AD">
        <w:rPr>
          <w:rFonts w:ascii="Times New Roman" w:hAnsi="Times New Roman" w:cs="Times New Roman"/>
          <w:sz w:val="24"/>
          <w:szCs w:val="24"/>
        </w:rPr>
        <w:t xml:space="preserve">&amp; </w:t>
      </w:r>
      <w:proofErr w:type="spellStart"/>
      <w:r w:rsidRPr="00E43298">
        <w:rPr>
          <w:rFonts w:ascii="Times New Roman" w:hAnsi="Times New Roman" w:cs="Times New Roman"/>
          <w:sz w:val="24"/>
          <w:szCs w:val="24"/>
        </w:rPr>
        <w:t>Oriowo</w:t>
      </w:r>
      <w:proofErr w:type="spellEnd"/>
      <w:r>
        <w:rPr>
          <w:rFonts w:ascii="Times New Roman" w:hAnsi="Times New Roman" w:cs="Times New Roman"/>
          <w:sz w:val="24"/>
          <w:szCs w:val="24"/>
        </w:rPr>
        <w:t>.</w:t>
      </w:r>
      <w:r w:rsidRPr="00E43298">
        <w:rPr>
          <w:rFonts w:ascii="Times New Roman" w:hAnsi="Times New Roman" w:cs="Times New Roman"/>
          <w:sz w:val="24"/>
          <w:szCs w:val="24"/>
        </w:rPr>
        <w:t xml:space="preserve"> O</w:t>
      </w:r>
      <w:r w:rsidR="00A452AD">
        <w:rPr>
          <w:rFonts w:ascii="Times New Roman" w:hAnsi="Times New Roman" w:cs="Times New Roman"/>
          <w:sz w:val="24"/>
          <w:szCs w:val="24"/>
        </w:rPr>
        <w:t xml:space="preserve"> (2020)</w:t>
      </w:r>
      <w:r w:rsidRPr="00E43298">
        <w:rPr>
          <w:rFonts w:ascii="Times New Roman" w:hAnsi="Times New Roman" w:cs="Times New Roman"/>
          <w:sz w:val="24"/>
          <w:szCs w:val="24"/>
        </w:rPr>
        <w:t>. Appraisal of Information and Communication Technology in Cooperative Societies Management: A Case Study of Cooperative Societies in Osun State Tertiary Institution of Learning, Nigeria. The International Journal of Business &amp; Management</w:t>
      </w:r>
      <w:r w:rsidR="00A452AD">
        <w:rPr>
          <w:rFonts w:ascii="Times New Roman" w:hAnsi="Times New Roman" w:cs="Times New Roman"/>
          <w:sz w:val="24"/>
          <w:szCs w:val="24"/>
        </w:rPr>
        <w:t>,</w:t>
      </w:r>
      <w:r w:rsidRPr="00E43298">
        <w:rPr>
          <w:rFonts w:ascii="Times New Roman" w:hAnsi="Times New Roman" w:cs="Times New Roman"/>
          <w:sz w:val="24"/>
          <w:szCs w:val="24"/>
        </w:rPr>
        <w:t>3(4):438</w:t>
      </w:r>
    </w:p>
    <w:p w14:paraId="101961C4" w14:textId="77777777" w:rsidR="00B41788" w:rsidRPr="005661EF" w:rsidRDefault="00B41788" w:rsidP="00A867F6">
      <w:pPr>
        <w:spacing w:line="360" w:lineRule="auto"/>
        <w:rPr>
          <w:rFonts w:ascii="Times New Roman" w:hAnsi="Times New Roman" w:cs="Times New Roman"/>
          <w:sz w:val="24"/>
          <w:szCs w:val="24"/>
        </w:rPr>
      </w:pPr>
    </w:p>
    <w:p w14:paraId="0913049E" w14:textId="77777777" w:rsidR="00C66AF2" w:rsidRDefault="00C66AF2" w:rsidP="00A867F6">
      <w:pPr>
        <w:spacing w:line="360" w:lineRule="auto"/>
        <w:rPr>
          <w:rFonts w:ascii="Times New Roman" w:hAnsi="Times New Roman" w:cs="Times New Roman"/>
          <w:i/>
          <w:iCs/>
          <w:sz w:val="24"/>
          <w:szCs w:val="24"/>
        </w:rPr>
      </w:pPr>
    </w:p>
    <w:p w14:paraId="03340ACD" w14:textId="2CB807D9" w:rsidR="00C70A16" w:rsidRDefault="00C70A16" w:rsidP="00A867F6">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07409237" w14:textId="77777777" w:rsidR="00C51668" w:rsidRDefault="00C51668" w:rsidP="00A867F6">
      <w:pPr>
        <w:spacing w:line="360" w:lineRule="auto"/>
        <w:rPr>
          <w:rFonts w:ascii="Times New Roman" w:hAnsi="Times New Roman" w:cs="Times New Roman"/>
          <w:b/>
          <w:sz w:val="32"/>
          <w:szCs w:val="32"/>
          <w:lang w:val="en-GB"/>
        </w:rPr>
      </w:pPr>
      <w:r w:rsidRPr="00C51668">
        <w:rPr>
          <w:rFonts w:ascii="Times New Roman" w:hAnsi="Times New Roman" w:cs="Times New Roman"/>
          <w:b/>
          <w:sz w:val="32"/>
          <w:szCs w:val="32"/>
          <w:lang w:val="en-GB"/>
        </w:rPr>
        <w:lastRenderedPageBreak/>
        <w:t>Appendix A - Project Document</w:t>
      </w:r>
    </w:p>
    <w:p w14:paraId="1F09E487" w14:textId="77777777" w:rsidR="00A2618D" w:rsidRPr="00C51668" w:rsidRDefault="00A2618D" w:rsidP="00A867F6">
      <w:pPr>
        <w:spacing w:line="360" w:lineRule="auto"/>
        <w:rPr>
          <w:rFonts w:ascii="Times New Roman" w:hAnsi="Times New Roman" w:cs="Times New Roman"/>
          <w:b/>
          <w:sz w:val="32"/>
          <w:szCs w:val="32"/>
          <w:lang w:val="en-GB"/>
        </w:rPr>
      </w:pPr>
    </w:p>
    <w:p w14:paraId="533602B9" w14:textId="77777777" w:rsidR="00C51668" w:rsidRPr="00C51668" w:rsidRDefault="00C51668" w:rsidP="00A867F6">
      <w:pPr>
        <w:spacing w:line="360" w:lineRule="auto"/>
        <w:rPr>
          <w:rFonts w:ascii="Times New Roman" w:hAnsi="Times New Roman" w:cs="Times New Roman"/>
          <w:b/>
          <w:sz w:val="24"/>
          <w:szCs w:val="24"/>
          <w:lang w:val="en-GB"/>
        </w:rPr>
      </w:pPr>
      <w:r w:rsidRPr="00C51668">
        <w:rPr>
          <w:rFonts w:ascii="Times New Roman" w:hAnsi="Times New Roman" w:cs="Times New Roman"/>
          <w:b/>
          <w:sz w:val="24"/>
          <w:szCs w:val="24"/>
          <w:lang w:val="en-GB"/>
        </w:rPr>
        <w:t xml:space="preserve">IN-DEPTH PROJECT DOCUMENTATION </w:t>
      </w:r>
    </w:p>
    <w:p w14:paraId="5A135CA1" w14:textId="10234B87" w:rsidR="00C51668" w:rsidRPr="00C51668" w:rsidRDefault="00C51668" w:rsidP="00A867F6">
      <w:pPr>
        <w:spacing w:line="360" w:lineRule="auto"/>
        <w:rPr>
          <w:rFonts w:ascii="Times New Roman" w:hAnsi="Times New Roman" w:cs="Times New Roman"/>
          <w:sz w:val="24"/>
          <w:szCs w:val="24"/>
          <w:lang w:val="en-GB"/>
        </w:rPr>
      </w:pPr>
      <w:r w:rsidRPr="00C51668">
        <w:rPr>
          <w:rFonts w:ascii="Times New Roman" w:hAnsi="Times New Roman" w:cs="Times New Roman"/>
          <w:b/>
          <w:sz w:val="24"/>
          <w:szCs w:val="24"/>
          <w:lang w:val="en-GB"/>
        </w:rPr>
        <w:t>Full Candidate Name</w:t>
      </w:r>
      <w:r w:rsidRPr="00C51668">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Anikwenze</w:t>
      </w:r>
      <w:proofErr w:type="spellEnd"/>
      <w:r>
        <w:rPr>
          <w:rFonts w:ascii="Times New Roman" w:hAnsi="Times New Roman" w:cs="Times New Roman"/>
          <w:sz w:val="24"/>
          <w:szCs w:val="24"/>
          <w:lang w:val="en-GB"/>
        </w:rPr>
        <w:t xml:space="preserve"> Olisa Harry</w:t>
      </w:r>
    </w:p>
    <w:p w14:paraId="33D57C22" w14:textId="60CB742B" w:rsidR="00C51668" w:rsidRPr="00C51668" w:rsidRDefault="00C51668" w:rsidP="00A867F6">
      <w:pPr>
        <w:spacing w:line="360" w:lineRule="auto"/>
        <w:rPr>
          <w:rFonts w:ascii="Times New Roman" w:hAnsi="Times New Roman" w:cs="Times New Roman"/>
          <w:sz w:val="24"/>
          <w:szCs w:val="24"/>
          <w:lang w:val="en-GB"/>
        </w:rPr>
      </w:pPr>
      <w:r w:rsidRPr="00C51668">
        <w:rPr>
          <w:rFonts w:ascii="Times New Roman" w:hAnsi="Times New Roman" w:cs="Times New Roman"/>
          <w:b/>
          <w:sz w:val="24"/>
          <w:szCs w:val="24"/>
          <w:lang w:val="en-GB"/>
        </w:rPr>
        <w:t>Student ID</w:t>
      </w:r>
      <w:r w:rsidRPr="00C51668">
        <w:rPr>
          <w:rFonts w:ascii="Times New Roman" w:hAnsi="Times New Roman" w:cs="Times New Roman"/>
          <w:sz w:val="24"/>
          <w:szCs w:val="24"/>
          <w:lang w:val="en-GB"/>
        </w:rPr>
        <w:t>: BU/2</w:t>
      </w:r>
      <w:r>
        <w:rPr>
          <w:rFonts w:ascii="Times New Roman" w:hAnsi="Times New Roman" w:cs="Times New Roman"/>
          <w:sz w:val="24"/>
          <w:szCs w:val="24"/>
          <w:lang w:val="en-GB"/>
        </w:rPr>
        <w:t>1C</w:t>
      </w:r>
      <w:r w:rsidRPr="00C51668">
        <w:rPr>
          <w:rFonts w:ascii="Times New Roman" w:hAnsi="Times New Roman" w:cs="Times New Roman"/>
          <w:sz w:val="24"/>
          <w:szCs w:val="24"/>
          <w:lang w:val="en-GB"/>
        </w:rPr>
        <w:t>/IT/</w:t>
      </w:r>
      <w:r>
        <w:rPr>
          <w:rFonts w:ascii="Times New Roman" w:hAnsi="Times New Roman" w:cs="Times New Roman"/>
          <w:sz w:val="24"/>
          <w:szCs w:val="24"/>
          <w:lang w:val="en-GB"/>
        </w:rPr>
        <w:t>5648</w:t>
      </w:r>
    </w:p>
    <w:p w14:paraId="71225702" w14:textId="7E269CC0" w:rsidR="00A2618D" w:rsidRDefault="00C51668" w:rsidP="00A867F6">
      <w:pPr>
        <w:spacing w:line="360" w:lineRule="auto"/>
        <w:rPr>
          <w:rFonts w:ascii="Times New Roman" w:hAnsi="Times New Roman" w:cs="Times New Roman"/>
          <w:sz w:val="24"/>
          <w:szCs w:val="24"/>
          <w:lang w:val="en-GB"/>
        </w:rPr>
      </w:pPr>
      <w:r w:rsidRPr="00C51668">
        <w:rPr>
          <w:rFonts w:ascii="Times New Roman" w:hAnsi="Times New Roman" w:cs="Times New Roman"/>
          <w:b/>
          <w:sz w:val="24"/>
          <w:szCs w:val="24"/>
          <w:lang w:val="en-GB"/>
        </w:rPr>
        <w:t>Title</w:t>
      </w:r>
      <w:r w:rsidRPr="00C51668">
        <w:t xml:space="preserve"> </w:t>
      </w:r>
      <w:r w:rsidRPr="00C51668">
        <w:rPr>
          <w:rFonts w:ascii="Times New Roman" w:hAnsi="Times New Roman" w:cs="Times New Roman"/>
          <w:sz w:val="24"/>
          <w:szCs w:val="24"/>
          <w:lang w:val="en-GB"/>
        </w:rPr>
        <w:t xml:space="preserve">Design and Implementation </w:t>
      </w:r>
      <w:r w:rsidR="00A2618D" w:rsidRPr="00C51668">
        <w:rPr>
          <w:rFonts w:ascii="Times New Roman" w:hAnsi="Times New Roman" w:cs="Times New Roman"/>
          <w:sz w:val="24"/>
          <w:szCs w:val="24"/>
          <w:lang w:val="en-GB"/>
        </w:rPr>
        <w:t>of</w:t>
      </w:r>
      <w:r w:rsidRPr="00C51668">
        <w:rPr>
          <w:rFonts w:ascii="Times New Roman" w:hAnsi="Times New Roman" w:cs="Times New Roman"/>
          <w:sz w:val="24"/>
          <w:szCs w:val="24"/>
          <w:lang w:val="en-GB"/>
        </w:rPr>
        <w:t xml:space="preserve"> a Co-operative System for Baze University Staff</w:t>
      </w:r>
      <w:r w:rsidR="00A2618D">
        <w:rPr>
          <w:rFonts w:ascii="Times New Roman" w:hAnsi="Times New Roman" w:cs="Times New Roman"/>
          <w:sz w:val="24"/>
          <w:szCs w:val="24"/>
          <w:lang w:val="en-GB"/>
        </w:rPr>
        <w:t>.</w:t>
      </w:r>
    </w:p>
    <w:p w14:paraId="6BA44702" w14:textId="22249985" w:rsidR="00C51668" w:rsidRDefault="00C51668" w:rsidP="00A867F6">
      <w:pPr>
        <w:spacing w:line="360" w:lineRule="auto"/>
        <w:rPr>
          <w:rFonts w:ascii="Times New Roman" w:hAnsi="Times New Roman" w:cs="Times New Roman"/>
          <w:sz w:val="24"/>
          <w:szCs w:val="24"/>
          <w:lang w:val="en-GB"/>
        </w:rPr>
      </w:pPr>
      <w:r w:rsidRPr="00C51668">
        <w:rPr>
          <w:rFonts w:ascii="Times New Roman" w:hAnsi="Times New Roman" w:cs="Times New Roman"/>
          <w:b/>
          <w:sz w:val="24"/>
          <w:szCs w:val="24"/>
          <w:lang w:val="en-GB"/>
        </w:rPr>
        <w:t>Course of Study</w:t>
      </w:r>
      <w:r w:rsidRPr="00C51668">
        <w:rPr>
          <w:rFonts w:ascii="Times New Roman" w:hAnsi="Times New Roman" w:cs="Times New Roman"/>
          <w:sz w:val="24"/>
          <w:szCs w:val="24"/>
          <w:lang w:val="en-GB"/>
        </w:rPr>
        <w:t>: B.Sc. Computer Science [Software Engineering].</w:t>
      </w:r>
    </w:p>
    <w:p w14:paraId="164E1D17" w14:textId="77777777" w:rsidR="00A2618D" w:rsidRDefault="00A2618D" w:rsidP="00A867F6">
      <w:pPr>
        <w:spacing w:line="360" w:lineRule="auto"/>
        <w:rPr>
          <w:rFonts w:ascii="Times New Roman" w:hAnsi="Times New Roman" w:cs="Times New Roman"/>
          <w:sz w:val="24"/>
          <w:szCs w:val="24"/>
          <w:lang w:val="en-GB"/>
        </w:rPr>
      </w:pPr>
    </w:p>
    <w:p w14:paraId="407E9F34" w14:textId="77777777" w:rsidR="00770C74" w:rsidRPr="00770C74" w:rsidRDefault="00770C74" w:rsidP="00A867F6">
      <w:pPr>
        <w:spacing w:line="360" w:lineRule="auto"/>
        <w:rPr>
          <w:rFonts w:ascii="Times New Roman" w:hAnsi="Times New Roman" w:cs="Times New Roman"/>
          <w:b/>
          <w:sz w:val="32"/>
          <w:szCs w:val="32"/>
          <w:lang w:val="en-GB"/>
        </w:rPr>
      </w:pPr>
      <w:r w:rsidRPr="00770C74">
        <w:rPr>
          <w:rFonts w:ascii="Times New Roman" w:hAnsi="Times New Roman" w:cs="Times New Roman"/>
          <w:b/>
          <w:sz w:val="32"/>
          <w:szCs w:val="32"/>
          <w:lang w:val="en-GB"/>
        </w:rPr>
        <w:t>Background and Motivation</w:t>
      </w:r>
    </w:p>
    <w:p w14:paraId="29B896DC" w14:textId="77777777" w:rsidR="00A2618D" w:rsidRPr="00C51668" w:rsidRDefault="00A2618D" w:rsidP="00A867F6">
      <w:pPr>
        <w:spacing w:line="360" w:lineRule="auto"/>
        <w:rPr>
          <w:rFonts w:ascii="Times New Roman" w:hAnsi="Times New Roman" w:cs="Times New Roman"/>
          <w:b/>
          <w:sz w:val="24"/>
          <w:szCs w:val="24"/>
          <w:lang w:val="en-GB"/>
        </w:rPr>
      </w:pPr>
    </w:p>
    <w:p w14:paraId="55AACD5B" w14:textId="77777777" w:rsidR="001C4A1A" w:rsidRDefault="00AD411F" w:rsidP="00A867F6">
      <w:pPr>
        <w:spacing w:line="360" w:lineRule="auto"/>
        <w:rPr>
          <w:rFonts w:ascii="Times New Roman" w:hAnsi="Times New Roman" w:cs="Times New Roman"/>
          <w:bCs/>
          <w:sz w:val="24"/>
          <w:szCs w:val="24"/>
          <w:lang w:val="en-GB"/>
        </w:rPr>
      </w:pPr>
      <w:r>
        <w:rPr>
          <w:rFonts w:ascii="Times New Roman" w:hAnsi="Times New Roman" w:cs="Times New Roman"/>
          <w:bCs/>
          <w:sz w:val="24"/>
          <w:szCs w:val="24"/>
          <w:lang w:val="en-GB"/>
        </w:rPr>
        <w:t>The current state of the Nigerian economy has become almost unbearable for Nige</w:t>
      </w:r>
      <w:r w:rsidR="00F67664">
        <w:rPr>
          <w:rFonts w:ascii="Times New Roman" w:hAnsi="Times New Roman" w:cs="Times New Roman"/>
          <w:bCs/>
          <w:sz w:val="24"/>
          <w:szCs w:val="24"/>
          <w:lang w:val="en-GB"/>
        </w:rPr>
        <w:t xml:space="preserve">rians with the price of food, fuel amongst other necessities skyrocketing beyond all reasonable levels. The need for properly functioning co-operative societies has never been so dire in the country. </w:t>
      </w:r>
    </w:p>
    <w:p w14:paraId="48E2EB8B" w14:textId="77777777" w:rsidR="00355237" w:rsidRDefault="00355237" w:rsidP="00A867F6">
      <w:pPr>
        <w:spacing w:line="360" w:lineRule="auto"/>
        <w:rPr>
          <w:rFonts w:ascii="Times New Roman" w:hAnsi="Times New Roman" w:cs="Times New Roman"/>
          <w:bCs/>
          <w:sz w:val="24"/>
          <w:szCs w:val="24"/>
          <w:lang w:val="en-GB"/>
        </w:rPr>
      </w:pPr>
    </w:p>
    <w:p w14:paraId="2B11EB79" w14:textId="00CD0E50" w:rsidR="00C66AF2" w:rsidRDefault="00F67664" w:rsidP="00A867F6">
      <w:pPr>
        <w:spacing w:line="360" w:lineRule="auto"/>
        <w:rPr>
          <w:rFonts w:ascii="Times New Roman" w:hAnsi="Times New Roman" w:cs="Times New Roman"/>
          <w:bCs/>
          <w:sz w:val="24"/>
          <w:szCs w:val="24"/>
          <w:lang w:val="en-GB"/>
        </w:rPr>
      </w:pPr>
      <w:r>
        <w:rPr>
          <w:rFonts w:ascii="Times New Roman" w:hAnsi="Times New Roman" w:cs="Times New Roman"/>
          <w:bCs/>
          <w:sz w:val="24"/>
          <w:szCs w:val="24"/>
          <w:lang w:val="en-GB"/>
        </w:rPr>
        <w:t xml:space="preserve">With the existing cooperative society in Baze University, the staff already carry out these </w:t>
      </w:r>
      <w:r w:rsidR="00135C5A">
        <w:rPr>
          <w:rFonts w:ascii="Times New Roman" w:hAnsi="Times New Roman" w:cs="Times New Roman"/>
          <w:bCs/>
          <w:sz w:val="24"/>
          <w:szCs w:val="24"/>
          <w:lang w:val="en-GB"/>
        </w:rPr>
        <w:t>executives,</w:t>
      </w:r>
      <w:r>
        <w:rPr>
          <w:rFonts w:ascii="Times New Roman" w:hAnsi="Times New Roman" w:cs="Times New Roman"/>
          <w:bCs/>
          <w:sz w:val="24"/>
          <w:szCs w:val="24"/>
          <w:lang w:val="en-GB"/>
        </w:rPr>
        <w:t xml:space="preserve"> but more manual based which takes significant time from their daily lives that could be </w:t>
      </w:r>
      <w:r w:rsidR="00135C5A">
        <w:rPr>
          <w:rFonts w:ascii="Times New Roman" w:hAnsi="Times New Roman" w:cs="Times New Roman"/>
          <w:bCs/>
          <w:sz w:val="24"/>
          <w:szCs w:val="24"/>
          <w:lang w:val="en-GB"/>
        </w:rPr>
        <w:t>spent towards more productive tasks. The development of a digital platform will greatly impact the society and increase their efficiency and accuracy while saving them time.</w:t>
      </w:r>
    </w:p>
    <w:p w14:paraId="58511C25" w14:textId="77777777" w:rsidR="00355237" w:rsidRDefault="00355237" w:rsidP="00A867F6">
      <w:pPr>
        <w:spacing w:line="360" w:lineRule="auto"/>
        <w:rPr>
          <w:rFonts w:ascii="Times New Roman" w:hAnsi="Times New Roman" w:cs="Times New Roman"/>
          <w:bCs/>
          <w:sz w:val="24"/>
          <w:szCs w:val="24"/>
          <w:lang w:val="en-GB"/>
        </w:rPr>
      </w:pPr>
    </w:p>
    <w:p w14:paraId="4C47AF00" w14:textId="77777777" w:rsidR="00355237" w:rsidRPr="00143D69" w:rsidRDefault="00355237"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This system will greatly lessen the burden carried by the society’s executive team in the case of validating registration or even approving loans; and even those levied upon its members like in the case of requesting for loans.</w:t>
      </w:r>
    </w:p>
    <w:p w14:paraId="6DE383E4" w14:textId="77777777" w:rsidR="00355237" w:rsidRDefault="00355237" w:rsidP="00A867F6">
      <w:pPr>
        <w:spacing w:line="360" w:lineRule="auto"/>
        <w:rPr>
          <w:rFonts w:ascii="Times New Roman" w:hAnsi="Times New Roman" w:cs="Times New Roman"/>
          <w:bCs/>
          <w:sz w:val="24"/>
          <w:szCs w:val="24"/>
          <w:lang w:val="en-GB"/>
        </w:rPr>
      </w:pPr>
    </w:p>
    <w:p w14:paraId="151A03AF" w14:textId="77777777" w:rsidR="001C4A1A" w:rsidRDefault="001C4A1A" w:rsidP="00A867F6">
      <w:pPr>
        <w:spacing w:line="360" w:lineRule="auto"/>
        <w:rPr>
          <w:rFonts w:ascii="Times New Roman" w:hAnsi="Times New Roman" w:cs="Times New Roman"/>
          <w:bCs/>
          <w:sz w:val="24"/>
          <w:szCs w:val="24"/>
          <w:lang w:val="en-GB"/>
        </w:rPr>
      </w:pPr>
    </w:p>
    <w:p w14:paraId="62850F6E" w14:textId="7649F753" w:rsidR="001C4A1A" w:rsidRDefault="001C4A1A" w:rsidP="00A867F6">
      <w:pPr>
        <w:spacing w:line="360" w:lineRule="auto"/>
        <w:rPr>
          <w:rFonts w:ascii="Times New Roman" w:hAnsi="Times New Roman" w:cs="Times New Roman"/>
          <w:bCs/>
          <w:sz w:val="24"/>
          <w:szCs w:val="24"/>
          <w:lang w:val="en-GB"/>
        </w:rPr>
      </w:pPr>
    </w:p>
    <w:p w14:paraId="7DCADAC9" w14:textId="77777777" w:rsidR="001C4A1A" w:rsidRDefault="001C4A1A" w:rsidP="00A867F6">
      <w:pPr>
        <w:spacing w:line="360" w:lineRule="auto"/>
        <w:rPr>
          <w:rFonts w:ascii="Times New Roman" w:hAnsi="Times New Roman" w:cs="Times New Roman"/>
          <w:bCs/>
          <w:sz w:val="24"/>
          <w:szCs w:val="24"/>
          <w:lang w:val="en-GB"/>
        </w:rPr>
      </w:pPr>
    </w:p>
    <w:p w14:paraId="0D65AB52" w14:textId="62232093" w:rsidR="001C4A1A" w:rsidRDefault="001C4A1A" w:rsidP="00A867F6">
      <w:pPr>
        <w:spacing w:line="360" w:lineRule="auto"/>
        <w:rPr>
          <w:rFonts w:ascii="Times New Roman" w:hAnsi="Times New Roman" w:cs="Times New Roman"/>
          <w:b/>
          <w:sz w:val="32"/>
          <w:szCs w:val="32"/>
          <w:lang w:val="en-GB"/>
        </w:rPr>
      </w:pPr>
      <w:r>
        <w:rPr>
          <w:rFonts w:ascii="Times New Roman" w:hAnsi="Times New Roman" w:cs="Times New Roman"/>
          <w:b/>
          <w:sz w:val="32"/>
          <w:szCs w:val="32"/>
          <w:lang w:val="en-GB"/>
        </w:rPr>
        <w:t>Statement of the Problem</w:t>
      </w:r>
    </w:p>
    <w:p w14:paraId="01C34909" w14:textId="77777777" w:rsidR="001C4A1A" w:rsidRDefault="001C4A1A" w:rsidP="00A867F6">
      <w:pPr>
        <w:spacing w:line="360" w:lineRule="auto"/>
        <w:rPr>
          <w:rFonts w:ascii="Times New Roman" w:hAnsi="Times New Roman" w:cs="Times New Roman"/>
          <w:b/>
          <w:sz w:val="32"/>
          <w:szCs w:val="32"/>
          <w:lang w:val="en-GB"/>
        </w:rPr>
      </w:pPr>
    </w:p>
    <w:p w14:paraId="08C13B09" w14:textId="1F37F25B" w:rsidR="001C4A1A" w:rsidRDefault="001C4A1A" w:rsidP="00A867F6">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The </w:t>
      </w:r>
      <w:r w:rsidR="0063475B">
        <w:rPr>
          <w:rFonts w:ascii="Times New Roman" w:hAnsi="Times New Roman" w:cs="Times New Roman"/>
          <w:bCs/>
          <w:sz w:val="24"/>
          <w:szCs w:val="24"/>
        </w:rPr>
        <w:t xml:space="preserve">activities carried out by the members of Baze University is manual based and must be digitalized to </w:t>
      </w:r>
      <w:r w:rsidR="00A65A77">
        <w:rPr>
          <w:rFonts w:ascii="Times New Roman" w:hAnsi="Times New Roman" w:cs="Times New Roman"/>
          <w:bCs/>
          <w:sz w:val="24"/>
          <w:szCs w:val="24"/>
        </w:rPr>
        <w:t>match current trends and increase efficiency.</w:t>
      </w:r>
    </w:p>
    <w:p w14:paraId="30FCD7A0" w14:textId="068D36BD" w:rsidR="00355237" w:rsidRDefault="00355237" w:rsidP="00A867F6">
      <w:pPr>
        <w:spacing w:line="360" w:lineRule="auto"/>
        <w:rPr>
          <w:rFonts w:ascii="Times New Roman" w:hAnsi="Times New Roman" w:cs="Times New Roman"/>
          <w:sz w:val="24"/>
          <w:szCs w:val="24"/>
        </w:rPr>
      </w:pPr>
      <w:r w:rsidRPr="00143D69">
        <w:rPr>
          <w:rFonts w:ascii="Times New Roman" w:hAnsi="Times New Roman" w:cs="Times New Roman"/>
          <w:sz w:val="24"/>
          <w:szCs w:val="24"/>
        </w:rPr>
        <w:t xml:space="preserve">There </w:t>
      </w:r>
      <w:r w:rsidR="004401F2">
        <w:rPr>
          <w:rFonts w:ascii="Times New Roman" w:hAnsi="Times New Roman" w:cs="Times New Roman"/>
          <w:sz w:val="24"/>
          <w:szCs w:val="24"/>
        </w:rPr>
        <w:t xml:space="preserve">the issue of some requests made by members not being attended to, so the system follows a FCFS approach to displaying </w:t>
      </w:r>
      <w:r w:rsidR="00077A7A">
        <w:rPr>
          <w:rFonts w:ascii="Times New Roman" w:hAnsi="Times New Roman" w:cs="Times New Roman"/>
          <w:sz w:val="24"/>
          <w:szCs w:val="24"/>
        </w:rPr>
        <w:t>requests on the system</w:t>
      </w:r>
      <w:r w:rsidR="00FC6C23">
        <w:rPr>
          <w:rFonts w:ascii="Times New Roman" w:hAnsi="Times New Roman" w:cs="Times New Roman"/>
          <w:sz w:val="24"/>
          <w:szCs w:val="24"/>
        </w:rPr>
        <w:t>.</w:t>
      </w:r>
    </w:p>
    <w:p w14:paraId="425DC493" w14:textId="77777777" w:rsidR="00FC6C23" w:rsidRDefault="00FC6C23" w:rsidP="00A867F6">
      <w:pPr>
        <w:spacing w:line="360" w:lineRule="auto"/>
        <w:rPr>
          <w:rFonts w:ascii="Times New Roman" w:hAnsi="Times New Roman" w:cs="Times New Roman"/>
          <w:sz w:val="24"/>
          <w:szCs w:val="24"/>
        </w:rPr>
      </w:pPr>
    </w:p>
    <w:p w14:paraId="32F6DA2A" w14:textId="4C30F3CC" w:rsidR="00FC6C23" w:rsidRPr="00FC6C23" w:rsidRDefault="00FC6C23" w:rsidP="00A867F6">
      <w:pPr>
        <w:spacing w:line="360" w:lineRule="auto"/>
        <w:rPr>
          <w:rFonts w:ascii="Times New Roman" w:hAnsi="Times New Roman" w:cs="Times New Roman"/>
          <w:sz w:val="32"/>
          <w:szCs w:val="32"/>
        </w:rPr>
      </w:pPr>
      <w:r w:rsidRPr="00FC6C23">
        <w:rPr>
          <w:rFonts w:ascii="Times New Roman" w:hAnsi="Times New Roman" w:cs="Times New Roman"/>
          <w:b/>
          <w:sz w:val="32"/>
          <w:szCs w:val="32"/>
        </w:rPr>
        <w:t>Appendix B – Plagiarism</w:t>
      </w:r>
    </w:p>
    <w:p w14:paraId="7E8E37BA" w14:textId="77777777" w:rsidR="00355237" w:rsidRPr="00AD411F" w:rsidRDefault="00355237" w:rsidP="00A867F6">
      <w:pPr>
        <w:spacing w:line="360" w:lineRule="auto"/>
        <w:rPr>
          <w:rFonts w:ascii="Times New Roman" w:hAnsi="Times New Roman" w:cs="Times New Roman"/>
          <w:bCs/>
          <w:sz w:val="24"/>
          <w:szCs w:val="24"/>
        </w:rPr>
      </w:pPr>
    </w:p>
    <w:sectPr w:rsidR="00355237" w:rsidRPr="00AD411F">
      <w:headerReference w:type="default" r:id="rId77"/>
      <w:footerReference w:type="default" r:id="rId78"/>
      <w:footerReference w:type="first" r:id="rId7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C435C7" w14:textId="77777777" w:rsidR="00FA7C68" w:rsidRDefault="00FA7C68">
      <w:pPr>
        <w:spacing w:line="240" w:lineRule="auto"/>
      </w:pPr>
      <w:r>
        <w:separator/>
      </w:r>
    </w:p>
  </w:endnote>
  <w:endnote w:type="continuationSeparator" w:id="0">
    <w:p w14:paraId="25F6294E" w14:textId="77777777" w:rsidR="00FA7C68" w:rsidRDefault="00FA7C68">
      <w:pPr>
        <w:spacing w:line="240" w:lineRule="auto"/>
      </w:pPr>
      <w:r>
        <w:continuationSeparator/>
      </w:r>
    </w:p>
  </w:endnote>
  <w:endnote w:type="continuationNotice" w:id="1">
    <w:p w14:paraId="37C8B13F" w14:textId="77777777" w:rsidR="00FA7C68" w:rsidRDefault="00FA7C6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7086854"/>
      <w:docPartObj>
        <w:docPartGallery w:val="Page Numbers (Bottom of Page)"/>
        <w:docPartUnique/>
      </w:docPartObj>
    </w:sdtPr>
    <w:sdtEndPr>
      <w:rPr>
        <w:noProof/>
      </w:rPr>
    </w:sdtEndPr>
    <w:sdtContent>
      <w:p w14:paraId="1CC9CCDE" w14:textId="1C965541" w:rsidR="00DD15BA" w:rsidRDefault="00DD15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B1DC22" w14:textId="77777777" w:rsidR="00DD15BA" w:rsidRDefault="00DD15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2964864"/>
      <w:docPartObj>
        <w:docPartGallery w:val="Page Numbers (Bottom of Page)"/>
        <w:docPartUnique/>
      </w:docPartObj>
    </w:sdtPr>
    <w:sdtEndPr>
      <w:rPr>
        <w:noProof/>
      </w:rPr>
    </w:sdtEndPr>
    <w:sdtContent>
      <w:p w14:paraId="0247912A" w14:textId="4F264331" w:rsidR="00DD15BA" w:rsidRDefault="00DD15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063C63" w14:textId="77777777" w:rsidR="00DD15BA" w:rsidRDefault="00DD1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33E043" w14:textId="77777777" w:rsidR="00FA7C68" w:rsidRDefault="00FA7C68">
      <w:pPr>
        <w:spacing w:line="240" w:lineRule="auto"/>
      </w:pPr>
      <w:r>
        <w:separator/>
      </w:r>
    </w:p>
  </w:footnote>
  <w:footnote w:type="continuationSeparator" w:id="0">
    <w:p w14:paraId="050C56BB" w14:textId="77777777" w:rsidR="00FA7C68" w:rsidRDefault="00FA7C68">
      <w:pPr>
        <w:spacing w:line="240" w:lineRule="auto"/>
      </w:pPr>
      <w:r>
        <w:continuationSeparator/>
      </w:r>
    </w:p>
  </w:footnote>
  <w:footnote w:type="continuationNotice" w:id="1">
    <w:p w14:paraId="3E9CDF10" w14:textId="77777777" w:rsidR="00FA7C68" w:rsidRDefault="00FA7C6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EC" w14:textId="09962028" w:rsidR="00341C30" w:rsidRDefault="00341C3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F2F03"/>
    <w:multiLevelType w:val="hybridMultilevel"/>
    <w:tmpl w:val="7DD4A530"/>
    <w:lvl w:ilvl="0" w:tplc="2000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D90F8E"/>
    <w:multiLevelType w:val="multilevel"/>
    <w:tmpl w:val="FE4431A0"/>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70657"/>
    <w:multiLevelType w:val="multilevel"/>
    <w:tmpl w:val="A06612F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343A1F"/>
    <w:multiLevelType w:val="hybridMultilevel"/>
    <w:tmpl w:val="D9ECDBD8"/>
    <w:lvl w:ilvl="0" w:tplc="20000013">
      <w:start w:val="1"/>
      <w:numFmt w:val="upperRoman"/>
      <w:lvlText w:val="%1."/>
      <w:lvlJc w:val="righ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ADD6267"/>
    <w:multiLevelType w:val="hybridMultilevel"/>
    <w:tmpl w:val="2B3C226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3111ED"/>
    <w:multiLevelType w:val="hybridMultilevel"/>
    <w:tmpl w:val="AC640F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BFA332A"/>
    <w:multiLevelType w:val="hybridMultilevel"/>
    <w:tmpl w:val="2B3C226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0BFB3D8D"/>
    <w:multiLevelType w:val="hybridMultilevel"/>
    <w:tmpl w:val="54CC6D5E"/>
    <w:lvl w:ilvl="0" w:tplc="20000013">
      <w:start w:val="1"/>
      <w:numFmt w:val="upperRoman"/>
      <w:lvlText w:val="%1."/>
      <w:lvlJc w:val="righ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D082F68"/>
    <w:multiLevelType w:val="hybridMultilevel"/>
    <w:tmpl w:val="B4E2E4A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D23230C"/>
    <w:multiLevelType w:val="hybridMultilevel"/>
    <w:tmpl w:val="686A0B7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05D7BC0"/>
    <w:multiLevelType w:val="hybridMultilevel"/>
    <w:tmpl w:val="1690E4B6"/>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7EE3B99"/>
    <w:multiLevelType w:val="multilevel"/>
    <w:tmpl w:val="C4B27E1E"/>
    <w:lvl w:ilvl="0">
      <w:start w:val="1"/>
      <w:numFmt w:val="upperRoman"/>
      <w:lvlText w:val="%1."/>
      <w:lvlJc w:val="righ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0C0255"/>
    <w:multiLevelType w:val="multilevel"/>
    <w:tmpl w:val="32D6C132"/>
    <w:lvl w:ilvl="0">
      <w:start w:val="3"/>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19E517C"/>
    <w:multiLevelType w:val="hybridMultilevel"/>
    <w:tmpl w:val="96FA932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19E718B"/>
    <w:multiLevelType w:val="hybridMultilevel"/>
    <w:tmpl w:val="488A48E0"/>
    <w:lvl w:ilvl="0" w:tplc="20000013">
      <w:start w:val="1"/>
      <w:numFmt w:val="upp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5" w15:restartNumberingAfterBreak="0">
    <w:nsid w:val="25805C39"/>
    <w:multiLevelType w:val="hybridMultilevel"/>
    <w:tmpl w:val="2B3C2268"/>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8D81A19"/>
    <w:multiLevelType w:val="hybridMultilevel"/>
    <w:tmpl w:val="EFE861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A152C0B"/>
    <w:multiLevelType w:val="multilevel"/>
    <w:tmpl w:val="83F4BD6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6F490A"/>
    <w:multiLevelType w:val="hybridMultilevel"/>
    <w:tmpl w:val="7EBEA0EC"/>
    <w:lvl w:ilvl="0" w:tplc="20000013">
      <w:start w:val="1"/>
      <w:numFmt w:val="upperRoman"/>
      <w:lvlText w:val="%1."/>
      <w:lvlJc w:val="righ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9" w15:restartNumberingAfterBreak="0">
    <w:nsid w:val="2EAA6F2C"/>
    <w:multiLevelType w:val="hybridMultilevel"/>
    <w:tmpl w:val="8C50774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2F52E48"/>
    <w:multiLevelType w:val="hybridMultilevel"/>
    <w:tmpl w:val="666EFE30"/>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33B152EF"/>
    <w:multiLevelType w:val="hybridMultilevel"/>
    <w:tmpl w:val="C036483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A1B515B"/>
    <w:multiLevelType w:val="hybridMultilevel"/>
    <w:tmpl w:val="9B8266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A2D1C3D"/>
    <w:multiLevelType w:val="hybridMultilevel"/>
    <w:tmpl w:val="773242E4"/>
    <w:lvl w:ilvl="0" w:tplc="200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E656A4D"/>
    <w:multiLevelType w:val="hybridMultilevel"/>
    <w:tmpl w:val="E9C0103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D3436A"/>
    <w:multiLevelType w:val="hybridMultilevel"/>
    <w:tmpl w:val="12F46C6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3E15F12"/>
    <w:multiLevelType w:val="hybridMultilevel"/>
    <w:tmpl w:val="0F42B8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6020C4F"/>
    <w:multiLevelType w:val="multilevel"/>
    <w:tmpl w:val="AD54F53C"/>
    <w:lvl w:ilvl="0">
      <w:start w:val="1"/>
      <w:numFmt w:val="upperRoman"/>
      <w:lvlText w:val="%1."/>
      <w:lvlJc w:val="righ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494F1C64"/>
    <w:multiLevelType w:val="hybridMultilevel"/>
    <w:tmpl w:val="96FA932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2B23A6C"/>
    <w:multiLevelType w:val="multilevel"/>
    <w:tmpl w:val="8D7433D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E45DB7"/>
    <w:multiLevelType w:val="hybridMultilevel"/>
    <w:tmpl w:val="E32A69CA"/>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1" w15:restartNumberingAfterBreak="0">
    <w:nsid w:val="5D9A27E3"/>
    <w:multiLevelType w:val="multilevel"/>
    <w:tmpl w:val="8D7433D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E3E5A"/>
    <w:multiLevelType w:val="multilevel"/>
    <w:tmpl w:val="8D7433D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2E04AC"/>
    <w:multiLevelType w:val="hybridMultilevel"/>
    <w:tmpl w:val="C0D09970"/>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B2F260A"/>
    <w:multiLevelType w:val="multilevel"/>
    <w:tmpl w:val="8D7433D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973B95"/>
    <w:multiLevelType w:val="multilevel"/>
    <w:tmpl w:val="8D7433D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72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CD6B76"/>
    <w:multiLevelType w:val="hybridMultilevel"/>
    <w:tmpl w:val="A628BAE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69A41D5"/>
    <w:multiLevelType w:val="multilevel"/>
    <w:tmpl w:val="7EC81E60"/>
    <w:lvl w:ilvl="0">
      <w:start w:val="3"/>
      <w:numFmt w:val="decimal"/>
      <w:lvlText w:val="%1"/>
      <w:lvlJc w:val="left"/>
      <w:pPr>
        <w:ind w:left="375" w:hanging="375"/>
      </w:pPr>
    </w:lvl>
    <w:lvl w:ilvl="1">
      <w:start w:val="8"/>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8" w15:restartNumberingAfterBreak="0">
    <w:nsid w:val="7AD16A2C"/>
    <w:multiLevelType w:val="hybridMultilevel"/>
    <w:tmpl w:val="E9C0103E"/>
    <w:lvl w:ilvl="0" w:tplc="D342097A">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F147434"/>
    <w:multiLevelType w:val="hybridMultilevel"/>
    <w:tmpl w:val="6B2CE1F6"/>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7FF05DCC"/>
    <w:multiLevelType w:val="multilevel"/>
    <w:tmpl w:val="40C2C836"/>
    <w:lvl w:ilvl="0">
      <w:start w:val="3"/>
      <w:numFmt w:val="decimal"/>
      <w:lvlText w:val="%1"/>
      <w:lvlJc w:val="left"/>
      <w:pPr>
        <w:ind w:left="600" w:hanging="600"/>
      </w:pPr>
      <w:rPr>
        <w:rFonts w:hint="default"/>
      </w:rPr>
    </w:lvl>
    <w:lvl w:ilvl="1">
      <w:start w:val="3"/>
      <w:numFmt w:val="decimal"/>
      <w:lvlText w:val="%1.%2"/>
      <w:lvlJc w:val="left"/>
      <w:pPr>
        <w:ind w:left="1140" w:hanging="60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num w:numId="1" w16cid:durableId="386806887">
    <w:abstractNumId w:val="7"/>
  </w:num>
  <w:num w:numId="2" w16cid:durableId="1202283177">
    <w:abstractNumId w:val="37"/>
  </w:num>
  <w:num w:numId="3" w16cid:durableId="1004167704">
    <w:abstractNumId w:val="36"/>
  </w:num>
  <w:num w:numId="4" w16cid:durableId="958803973">
    <w:abstractNumId w:val="40"/>
  </w:num>
  <w:num w:numId="5" w16cid:durableId="1437169142">
    <w:abstractNumId w:val="22"/>
  </w:num>
  <w:num w:numId="6" w16cid:durableId="795371808">
    <w:abstractNumId w:val="21"/>
  </w:num>
  <w:num w:numId="7" w16cid:durableId="233197988">
    <w:abstractNumId w:val="26"/>
  </w:num>
  <w:num w:numId="8" w16cid:durableId="57171236">
    <w:abstractNumId w:val="5"/>
  </w:num>
  <w:num w:numId="9" w16cid:durableId="151606172">
    <w:abstractNumId w:val="12"/>
  </w:num>
  <w:num w:numId="10" w16cid:durableId="274799317">
    <w:abstractNumId w:val="10"/>
  </w:num>
  <w:num w:numId="11" w16cid:durableId="831992720">
    <w:abstractNumId w:val="32"/>
  </w:num>
  <w:num w:numId="12" w16cid:durableId="876817541">
    <w:abstractNumId w:val="16"/>
  </w:num>
  <w:num w:numId="13" w16cid:durableId="193737940">
    <w:abstractNumId w:val="35"/>
  </w:num>
  <w:num w:numId="14" w16cid:durableId="820002451">
    <w:abstractNumId w:val="29"/>
  </w:num>
  <w:num w:numId="15" w16cid:durableId="1908219794">
    <w:abstractNumId w:val="31"/>
  </w:num>
  <w:num w:numId="16" w16cid:durableId="1219323579">
    <w:abstractNumId w:val="34"/>
  </w:num>
  <w:num w:numId="17" w16cid:durableId="546066204">
    <w:abstractNumId w:val="20"/>
  </w:num>
  <w:num w:numId="18" w16cid:durableId="644356594">
    <w:abstractNumId w:val="11"/>
  </w:num>
  <w:num w:numId="19" w16cid:durableId="1890416470">
    <w:abstractNumId w:val="3"/>
  </w:num>
  <w:num w:numId="20" w16cid:durableId="902719059">
    <w:abstractNumId w:val="0"/>
  </w:num>
  <w:num w:numId="21" w16cid:durableId="1617641926">
    <w:abstractNumId w:val="1"/>
  </w:num>
  <w:num w:numId="22" w16cid:durableId="1609389099">
    <w:abstractNumId w:val="2"/>
  </w:num>
  <w:num w:numId="23" w16cid:durableId="1873616592">
    <w:abstractNumId w:val="17"/>
  </w:num>
  <w:num w:numId="24" w16cid:durableId="2056074807">
    <w:abstractNumId w:val="18"/>
  </w:num>
  <w:num w:numId="25" w16cid:durableId="1374882931">
    <w:abstractNumId w:val="30"/>
  </w:num>
  <w:num w:numId="26" w16cid:durableId="1488477099">
    <w:abstractNumId w:val="39"/>
  </w:num>
  <w:num w:numId="27" w16cid:durableId="1970043587">
    <w:abstractNumId w:val="38"/>
  </w:num>
  <w:num w:numId="28" w16cid:durableId="1779790947">
    <w:abstractNumId w:val="24"/>
  </w:num>
  <w:num w:numId="29" w16cid:durableId="154075396">
    <w:abstractNumId w:val="19"/>
  </w:num>
  <w:num w:numId="30" w16cid:durableId="52706510">
    <w:abstractNumId w:val="33"/>
  </w:num>
  <w:num w:numId="31" w16cid:durableId="298806127">
    <w:abstractNumId w:val="25"/>
  </w:num>
  <w:num w:numId="32" w16cid:durableId="290211207">
    <w:abstractNumId w:val="13"/>
  </w:num>
  <w:num w:numId="33" w16cid:durableId="1731071660">
    <w:abstractNumId w:val="28"/>
  </w:num>
  <w:num w:numId="34" w16cid:durableId="1358504535">
    <w:abstractNumId w:val="6"/>
  </w:num>
  <w:num w:numId="35" w16cid:durableId="1559247985">
    <w:abstractNumId w:val="4"/>
  </w:num>
  <w:num w:numId="36" w16cid:durableId="1349335242">
    <w:abstractNumId w:val="15"/>
  </w:num>
  <w:num w:numId="37" w16cid:durableId="28728693">
    <w:abstractNumId w:val="9"/>
  </w:num>
  <w:num w:numId="38" w16cid:durableId="1391463102">
    <w:abstractNumId w:val="27"/>
  </w:num>
  <w:num w:numId="39" w16cid:durableId="1345548452">
    <w:abstractNumId w:val="14"/>
  </w:num>
  <w:num w:numId="40" w16cid:durableId="831868249">
    <w:abstractNumId w:val="8"/>
  </w:num>
  <w:num w:numId="41" w16cid:durableId="34820853">
    <w:abstractNumId w:val="2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C30"/>
    <w:rsid w:val="00000C89"/>
    <w:rsid w:val="0000230C"/>
    <w:rsid w:val="000035FC"/>
    <w:rsid w:val="00004662"/>
    <w:rsid w:val="0000684B"/>
    <w:rsid w:val="00006DA5"/>
    <w:rsid w:val="00010359"/>
    <w:rsid w:val="000117E0"/>
    <w:rsid w:val="0001232E"/>
    <w:rsid w:val="00012EF9"/>
    <w:rsid w:val="00012FAE"/>
    <w:rsid w:val="00013CD4"/>
    <w:rsid w:val="00015EB0"/>
    <w:rsid w:val="00016B0F"/>
    <w:rsid w:val="00021BCC"/>
    <w:rsid w:val="00021DAC"/>
    <w:rsid w:val="00021DCE"/>
    <w:rsid w:val="000224F6"/>
    <w:rsid w:val="000250E3"/>
    <w:rsid w:val="00025785"/>
    <w:rsid w:val="000270BC"/>
    <w:rsid w:val="0003282F"/>
    <w:rsid w:val="000371A6"/>
    <w:rsid w:val="0004205F"/>
    <w:rsid w:val="00042DE5"/>
    <w:rsid w:val="00045765"/>
    <w:rsid w:val="00047EE4"/>
    <w:rsid w:val="00050791"/>
    <w:rsid w:val="00050BA8"/>
    <w:rsid w:val="00050D19"/>
    <w:rsid w:val="00051E4C"/>
    <w:rsid w:val="0005211E"/>
    <w:rsid w:val="000526C3"/>
    <w:rsid w:val="00052950"/>
    <w:rsid w:val="00053BBB"/>
    <w:rsid w:val="0005639D"/>
    <w:rsid w:val="00060184"/>
    <w:rsid w:val="0006138E"/>
    <w:rsid w:val="00061A2A"/>
    <w:rsid w:val="00062544"/>
    <w:rsid w:val="00063A36"/>
    <w:rsid w:val="000711F1"/>
    <w:rsid w:val="00071423"/>
    <w:rsid w:val="00071A5C"/>
    <w:rsid w:val="00072758"/>
    <w:rsid w:val="0007438B"/>
    <w:rsid w:val="0007569C"/>
    <w:rsid w:val="00075756"/>
    <w:rsid w:val="00075981"/>
    <w:rsid w:val="00076181"/>
    <w:rsid w:val="00076E54"/>
    <w:rsid w:val="00077A7A"/>
    <w:rsid w:val="00077EF6"/>
    <w:rsid w:val="0008164A"/>
    <w:rsid w:val="00081F8C"/>
    <w:rsid w:val="00083618"/>
    <w:rsid w:val="00083AC9"/>
    <w:rsid w:val="00083B8C"/>
    <w:rsid w:val="00085A38"/>
    <w:rsid w:val="00085ACA"/>
    <w:rsid w:val="000870F3"/>
    <w:rsid w:val="0008721E"/>
    <w:rsid w:val="0009050C"/>
    <w:rsid w:val="00090B3C"/>
    <w:rsid w:val="00091744"/>
    <w:rsid w:val="0009200C"/>
    <w:rsid w:val="00092F4C"/>
    <w:rsid w:val="00094129"/>
    <w:rsid w:val="0009480F"/>
    <w:rsid w:val="00094FB2"/>
    <w:rsid w:val="0009528C"/>
    <w:rsid w:val="0009544F"/>
    <w:rsid w:val="000955D6"/>
    <w:rsid w:val="00095674"/>
    <w:rsid w:val="000956C5"/>
    <w:rsid w:val="00096A24"/>
    <w:rsid w:val="00097CF1"/>
    <w:rsid w:val="000A09FE"/>
    <w:rsid w:val="000A2FA6"/>
    <w:rsid w:val="000A4836"/>
    <w:rsid w:val="000B18A1"/>
    <w:rsid w:val="000B42B5"/>
    <w:rsid w:val="000B4B39"/>
    <w:rsid w:val="000B6F88"/>
    <w:rsid w:val="000B70A0"/>
    <w:rsid w:val="000B7E78"/>
    <w:rsid w:val="000C1C06"/>
    <w:rsid w:val="000C2308"/>
    <w:rsid w:val="000C3F55"/>
    <w:rsid w:val="000C477D"/>
    <w:rsid w:val="000C5DCD"/>
    <w:rsid w:val="000C7331"/>
    <w:rsid w:val="000C7E4F"/>
    <w:rsid w:val="000D01F9"/>
    <w:rsid w:val="000D02AA"/>
    <w:rsid w:val="000D0320"/>
    <w:rsid w:val="000D2314"/>
    <w:rsid w:val="000D2DE6"/>
    <w:rsid w:val="000D2E92"/>
    <w:rsid w:val="000D47E4"/>
    <w:rsid w:val="000D4818"/>
    <w:rsid w:val="000D6517"/>
    <w:rsid w:val="000D6924"/>
    <w:rsid w:val="000E00B8"/>
    <w:rsid w:val="000E0D90"/>
    <w:rsid w:val="000E190B"/>
    <w:rsid w:val="000E1E99"/>
    <w:rsid w:val="000E2D00"/>
    <w:rsid w:val="000E3962"/>
    <w:rsid w:val="000E39DE"/>
    <w:rsid w:val="000E3F68"/>
    <w:rsid w:val="000E488E"/>
    <w:rsid w:val="000E639D"/>
    <w:rsid w:val="000E7E3E"/>
    <w:rsid w:val="000F07D9"/>
    <w:rsid w:val="000F128A"/>
    <w:rsid w:val="000F2152"/>
    <w:rsid w:val="000F3156"/>
    <w:rsid w:val="000F3684"/>
    <w:rsid w:val="000F373A"/>
    <w:rsid w:val="000F517D"/>
    <w:rsid w:val="000F585F"/>
    <w:rsid w:val="000F60F4"/>
    <w:rsid w:val="000F6227"/>
    <w:rsid w:val="00100EAD"/>
    <w:rsid w:val="00101586"/>
    <w:rsid w:val="00103150"/>
    <w:rsid w:val="00103589"/>
    <w:rsid w:val="001044A7"/>
    <w:rsid w:val="00104BE0"/>
    <w:rsid w:val="0010678F"/>
    <w:rsid w:val="00107452"/>
    <w:rsid w:val="00113156"/>
    <w:rsid w:val="00113958"/>
    <w:rsid w:val="00113FA0"/>
    <w:rsid w:val="0011410A"/>
    <w:rsid w:val="00114A5C"/>
    <w:rsid w:val="00114D20"/>
    <w:rsid w:val="00115719"/>
    <w:rsid w:val="00115ABF"/>
    <w:rsid w:val="00115CA2"/>
    <w:rsid w:val="0012000B"/>
    <w:rsid w:val="00121FD4"/>
    <w:rsid w:val="00122262"/>
    <w:rsid w:val="0012260C"/>
    <w:rsid w:val="00122D19"/>
    <w:rsid w:val="001236C7"/>
    <w:rsid w:val="00123815"/>
    <w:rsid w:val="001241CD"/>
    <w:rsid w:val="00124832"/>
    <w:rsid w:val="00124E8A"/>
    <w:rsid w:val="00124F54"/>
    <w:rsid w:val="0012525B"/>
    <w:rsid w:val="001264B5"/>
    <w:rsid w:val="001267D5"/>
    <w:rsid w:val="0013036F"/>
    <w:rsid w:val="0013145D"/>
    <w:rsid w:val="00132F92"/>
    <w:rsid w:val="0013566F"/>
    <w:rsid w:val="00135C5A"/>
    <w:rsid w:val="00136DFE"/>
    <w:rsid w:val="0014090D"/>
    <w:rsid w:val="00140995"/>
    <w:rsid w:val="00142D09"/>
    <w:rsid w:val="00142EED"/>
    <w:rsid w:val="00143A43"/>
    <w:rsid w:val="00143D69"/>
    <w:rsid w:val="0014571E"/>
    <w:rsid w:val="001463E1"/>
    <w:rsid w:val="00150551"/>
    <w:rsid w:val="00151715"/>
    <w:rsid w:val="001523AF"/>
    <w:rsid w:val="001536A4"/>
    <w:rsid w:val="001551B9"/>
    <w:rsid w:val="00156D8B"/>
    <w:rsid w:val="001605A5"/>
    <w:rsid w:val="001605EA"/>
    <w:rsid w:val="0016097A"/>
    <w:rsid w:val="0016162B"/>
    <w:rsid w:val="0016244A"/>
    <w:rsid w:val="00162688"/>
    <w:rsid w:val="00162F6E"/>
    <w:rsid w:val="00163C71"/>
    <w:rsid w:val="00164CFF"/>
    <w:rsid w:val="0016527B"/>
    <w:rsid w:val="0016547B"/>
    <w:rsid w:val="001674CD"/>
    <w:rsid w:val="00171483"/>
    <w:rsid w:val="00172D8F"/>
    <w:rsid w:val="00173BE7"/>
    <w:rsid w:val="0017525A"/>
    <w:rsid w:val="00175656"/>
    <w:rsid w:val="00176352"/>
    <w:rsid w:val="00180BEA"/>
    <w:rsid w:val="00183EC0"/>
    <w:rsid w:val="001840E1"/>
    <w:rsid w:val="00184297"/>
    <w:rsid w:val="0018564F"/>
    <w:rsid w:val="00190667"/>
    <w:rsid w:val="0019228D"/>
    <w:rsid w:val="00193263"/>
    <w:rsid w:val="00194865"/>
    <w:rsid w:val="001948A0"/>
    <w:rsid w:val="00195EBC"/>
    <w:rsid w:val="00195F93"/>
    <w:rsid w:val="00197774"/>
    <w:rsid w:val="00197EE7"/>
    <w:rsid w:val="001A0111"/>
    <w:rsid w:val="001A0C4C"/>
    <w:rsid w:val="001A1B62"/>
    <w:rsid w:val="001A1C7B"/>
    <w:rsid w:val="001A4A2D"/>
    <w:rsid w:val="001A5381"/>
    <w:rsid w:val="001A5420"/>
    <w:rsid w:val="001A6606"/>
    <w:rsid w:val="001A7257"/>
    <w:rsid w:val="001A772A"/>
    <w:rsid w:val="001A7ED0"/>
    <w:rsid w:val="001B1420"/>
    <w:rsid w:val="001B1BB9"/>
    <w:rsid w:val="001B237A"/>
    <w:rsid w:val="001B2CB2"/>
    <w:rsid w:val="001B2F24"/>
    <w:rsid w:val="001B5A09"/>
    <w:rsid w:val="001B5FC4"/>
    <w:rsid w:val="001B707B"/>
    <w:rsid w:val="001B749C"/>
    <w:rsid w:val="001B75AB"/>
    <w:rsid w:val="001C0521"/>
    <w:rsid w:val="001C0841"/>
    <w:rsid w:val="001C1471"/>
    <w:rsid w:val="001C2248"/>
    <w:rsid w:val="001C2468"/>
    <w:rsid w:val="001C34F7"/>
    <w:rsid w:val="001C38FD"/>
    <w:rsid w:val="001C4A1A"/>
    <w:rsid w:val="001C4C4C"/>
    <w:rsid w:val="001C79E4"/>
    <w:rsid w:val="001D044E"/>
    <w:rsid w:val="001D049A"/>
    <w:rsid w:val="001D04E2"/>
    <w:rsid w:val="001D13C8"/>
    <w:rsid w:val="001D1FAF"/>
    <w:rsid w:val="001D2D66"/>
    <w:rsid w:val="001D36B0"/>
    <w:rsid w:val="001D3B3E"/>
    <w:rsid w:val="001D57E0"/>
    <w:rsid w:val="001D6B35"/>
    <w:rsid w:val="001D70CA"/>
    <w:rsid w:val="001D7244"/>
    <w:rsid w:val="001E0FD3"/>
    <w:rsid w:val="001E1AA6"/>
    <w:rsid w:val="001E20FB"/>
    <w:rsid w:val="001E2456"/>
    <w:rsid w:val="001E2C17"/>
    <w:rsid w:val="001E2D39"/>
    <w:rsid w:val="001E4B17"/>
    <w:rsid w:val="001E564A"/>
    <w:rsid w:val="001E5A51"/>
    <w:rsid w:val="001E69C2"/>
    <w:rsid w:val="001E7A9B"/>
    <w:rsid w:val="001F069B"/>
    <w:rsid w:val="001F26A9"/>
    <w:rsid w:val="001F4BD0"/>
    <w:rsid w:val="001F4E7F"/>
    <w:rsid w:val="001F4E8D"/>
    <w:rsid w:val="001F5F69"/>
    <w:rsid w:val="001F68AF"/>
    <w:rsid w:val="001F6D7E"/>
    <w:rsid w:val="002017C8"/>
    <w:rsid w:val="00201A19"/>
    <w:rsid w:val="002023C1"/>
    <w:rsid w:val="00202FB4"/>
    <w:rsid w:val="0020676D"/>
    <w:rsid w:val="002068DF"/>
    <w:rsid w:val="002069B8"/>
    <w:rsid w:val="00207EE6"/>
    <w:rsid w:val="00211E26"/>
    <w:rsid w:val="00212A22"/>
    <w:rsid w:val="00217585"/>
    <w:rsid w:val="002205E8"/>
    <w:rsid w:val="00220BDF"/>
    <w:rsid w:val="00221EAD"/>
    <w:rsid w:val="00221F4F"/>
    <w:rsid w:val="002221A3"/>
    <w:rsid w:val="00222895"/>
    <w:rsid w:val="00222CD0"/>
    <w:rsid w:val="00222D0F"/>
    <w:rsid w:val="00222EB7"/>
    <w:rsid w:val="002231CC"/>
    <w:rsid w:val="00223828"/>
    <w:rsid w:val="0022457F"/>
    <w:rsid w:val="00224DDA"/>
    <w:rsid w:val="00226710"/>
    <w:rsid w:val="0022707E"/>
    <w:rsid w:val="0023040F"/>
    <w:rsid w:val="00230792"/>
    <w:rsid w:val="00230872"/>
    <w:rsid w:val="002338DD"/>
    <w:rsid w:val="002342E4"/>
    <w:rsid w:val="00234D36"/>
    <w:rsid w:val="00234FC8"/>
    <w:rsid w:val="00235235"/>
    <w:rsid w:val="00237679"/>
    <w:rsid w:val="00240E2C"/>
    <w:rsid w:val="00241BE5"/>
    <w:rsid w:val="00242649"/>
    <w:rsid w:val="002428EB"/>
    <w:rsid w:val="00242D4E"/>
    <w:rsid w:val="00243219"/>
    <w:rsid w:val="002440FD"/>
    <w:rsid w:val="00244361"/>
    <w:rsid w:val="002447D2"/>
    <w:rsid w:val="00244937"/>
    <w:rsid w:val="00245557"/>
    <w:rsid w:val="0024625F"/>
    <w:rsid w:val="0024651A"/>
    <w:rsid w:val="002513ED"/>
    <w:rsid w:val="00252E3C"/>
    <w:rsid w:val="00253136"/>
    <w:rsid w:val="00256D71"/>
    <w:rsid w:val="00257E6A"/>
    <w:rsid w:val="002602EC"/>
    <w:rsid w:val="0026063E"/>
    <w:rsid w:val="002618B8"/>
    <w:rsid w:val="00262BC0"/>
    <w:rsid w:val="00264737"/>
    <w:rsid w:val="00264E50"/>
    <w:rsid w:val="00265268"/>
    <w:rsid w:val="002655DD"/>
    <w:rsid w:val="00265911"/>
    <w:rsid w:val="00265F39"/>
    <w:rsid w:val="00267062"/>
    <w:rsid w:val="002676C4"/>
    <w:rsid w:val="00267903"/>
    <w:rsid w:val="00272390"/>
    <w:rsid w:val="00273E01"/>
    <w:rsid w:val="0027460F"/>
    <w:rsid w:val="00274B13"/>
    <w:rsid w:val="00274D95"/>
    <w:rsid w:val="0027530A"/>
    <w:rsid w:val="00280A58"/>
    <w:rsid w:val="00281595"/>
    <w:rsid w:val="00281795"/>
    <w:rsid w:val="00281E36"/>
    <w:rsid w:val="00282B62"/>
    <w:rsid w:val="002843FD"/>
    <w:rsid w:val="0028515D"/>
    <w:rsid w:val="00286455"/>
    <w:rsid w:val="00286874"/>
    <w:rsid w:val="002868E8"/>
    <w:rsid w:val="0028695E"/>
    <w:rsid w:val="002871BA"/>
    <w:rsid w:val="0028757E"/>
    <w:rsid w:val="0029001B"/>
    <w:rsid w:val="0029090D"/>
    <w:rsid w:val="00290FA2"/>
    <w:rsid w:val="00291512"/>
    <w:rsid w:val="002920ED"/>
    <w:rsid w:val="00294170"/>
    <w:rsid w:val="002945CD"/>
    <w:rsid w:val="002959EC"/>
    <w:rsid w:val="00296668"/>
    <w:rsid w:val="00296E9A"/>
    <w:rsid w:val="00297025"/>
    <w:rsid w:val="00297E27"/>
    <w:rsid w:val="002A00AB"/>
    <w:rsid w:val="002A0863"/>
    <w:rsid w:val="002A0D16"/>
    <w:rsid w:val="002A1CEC"/>
    <w:rsid w:val="002A2780"/>
    <w:rsid w:val="002A4683"/>
    <w:rsid w:val="002A5A58"/>
    <w:rsid w:val="002A633B"/>
    <w:rsid w:val="002A77CA"/>
    <w:rsid w:val="002B10B1"/>
    <w:rsid w:val="002B12F2"/>
    <w:rsid w:val="002B16BC"/>
    <w:rsid w:val="002B19B0"/>
    <w:rsid w:val="002B33E2"/>
    <w:rsid w:val="002B3FE1"/>
    <w:rsid w:val="002B47C1"/>
    <w:rsid w:val="002B4885"/>
    <w:rsid w:val="002B4F31"/>
    <w:rsid w:val="002B565D"/>
    <w:rsid w:val="002B6050"/>
    <w:rsid w:val="002B630F"/>
    <w:rsid w:val="002B763F"/>
    <w:rsid w:val="002B7F6B"/>
    <w:rsid w:val="002C16EA"/>
    <w:rsid w:val="002C2686"/>
    <w:rsid w:val="002C2E93"/>
    <w:rsid w:val="002C3776"/>
    <w:rsid w:val="002C37EC"/>
    <w:rsid w:val="002C3CCA"/>
    <w:rsid w:val="002C3E73"/>
    <w:rsid w:val="002C5F77"/>
    <w:rsid w:val="002C6A5C"/>
    <w:rsid w:val="002D092E"/>
    <w:rsid w:val="002D1073"/>
    <w:rsid w:val="002D2B4A"/>
    <w:rsid w:val="002D5297"/>
    <w:rsid w:val="002D5338"/>
    <w:rsid w:val="002D5610"/>
    <w:rsid w:val="002D656C"/>
    <w:rsid w:val="002E1000"/>
    <w:rsid w:val="002E14D0"/>
    <w:rsid w:val="002E199D"/>
    <w:rsid w:val="002E2549"/>
    <w:rsid w:val="002E27F7"/>
    <w:rsid w:val="002E3665"/>
    <w:rsid w:val="002E433B"/>
    <w:rsid w:val="002E4668"/>
    <w:rsid w:val="002E5D33"/>
    <w:rsid w:val="002E667C"/>
    <w:rsid w:val="002E78E8"/>
    <w:rsid w:val="002F13C1"/>
    <w:rsid w:val="002F240E"/>
    <w:rsid w:val="002F2AA5"/>
    <w:rsid w:val="002F2D33"/>
    <w:rsid w:val="002F34D8"/>
    <w:rsid w:val="002F4389"/>
    <w:rsid w:val="002F4D31"/>
    <w:rsid w:val="002F5EF5"/>
    <w:rsid w:val="002F79AD"/>
    <w:rsid w:val="0030013A"/>
    <w:rsid w:val="0030092C"/>
    <w:rsid w:val="003015EA"/>
    <w:rsid w:val="0030215C"/>
    <w:rsid w:val="0030270D"/>
    <w:rsid w:val="00302871"/>
    <w:rsid w:val="00302C02"/>
    <w:rsid w:val="00303E8A"/>
    <w:rsid w:val="00303E8C"/>
    <w:rsid w:val="00304254"/>
    <w:rsid w:val="00304877"/>
    <w:rsid w:val="003048C5"/>
    <w:rsid w:val="00305F5D"/>
    <w:rsid w:val="00306B69"/>
    <w:rsid w:val="00312044"/>
    <w:rsid w:val="0031224F"/>
    <w:rsid w:val="00312E23"/>
    <w:rsid w:val="00313138"/>
    <w:rsid w:val="00313485"/>
    <w:rsid w:val="0031363B"/>
    <w:rsid w:val="00314417"/>
    <w:rsid w:val="003145B0"/>
    <w:rsid w:val="00314A60"/>
    <w:rsid w:val="00316EFF"/>
    <w:rsid w:val="00320476"/>
    <w:rsid w:val="003216DF"/>
    <w:rsid w:val="00322408"/>
    <w:rsid w:val="0032250A"/>
    <w:rsid w:val="00322CC6"/>
    <w:rsid w:val="0032406C"/>
    <w:rsid w:val="003242F0"/>
    <w:rsid w:val="00324370"/>
    <w:rsid w:val="0032452D"/>
    <w:rsid w:val="00324C95"/>
    <w:rsid w:val="0032559C"/>
    <w:rsid w:val="00326A23"/>
    <w:rsid w:val="00326AEA"/>
    <w:rsid w:val="00327011"/>
    <w:rsid w:val="0033018F"/>
    <w:rsid w:val="003304BB"/>
    <w:rsid w:val="0033059E"/>
    <w:rsid w:val="00330D7D"/>
    <w:rsid w:val="003314D1"/>
    <w:rsid w:val="00332410"/>
    <w:rsid w:val="00334D25"/>
    <w:rsid w:val="00335FF8"/>
    <w:rsid w:val="00340BE4"/>
    <w:rsid w:val="00341C30"/>
    <w:rsid w:val="00341DDC"/>
    <w:rsid w:val="003421C9"/>
    <w:rsid w:val="003421FF"/>
    <w:rsid w:val="00343A70"/>
    <w:rsid w:val="003446E4"/>
    <w:rsid w:val="00346B8A"/>
    <w:rsid w:val="00346D4E"/>
    <w:rsid w:val="00347162"/>
    <w:rsid w:val="0035007C"/>
    <w:rsid w:val="00350273"/>
    <w:rsid w:val="003509F8"/>
    <w:rsid w:val="0035233D"/>
    <w:rsid w:val="00353271"/>
    <w:rsid w:val="0035395F"/>
    <w:rsid w:val="003539A3"/>
    <w:rsid w:val="00353A58"/>
    <w:rsid w:val="00354C53"/>
    <w:rsid w:val="00355237"/>
    <w:rsid w:val="00355BC0"/>
    <w:rsid w:val="0035652E"/>
    <w:rsid w:val="00356F1C"/>
    <w:rsid w:val="00360BA1"/>
    <w:rsid w:val="00361403"/>
    <w:rsid w:val="003616D9"/>
    <w:rsid w:val="00362060"/>
    <w:rsid w:val="003638B7"/>
    <w:rsid w:val="00364B0C"/>
    <w:rsid w:val="003663FA"/>
    <w:rsid w:val="0036701A"/>
    <w:rsid w:val="003704EA"/>
    <w:rsid w:val="00370885"/>
    <w:rsid w:val="00370A2B"/>
    <w:rsid w:val="0037116F"/>
    <w:rsid w:val="00373894"/>
    <w:rsid w:val="00375065"/>
    <w:rsid w:val="00375195"/>
    <w:rsid w:val="00375B4A"/>
    <w:rsid w:val="003761C5"/>
    <w:rsid w:val="003766A4"/>
    <w:rsid w:val="0037751C"/>
    <w:rsid w:val="00377D5A"/>
    <w:rsid w:val="003803B4"/>
    <w:rsid w:val="003816E3"/>
    <w:rsid w:val="0038300E"/>
    <w:rsid w:val="0038380F"/>
    <w:rsid w:val="003846FB"/>
    <w:rsid w:val="00386C59"/>
    <w:rsid w:val="003904A7"/>
    <w:rsid w:val="00390787"/>
    <w:rsid w:val="003909BF"/>
    <w:rsid w:val="00392C72"/>
    <w:rsid w:val="003941A0"/>
    <w:rsid w:val="00394384"/>
    <w:rsid w:val="00394677"/>
    <w:rsid w:val="00394F4B"/>
    <w:rsid w:val="003962F6"/>
    <w:rsid w:val="00396634"/>
    <w:rsid w:val="003969BA"/>
    <w:rsid w:val="003972E7"/>
    <w:rsid w:val="00397376"/>
    <w:rsid w:val="003978FD"/>
    <w:rsid w:val="003A071B"/>
    <w:rsid w:val="003A09B1"/>
    <w:rsid w:val="003A15D0"/>
    <w:rsid w:val="003A30CA"/>
    <w:rsid w:val="003A37B5"/>
    <w:rsid w:val="003A39DE"/>
    <w:rsid w:val="003A406D"/>
    <w:rsid w:val="003A5AC7"/>
    <w:rsid w:val="003A73F7"/>
    <w:rsid w:val="003A74CF"/>
    <w:rsid w:val="003A769B"/>
    <w:rsid w:val="003A773C"/>
    <w:rsid w:val="003A7BCA"/>
    <w:rsid w:val="003B073B"/>
    <w:rsid w:val="003B0BD9"/>
    <w:rsid w:val="003B1222"/>
    <w:rsid w:val="003B176B"/>
    <w:rsid w:val="003B211B"/>
    <w:rsid w:val="003B2C14"/>
    <w:rsid w:val="003B399A"/>
    <w:rsid w:val="003B52BC"/>
    <w:rsid w:val="003B58DA"/>
    <w:rsid w:val="003B6E2D"/>
    <w:rsid w:val="003B76F4"/>
    <w:rsid w:val="003B7E52"/>
    <w:rsid w:val="003B7F7C"/>
    <w:rsid w:val="003C04B1"/>
    <w:rsid w:val="003C063E"/>
    <w:rsid w:val="003C1DF2"/>
    <w:rsid w:val="003C2AEE"/>
    <w:rsid w:val="003C2F49"/>
    <w:rsid w:val="003C3600"/>
    <w:rsid w:val="003C3943"/>
    <w:rsid w:val="003C48E5"/>
    <w:rsid w:val="003C59ED"/>
    <w:rsid w:val="003C5B9A"/>
    <w:rsid w:val="003C6040"/>
    <w:rsid w:val="003C7064"/>
    <w:rsid w:val="003D2DC8"/>
    <w:rsid w:val="003D4A96"/>
    <w:rsid w:val="003D5209"/>
    <w:rsid w:val="003D58D9"/>
    <w:rsid w:val="003D6C59"/>
    <w:rsid w:val="003E2A72"/>
    <w:rsid w:val="003E2AAF"/>
    <w:rsid w:val="003E449B"/>
    <w:rsid w:val="003E45B9"/>
    <w:rsid w:val="003E48E4"/>
    <w:rsid w:val="003E52AD"/>
    <w:rsid w:val="003E5604"/>
    <w:rsid w:val="003E58EE"/>
    <w:rsid w:val="003E59E8"/>
    <w:rsid w:val="003E59EA"/>
    <w:rsid w:val="003E76D4"/>
    <w:rsid w:val="003F23DF"/>
    <w:rsid w:val="003F4559"/>
    <w:rsid w:val="003F53CB"/>
    <w:rsid w:val="003F5737"/>
    <w:rsid w:val="003F6293"/>
    <w:rsid w:val="003F64B0"/>
    <w:rsid w:val="004008F0"/>
    <w:rsid w:val="00400F92"/>
    <w:rsid w:val="00401405"/>
    <w:rsid w:val="00401911"/>
    <w:rsid w:val="004026CD"/>
    <w:rsid w:val="00402AB5"/>
    <w:rsid w:val="00402C78"/>
    <w:rsid w:val="00402CF6"/>
    <w:rsid w:val="00403485"/>
    <w:rsid w:val="0040382E"/>
    <w:rsid w:val="00403F7B"/>
    <w:rsid w:val="004078DE"/>
    <w:rsid w:val="004109C1"/>
    <w:rsid w:val="00410E50"/>
    <w:rsid w:val="00411DD0"/>
    <w:rsid w:val="00412533"/>
    <w:rsid w:val="004140C5"/>
    <w:rsid w:val="0041424A"/>
    <w:rsid w:val="0041446B"/>
    <w:rsid w:val="004144F7"/>
    <w:rsid w:val="00415081"/>
    <w:rsid w:val="00416520"/>
    <w:rsid w:val="00421CF0"/>
    <w:rsid w:val="004224A0"/>
    <w:rsid w:val="004231EE"/>
    <w:rsid w:val="00423D39"/>
    <w:rsid w:val="00425B9F"/>
    <w:rsid w:val="0043193A"/>
    <w:rsid w:val="00432952"/>
    <w:rsid w:val="004329ED"/>
    <w:rsid w:val="004330BF"/>
    <w:rsid w:val="00433519"/>
    <w:rsid w:val="00433937"/>
    <w:rsid w:val="0043409B"/>
    <w:rsid w:val="00434526"/>
    <w:rsid w:val="004355BB"/>
    <w:rsid w:val="004359A1"/>
    <w:rsid w:val="0043650D"/>
    <w:rsid w:val="004366A8"/>
    <w:rsid w:val="00436DA5"/>
    <w:rsid w:val="004401F2"/>
    <w:rsid w:val="004418B7"/>
    <w:rsid w:val="00442368"/>
    <w:rsid w:val="00444005"/>
    <w:rsid w:val="00444155"/>
    <w:rsid w:val="004441A7"/>
    <w:rsid w:val="00444273"/>
    <w:rsid w:val="00444DA7"/>
    <w:rsid w:val="004452FB"/>
    <w:rsid w:val="00445BC7"/>
    <w:rsid w:val="0044607C"/>
    <w:rsid w:val="00447579"/>
    <w:rsid w:val="0045061A"/>
    <w:rsid w:val="00450896"/>
    <w:rsid w:val="00450C3D"/>
    <w:rsid w:val="00451084"/>
    <w:rsid w:val="004514E8"/>
    <w:rsid w:val="00451F63"/>
    <w:rsid w:val="0045201D"/>
    <w:rsid w:val="00452D67"/>
    <w:rsid w:val="0045510D"/>
    <w:rsid w:val="00456A29"/>
    <w:rsid w:val="00457E91"/>
    <w:rsid w:val="0046074C"/>
    <w:rsid w:val="00460894"/>
    <w:rsid w:val="004609E4"/>
    <w:rsid w:val="00460B08"/>
    <w:rsid w:val="00461F6E"/>
    <w:rsid w:val="00462B9F"/>
    <w:rsid w:val="00464264"/>
    <w:rsid w:val="00464CB7"/>
    <w:rsid w:val="004653DD"/>
    <w:rsid w:val="004672EE"/>
    <w:rsid w:val="00467AA1"/>
    <w:rsid w:val="0047003B"/>
    <w:rsid w:val="00470304"/>
    <w:rsid w:val="0047097C"/>
    <w:rsid w:val="00470E45"/>
    <w:rsid w:val="004729EC"/>
    <w:rsid w:val="00472E3E"/>
    <w:rsid w:val="00472EB6"/>
    <w:rsid w:val="00473BD3"/>
    <w:rsid w:val="00474772"/>
    <w:rsid w:val="00474B2E"/>
    <w:rsid w:val="00475E5B"/>
    <w:rsid w:val="00476B77"/>
    <w:rsid w:val="00477069"/>
    <w:rsid w:val="00477275"/>
    <w:rsid w:val="0047770F"/>
    <w:rsid w:val="00477A13"/>
    <w:rsid w:val="00480186"/>
    <w:rsid w:val="0048080E"/>
    <w:rsid w:val="00482224"/>
    <w:rsid w:val="0048348B"/>
    <w:rsid w:val="00483A18"/>
    <w:rsid w:val="00484D7A"/>
    <w:rsid w:val="004866B2"/>
    <w:rsid w:val="0048674F"/>
    <w:rsid w:val="00486A0C"/>
    <w:rsid w:val="00486C13"/>
    <w:rsid w:val="004878BC"/>
    <w:rsid w:val="00487BB2"/>
    <w:rsid w:val="00492368"/>
    <w:rsid w:val="004933EC"/>
    <w:rsid w:val="00493526"/>
    <w:rsid w:val="00493952"/>
    <w:rsid w:val="00494745"/>
    <w:rsid w:val="00494A30"/>
    <w:rsid w:val="004970CC"/>
    <w:rsid w:val="0049772B"/>
    <w:rsid w:val="00497AB7"/>
    <w:rsid w:val="004A0D0E"/>
    <w:rsid w:val="004A172F"/>
    <w:rsid w:val="004A4299"/>
    <w:rsid w:val="004A48E5"/>
    <w:rsid w:val="004A51C3"/>
    <w:rsid w:val="004A5E2C"/>
    <w:rsid w:val="004A6BDB"/>
    <w:rsid w:val="004A6C13"/>
    <w:rsid w:val="004B4488"/>
    <w:rsid w:val="004B4A45"/>
    <w:rsid w:val="004B7FA9"/>
    <w:rsid w:val="004C01B9"/>
    <w:rsid w:val="004C219E"/>
    <w:rsid w:val="004C2A83"/>
    <w:rsid w:val="004C5455"/>
    <w:rsid w:val="004C5BCF"/>
    <w:rsid w:val="004C67AE"/>
    <w:rsid w:val="004C6B38"/>
    <w:rsid w:val="004C6F44"/>
    <w:rsid w:val="004C7035"/>
    <w:rsid w:val="004D0D61"/>
    <w:rsid w:val="004D1D7B"/>
    <w:rsid w:val="004D2247"/>
    <w:rsid w:val="004D3518"/>
    <w:rsid w:val="004D36C5"/>
    <w:rsid w:val="004D45C7"/>
    <w:rsid w:val="004D5D4C"/>
    <w:rsid w:val="004D6198"/>
    <w:rsid w:val="004D6295"/>
    <w:rsid w:val="004D6370"/>
    <w:rsid w:val="004D6CC3"/>
    <w:rsid w:val="004E2452"/>
    <w:rsid w:val="004E3BD0"/>
    <w:rsid w:val="004E4F04"/>
    <w:rsid w:val="004E64DF"/>
    <w:rsid w:val="004E72B1"/>
    <w:rsid w:val="004F06C6"/>
    <w:rsid w:val="004F09EB"/>
    <w:rsid w:val="004F167C"/>
    <w:rsid w:val="004F34B0"/>
    <w:rsid w:val="004F4814"/>
    <w:rsid w:val="004F5404"/>
    <w:rsid w:val="004F6001"/>
    <w:rsid w:val="004F7EE0"/>
    <w:rsid w:val="00502569"/>
    <w:rsid w:val="00502A61"/>
    <w:rsid w:val="0050460B"/>
    <w:rsid w:val="00504AFA"/>
    <w:rsid w:val="00504DD2"/>
    <w:rsid w:val="00504F35"/>
    <w:rsid w:val="00505A00"/>
    <w:rsid w:val="00506B35"/>
    <w:rsid w:val="00506E9D"/>
    <w:rsid w:val="005105B7"/>
    <w:rsid w:val="005123BE"/>
    <w:rsid w:val="00513886"/>
    <w:rsid w:val="005149BB"/>
    <w:rsid w:val="00514C31"/>
    <w:rsid w:val="00514EAD"/>
    <w:rsid w:val="00516788"/>
    <w:rsid w:val="0051683D"/>
    <w:rsid w:val="00520249"/>
    <w:rsid w:val="0052033B"/>
    <w:rsid w:val="00520368"/>
    <w:rsid w:val="00520C20"/>
    <w:rsid w:val="00521F41"/>
    <w:rsid w:val="00521FD2"/>
    <w:rsid w:val="0052224F"/>
    <w:rsid w:val="00524A63"/>
    <w:rsid w:val="005253D3"/>
    <w:rsid w:val="005271F7"/>
    <w:rsid w:val="005276B1"/>
    <w:rsid w:val="00527964"/>
    <w:rsid w:val="00530DAD"/>
    <w:rsid w:val="005317C0"/>
    <w:rsid w:val="00531D60"/>
    <w:rsid w:val="005320F9"/>
    <w:rsid w:val="005325DD"/>
    <w:rsid w:val="00532A64"/>
    <w:rsid w:val="00532FCE"/>
    <w:rsid w:val="00533CF1"/>
    <w:rsid w:val="00534090"/>
    <w:rsid w:val="005347DD"/>
    <w:rsid w:val="00536416"/>
    <w:rsid w:val="00537036"/>
    <w:rsid w:val="005370A5"/>
    <w:rsid w:val="005371A9"/>
    <w:rsid w:val="00540787"/>
    <w:rsid w:val="0054228B"/>
    <w:rsid w:val="00542F69"/>
    <w:rsid w:val="005430CC"/>
    <w:rsid w:val="00544236"/>
    <w:rsid w:val="005447FE"/>
    <w:rsid w:val="00544918"/>
    <w:rsid w:val="005460DE"/>
    <w:rsid w:val="0054679C"/>
    <w:rsid w:val="00546994"/>
    <w:rsid w:val="00546C96"/>
    <w:rsid w:val="005470A4"/>
    <w:rsid w:val="005508E8"/>
    <w:rsid w:val="00550A5D"/>
    <w:rsid w:val="00551593"/>
    <w:rsid w:val="005515DC"/>
    <w:rsid w:val="00551B63"/>
    <w:rsid w:val="00551F50"/>
    <w:rsid w:val="005532FF"/>
    <w:rsid w:val="005539FA"/>
    <w:rsid w:val="00555D87"/>
    <w:rsid w:val="00556CEF"/>
    <w:rsid w:val="0055704E"/>
    <w:rsid w:val="00560C4D"/>
    <w:rsid w:val="005630B3"/>
    <w:rsid w:val="00563A1C"/>
    <w:rsid w:val="00563E2B"/>
    <w:rsid w:val="005650F5"/>
    <w:rsid w:val="00565EBD"/>
    <w:rsid w:val="005661EF"/>
    <w:rsid w:val="005665BA"/>
    <w:rsid w:val="005678F6"/>
    <w:rsid w:val="00570F60"/>
    <w:rsid w:val="00571075"/>
    <w:rsid w:val="0057116B"/>
    <w:rsid w:val="00574195"/>
    <w:rsid w:val="00574309"/>
    <w:rsid w:val="00574FFC"/>
    <w:rsid w:val="00575058"/>
    <w:rsid w:val="00575C46"/>
    <w:rsid w:val="00577D34"/>
    <w:rsid w:val="00577F1A"/>
    <w:rsid w:val="00580773"/>
    <w:rsid w:val="00581539"/>
    <w:rsid w:val="00582845"/>
    <w:rsid w:val="00582C66"/>
    <w:rsid w:val="00586256"/>
    <w:rsid w:val="005873FB"/>
    <w:rsid w:val="00587E1C"/>
    <w:rsid w:val="00587F70"/>
    <w:rsid w:val="00590083"/>
    <w:rsid w:val="00592106"/>
    <w:rsid w:val="0059219E"/>
    <w:rsid w:val="00592B2A"/>
    <w:rsid w:val="0059361B"/>
    <w:rsid w:val="005A0407"/>
    <w:rsid w:val="005A0E3E"/>
    <w:rsid w:val="005A0F1F"/>
    <w:rsid w:val="005A1A15"/>
    <w:rsid w:val="005A4DC0"/>
    <w:rsid w:val="005B19E3"/>
    <w:rsid w:val="005B25BE"/>
    <w:rsid w:val="005B5833"/>
    <w:rsid w:val="005B5FB4"/>
    <w:rsid w:val="005B5FEC"/>
    <w:rsid w:val="005C031B"/>
    <w:rsid w:val="005C102E"/>
    <w:rsid w:val="005C23F7"/>
    <w:rsid w:val="005C3CE9"/>
    <w:rsid w:val="005C4F36"/>
    <w:rsid w:val="005C73E5"/>
    <w:rsid w:val="005C79E2"/>
    <w:rsid w:val="005C7D13"/>
    <w:rsid w:val="005D061A"/>
    <w:rsid w:val="005D1C6A"/>
    <w:rsid w:val="005D28EE"/>
    <w:rsid w:val="005D2E2E"/>
    <w:rsid w:val="005D3F31"/>
    <w:rsid w:val="005D3F9A"/>
    <w:rsid w:val="005D4B68"/>
    <w:rsid w:val="005D4BAF"/>
    <w:rsid w:val="005D5848"/>
    <w:rsid w:val="005D5876"/>
    <w:rsid w:val="005D6B41"/>
    <w:rsid w:val="005D77C2"/>
    <w:rsid w:val="005E18E9"/>
    <w:rsid w:val="005E1B82"/>
    <w:rsid w:val="005E23FD"/>
    <w:rsid w:val="005E2A94"/>
    <w:rsid w:val="005E3C47"/>
    <w:rsid w:val="005E4FF9"/>
    <w:rsid w:val="005E512E"/>
    <w:rsid w:val="005E7085"/>
    <w:rsid w:val="005F1B2F"/>
    <w:rsid w:val="005F1D28"/>
    <w:rsid w:val="005F204E"/>
    <w:rsid w:val="005F2061"/>
    <w:rsid w:val="005F274B"/>
    <w:rsid w:val="005F2C66"/>
    <w:rsid w:val="005F32B8"/>
    <w:rsid w:val="005F4020"/>
    <w:rsid w:val="005F59FF"/>
    <w:rsid w:val="005F6B1A"/>
    <w:rsid w:val="00602864"/>
    <w:rsid w:val="006031C5"/>
    <w:rsid w:val="00603D28"/>
    <w:rsid w:val="00603FA3"/>
    <w:rsid w:val="00605269"/>
    <w:rsid w:val="00605BB0"/>
    <w:rsid w:val="0061074C"/>
    <w:rsid w:val="0061142A"/>
    <w:rsid w:val="006118CA"/>
    <w:rsid w:val="00611944"/>
    <w:rsid w:val="006131F1"/>
    <w:rsid w:val="00613880"/>
    <w:rsid w:val="00614B09"/>
    <w:rsid w:val="00615301"/>
    <w:rsid w:val="00615D65"/>
    <w:rsid w:val="00616E0D"/>
    <w:rsid w:val="006175AA"/>
    <w:rsid w:val="00622599"/>
    <w:rsid w:val="00624834"/>
    <w:rsid w:val="00627AC2"/>
    <w:rsid w:val="00627F4D"/>
    <w:rsid w:val="00630057"/>
    <w:rsid w:val="00630A95"/>
    <w:rsid w:val="0063156C"/>
    <w:rsid w:val="00632A05"/>
    <w:rsid w:val="006339E8"/>
    <w:rsid w:val="00633DD7"/>
    <w:rsid w:val="0063475B"/>
    <w:rsid w:val="00635823"/>
    <w:rsid w:val="00637684"/>
    <w:rsid w:val="006378DA"/>
    <w:rsid w:val="00637BE8"/>
    <w:rsid w:val="006400A1"/>
    <w:rsid w:val="006403C1"/>
    <w:rsid w:val="00640DC8"/>
    <w:rsid w:val="006416BD"/>
    <w:rsid w:val="0064429C"/>
    <w:rsid w:val="0064460B"/>
    <w:rsid w:val="0064476B"/>
    <w:rsid w:val="00644F07"/>
    <w:rsid w:val="00646C05"/>
    <w:rsid w:val="00646FD7"/>
    <w:rsid w:val="00650CF8"/>
    <w:rsid w:val="00654080"/>
    <w:rsid w:val="00657C02"/>
    <w:rsid w:val="00660BA9"/>
    <w:rsid w:val="006622E8"/>
    <w:rsid w:val="006623A3"/>
    <w:rsid w:val="00662B99"/>
    <w:rsid w:val="00663301"/>
    <w:rsid w:val="00664629"/>
    <w:rsid w:val="00664C49"/>
    <w:rsid w:val="00664E17"/>
    <w:rsid w:val="00666302"/>
    <w:rsid w:val="006668B4"/>
    <w:rsid w:val="00670718"/>
    <w:rsid w:val="00670870"/>
    <w:rsid w:val="006711ED"/>
    <w:rsid w:val="00673EFC"/>
    <w:rsid w:val="00675922"/>
    <w:rsid w:val="00676E3B"/>
    <w:rsid w:val="006772F9"/>
    <w:rsid w:val="00681292"/>
    <w:rsid w:val="0068312B"/>
    <w:rsid w:val="00684263"/>
    <w:rsid w:val="006844F4"/>
    <w:rsid w:val="006845F4"/>
    <w:rsid w:val="00684F11"/>
    <w:rsid w:val="00685AFB"/>
    <w:rsid w:val="00685F3E"/>
    <w:rsid w:val="00686252"/>
    <w:rsid w:val="006862DC"/>
    <w:rsid w:val="006864C5"/>
    <w:rsid w:val="00691C74"/>
    <w:rsid w:val="00692083"/>
    <w:rsid w:val="00692441"/>
    <w:rsid w:val="00692D0F"/>
    <w:rsid w:val="00692FAD"/>
    <w:rsid w:val="006941AA"/>
    <w:rsid w:val="0069491C"/>
    <w:rsid w:val="00695670"/>
    <w:rsid w:val="00696948"/>
    <w:rsid w:val="006A014F"/>
    <w:rsid w:val="006A0746"/>
    <w:rsid w:val="006A29E4"/>
    <w:rsid w:val="006A373F"/>
    <w:rsid w:val="006A571A"/>
    <w:rsid w:val="006A5890"/>
    <w:rsid w:val="006A5BE1"/>
    <w:rsid w:val="006A5CB6"/>
    <w:rsid w:val="006A60AA"/>
    <w:rsid w:val="006A6F0C"/>
    <w:rsid w:val="006B11A8"/>
    <w:rsid w:val="006B1ABD"/>
    <w:rsid w:val="006B26AF"/>
    <w:rsid w:val="006B2D8C"/>
    <w:rsid w:val="006B3AF2"/>
    <w:rsid w:val="006B5CAA"/>
    <w:rsid w:val="006B69CE"/>
    <w:rsid w:val="006B7A0F"/>
    <w:rsid w:val="006B7B02"/>
    <w:rsid w:val="006C07F9"/>
    <w:rsid w:val="006C1035"/>
    <w:rsid w:val="006C2051"/>
    <w:rsid w:val="006C2281"/>
    <w:rsid w:val="006C32A5"/>
    <w:rsid w:val="006C32BE"/>
    <w:rsid w:val="006C59AE"/>
    <w:rsid w:val="006C6800"/>
    <w:rsid w:val="006C798F"/>
    <w:rsid w:val="006D0483"/>
    <w:rsid w:val="006D0F9A"/>
    <w:rsid w:val="006D18D9"/>
    <w:rsid w:val="006D1CBC"/>
    <w:rsid w:val="006D4408"/>
    <w:rsid w:val="006D63DD"/>
    <w:rsid w:val="006D7418"/>
    <w:rsid w:val="006D7C2F"/>
    <w:rsid w:val="006D7CBB"/>
    <w:rsid w:val="006E0B1E"/>
    <w:rsid w:val="006E23B3"/>
    <w:rsid w:val="006E3651"/>
    <w:rsid w:val="006E431B"/>
    <w:rsid w:val="006E534C"/>
    <w:rsid w:val="006E56D5"/>
    <w:rsid w:val="006E6222"/>
    <w:rsid w:val="006E6E35"/>
    <w:rsid w:val="006E71FE"/>
    <w:rsid w:val="006F06BF"/>
    <w:rsid w:val="006F0850"/>
    <w:rsid w:val="006F26DA"/>
    <w:rsid w:val="006F2B48"/>
    <w:rsid w:val="006F397C"/>
    <w:rsid w:val="006F48EB"/>
    <w:rsid w:val="006F706E"/>
    <w:rsid w:val="006F7A39"/>
    <w:rsid w:val="0070102C"/>
    <w:rsid w:val="00701139"/>
    <w:rsid w:val="00702DBB"/>
    <w:rsid w:val="0070680B"/>
    <w:rsid w:val="007069FE"/>
    <w:rsid w:val="00706DE7"/>
    <w:rsid w:val="007070F1"/>
    <w:rsid w:val="007072CC"/>
    <w:rsid w:val="007076C7"/>
    <w:rsid w:val="00710944"/>
    <w:rsid w:val="00713464"/>
    <w:rsid w:val="007147B0"/>
    <w:rsid w:val="00715E91"/>
    <w:rsid w:val="00716F20"/>
    <w:rsid w:val="00717A41"/>
    <w:rsid w:val="00717EC4"/>
    <w:rsid w:val="0072051F"/>
    <w:rsid w:val="00720C90"/>
    <w:rsid w:val="007210C9"/>
    <w:rsid w:val="007222D1"/>
    <w:rsid w:val="00722A61"/>
    <w:rsid w:val="00724114"/>
    <w:rsid w:val="0072465C"/>
    <w:rsid w:val="00725C9C"/>
    <w:rsid w:val="00727A40"/>
    <w:rsid w:val="00727B88"/>
    <w:rsid w:val="0073024D"/>
    <w:rsid w:val="00730882"/>
    <w:rsid w:val="0073165B"/>
    <w:rsid w:val="00731821"/>
    <w:rsid w:val="00732017"/>
    <w:rsid w:val="00732275"/>
    <w:rsid w:val="00734C79"/>
    <w:rsid w:val="00735999"/>
    <w:rsid w:val="0073605C"/>
    <w:rsid w:val="00737F2C"/>
    <w:rsid w:val="00742D1A"/>
    <w:rsid w:val="00743011"/>
    <w:rsid w:val="00745454"/>
    <w:rsid w:val="00747577"/>
    <w:rsid w:val="00750C04"/>
    <w:rsid w:val="00751C7E"/>
    <w:rsid w:val="00751CF2"/>
    <w:rsid w:val="0075313B"/>
    <w:rsid w:val="00753197"/>
    <w:rsid w:val="007548D8"/>
    <w:rsid w:val="0075490D"/>
    <w:rsid w:val="00754D32"/>
    <w:rsid w:val="00760094"/>
    <w:rsid w:val="00760638"/>
    <w:rsid w:val="0076127E"/>
    <w:rsid w:val="00762178"/>
    <w:rsid w:val="00762936"/>
    <w:rsid w:val="00762D9C"/>
    <w:rsid w:val="00764281"/>
    <w:rsid w:val="00767916"/>
    <w:rsid w:val="00767F73"/>
    <w:rsid w:val="00770253"/>
    <w:rsid w:val="00770C74"/>
    <w:rsid w:val="00772A1A"/>
    <w:rsid w:val="00775115"/>
    <w:rsid w:val="00775642"/>
    <w:rsid w:val="007766FC"/>
    <w:rsid w:val="00776B40"/>
    <w:rsid w:val="00776DAF"/>
    <w:rsid w:val="0078138D"/>
    <w:rsid w:val="007826D5"/>
    <w:rsid w:val="007827B5"/>
    <w:rsid w:val="00784082"/>
    <w:rsid w:val="00784D79"/>
    <w:rsid w:val="007858BA"/>
    <w:rsid w:val="00785D82"/>
    <w:rsid w:val="00785E96"/>
    <w:rsid w:val="00786B1E"/>
    <w:rsid w:val="00790211"/>
    <w:rsid w:val="007929A1"/>
    <w:rsid w:val="00793629"/>
    <w:rsid w:val="00793A50"/>
    <w:rsid w:val="00793AB6"/>
    <w:rsid w:val="00794CFB"/>
    <w:rsid w:val="00796DF7"/>
    <w:rsid w:val="00797E8C"/>
    <w:rsid w:val="007A0605"/>
    <w:rsid w:val="007A060C"/>
    <w:rsid w:val="007A2E35"/>
    <w:rsid w:val="007A2F4D"/>
    <w:rsid w:val="007A499E"/>
    <w:rsid w:val="007A7D28"/>
    <w:rsid w:val="007A7F05"/>
    <w:rsid w:val="007B1E49"/>
    <w:rsid w:val="007B2E48"/>
    <w:rsid w:val="007B3991"/>
    <w:rsid w:val="007B3C54"/>
    <w:rsid w:val="007B5268"/>
    <w:rsid w:val="007B5A83"/>
    <w:rsid w:val="007B6F4F"/>
    <w:rsid w:val="007B74B7"/>
    <w:rsid w:val="007B7F6B"/>
    <w:rsid w:val="007C19F3"/>
    <w:rsid w:val="007C26D2"/>
    <w:rsid w:val="007C2747"/>
    <w:rsid w:val="007C2988"/>
    <w:rsid w:val="007C3229"/>
    <w:rsid w:val="007C4415"/>
    <w:rsid w:val="007C5831"/>
    <w:rsid w:val="007C6EEB"/>
    <w:rsid w:val="007D47C9"/>
    <w:rsid w:val="007D4F32"/>
    <w:rsid w:val="007D54BA"/>
    <w:rsid w:val="007D5FCB"/>
    <w:rsid w:val="007D7C1F"/>
    <w:rsid w:val="007E04F5"/>
    <w:rsid w:val="007E0F94"/>
    <w:rsid w:val="007E19CE"/>
    <w:rsid w:val="007E2A6A"/>
    <w:rsid w:val="007E5A9C"/>
    <w:rsid w:val="007E6471"/>
    <w:rsid w:val="007E6CB0"/>
    <w:rsid w:val="007E6D2A"/>
    <w:rsid w:val="007E6F20"/>
    <w:rsid w:val="007E73C8"/>
    <w:rsid w:val="007E7AE3"/>
    <w:rsid w:val="007F0E50"/>
    <w:rsid w:val="007F0F4D"/>
    <w:rsid w:val="007F2240"/>
    <w:rsid w:val="007F3377"/>
    <w:rsid w:val="007F3C80"/>
    <w:rsid w:val="007F5775"/>
    <w:rsid w:val="007F7048"/>
    <w:rsid w:val="007F7298"/>
    <w:rsid w:val="00801555"/>
    <w:rsid w:val="00802181"/>
    <w:rsid w:val="008021B5"/>
    <w:rsid w:val="00802570"/>
    <w:rsid w:val="00804010"/>
    <w:rsid w:val="0080446F"/>
    <w:rsid w:val="00806D12"/>
    <w:rsid w:val="00810A37"/>
    <w:rsid w:val="00811C90"/>
    <w:rsid w:val="00812CF8"/>
    <w:rsid w:val="00815F78"/>
    <w:rsid w:val="0081739D"/>
    <w:rsid w:val="00822DAF"/>
    <w:rsid w:val="0082381A"/>
    <w:rsid w:val="00823B2B"/>
    <w:rsid w:val="008260F6"/>
    <w:rsid w:val="00826F6C"/>
    <w:rsid w:val="00830182"/>
    <w:rsid w:val="00830CDC"/>
    <w:rsid w:val="00833D10"/>
    <w:rsid w:val="00840FAB"/>
    <w:rsid w:val="0084204D"/>
    <w:rsid w:val="008425A7"/>
    <w:rsid w:val="008427FD"/>
    <w:rsid w:val="00844837"/>
    <w:rsid w:val="00845223"/>
    <w:rsid w:val="00845813"/>
    <w:rsid w:val="00845E51"/>
    <w:rsid w:val="0084654F"/>
    <w:rsid w:val="00846B87"/>
    <w:rsid w:val="00847D8C"/>
    <w:rsid w:val="00850BD7"/>
    <w:rsid w:val="00851876"/>
    <w:rsid w:val="00852DA0"/>
    <w:rsid w:val="008534FC"/>
    <w:rsid w:val="00854F6F"/>
    <w:rsid w:val="008556CD"/>
    <w:rsid w:val="00855916"/>
    <w:rsid w:val="00855AD2"/>
    <w:rsid w:val="00855F1F"/>
    <w:rsid w:val="008568C3"/>
    <w:rsid w:val="008603B0"/>
    <w:rsid w:val="00861833"/>
    <w:rsid w:val="0086278F"/>
    <w:rsid w:val="008633F5"/>
    <w:rsid w:val="00863662"/>
    <w:rsid w:val="0086462E"/>
    <w:rsid w:val="008647A9"/>
    <w:rsid w:val="00864ABC"/>
    <w:rsid w:val="0086643C"/>
    <w:rsid w:val="00866C73"/>
    <w:rsid w:val="008673CD"/>
    <w:rsid w:val="00870A1B"/>
    <w:rsid w:val="00872D15"/>
    <w:rsid w:val="00872DDD"/>
    <w:rsid w:val="0087338C"/>
    <w:rsid w:val="0087353E"/>
    <w:rsid w:val="00873C14"/>
    <w:rsid w:val="00873E58"/>
    <w:rsid w:val="00877328"/>
    <w:rsid w:val="00881312"/>
    <w:rsid w:val="008813DF"/>
    <w:rsid w:val="00883809"/>
    <w:rsid w:val="00884F36"/>
    <w:rsid w:val="008857E1"/>
    <w:rsid w:val="00885BD2"/>
    <w:rsid w:val="00886E95"/>
    <w:rsid w:val="00887243"/>
    <w:rsid w:val="00887523"/>
    <w:rsid w:val="00887FF3"/>
    <w:rsid w:val="008905C4"/>
    <w:rsid w:val="008919C4"/>
    <w:rsid w:val="008923C9"/>
    <w:rsid w:val="00892F05"/>
    <w:rsid w:val="00893335"/>
    <w:rsid w:val="0089573D"/>
    <w:rsid w:val="00895862"/>
    <w:rsid w:val="00897488"/>
    <w:rsid w:val="008A0454"/>
    <w:rsid w:val="008A052C"/>
    <w:rsid w:val="008A157D"/>
    <w:rsid w:val="008A2697"/>
    <w:rsid w:val="008A6AF3"/>
    <w:rsid w:val="008B081A"/>
    <w:rsid w:val="008B103C"/>
    <w:rsid w:val="008B1DC4"/>
    <w:rsid w:val="008B2830"/>
    <w:rsid w:val="008B3C17"/>
    <w:rsid w:val="008B6FA4"/>
    <w:rsid w:val="008B715C"/>
    <w:rsid w:val="008B7226"/>
    <w:rsid w:val="008B73D1"/>
    <w:rsid w:val="008B79C7"/>
    <w:rsid w:val="008C2545"/>
    <w:rsid w:val="008C2F4E"/>
    <w:rsid w:val="008C37AA"/>
    <w:rsid w:val="008C40E1"/>
    <w:rsid w:val="008C553D"/>
    <w:rsid w:val="008C69F1"/>
    <w:rsid w:val="008C6F88"/>
    <w:rsid w:val="008C7170"/>
    <w:rsid w:val="008D059B"/>
    <w:rsid w:val="008D0B47"/>
    <w:rsid w:val="008D0D2F"/>
    <w:rsid w:val="008D200F"/>
    <w:rsid w:val="008D2B27"/>
    <w:rsid w:val="008D3C4E"/>
    <w:rsid w:val="008D4171"/>
    <w:rsid w:val="008D4222"/>
    <w:rsid w:val="008D42D8"/>
    <w:rsid w:val="008D4A80"/>
    <w:rsid w:val="008D543E"/>
    <w:rsid w:val="008D5567"/>
    <w:rsid w:val="008D6876"/>
    <w:rsid w:val="008E00E3"/>
    <w:rsid w:val="008E0D50"/>
    <w:rsid w:val="008E47A1"/>
    <w:rsid w:val="008E4BC5"/>
    <w:rsid w:val="008E6768"/>
    <w:rsid w:val="008E683D"/>
    <w:rsid w:val="008E7061"/>
    <w:rsid w:val="008F021E"/>
    <w:rsid w:val="008F132A"/>
    <w:rsid w:val="008F2322"/>
    <w:rsid w:val="008F4264"/>
    <w:rsid w:val="008F528B"/>
    <w:rsid w:val="00900F65"/>
    <w:rsid w:val="0090106A"/>
    <w:rsid w:val="009010D7"/>
    <w:rsid w:val="009013C5"/>
    <w:rsid w:val="00901746"/>
    <w:rsid w:val="00902C11"/>
    <w:rsid w:val="00904560"/>
    <w:rsid w:val="009066EB"/>
    <w:rsid w:val="00912BA8"/>
    <w:rsid w:val="00913071"/>
    <w:rsid w:val="00913157"/>
    <w:rsid w:val="009133B6"/>
    <w:rsid w:val="00913B96"/>
    <w:rsid w:val="00914775"/>
    <w:rsid w:val="00915AF8"/>
    <w:rsid w:val="009164CC"/>
    <w:rsid w:val="00917BFD"/>
    <w:rsid w:val="00917D3B"/>
    <w:rsid w:val="009207E9"/>
    <w:rsid w:val="0092080C"/>
    <w:rsid w:val="00921422"/>
    <w:rsid w:val="009226D0"/>
    <w:rsid w:val="009228F1"/>
    <w:rsid w:val="00923666"/>
    <w:rsid w:val="00923A6E"/>
    <w:rsid w:val="00923A86"/>
    <w:rsid w:val="00926CD8"/>
    <w:rsid w:val="00930C15"/>
    <w:rsid w:val="00930CB6"/>
    <w:rsid w:val="0093346C"/>
    <w:rsid w:val="00934CC7"/>
    <w:rsid w:val="0093506F"/>
    <w:rsid w:val="00936AF1"/>
    <w:rsid w:val="00936B70"/>
    <w:rsid w:val="00937341"/>
    <w:rsid w:val="009378EF"/>
    <w:rsid w:val="00940AD5"/>
    <w:rsid w:val="00941914"/>
    <w:rsid w:val="00942851"/>
    <w:rsid w:val="0094340F"/>
    <w:rsid w:val="00943952"/>
    <w:rsid w:val="00944415"/>
    <w:rsid w:val="00945C9C"/>
    <w:rsid w:val="009517AB"/>
    <w:rsid w:val="00951BCA"/>
    <w:rsid w:val="00952ECD"/>
    <w:rsid w:val="00954E1B"/>
    <w:rsid w:val="00954F74"/>
    <w:rsid w:val="00955628"/>
    <w:rsid w:val="00956195"/>
    <w:rsid w:val="00956BC4"/>
    <w:rsid w:val="00961B95"/>
    <w:rsid w:val="00961C75"/>
    <w:rsid w:val="0096205F"/>
    <w:rsid w:val="0096208E"/>
    <w:rsid w:val="00965DE2"/>
    <w:rsid w:val="00965FA3"/>
    <w:rsid w:val="0096679D"/>
    <w:rsid w:val="00966BFE"/>
    <w:rsid w:val="00966CE3"/>
    <w:rsid w:val="009706D1"/>
    <w:rsid w:val="0097210E"/>
    <w:rsid w:val="009733C1"/>
    <w:rsid w:val="00973716"/>
    <w:rsid w:val="00974F0E"/>
    <w:rsid w:val="00977600"/>
    <w:rsid w:val="00980AD1"/>
    <w:rsid w:val="009813C6"/>
    <w:rsid w:val="00981C41"/>
    <w:rsid w:val="00982680"/>
    <w:rsid w:val="00983BE5"/>
    <w:rsid w:val="00984608"/>
    <w:rsid w:val="0098585F"/>
    <w:rsid w:val="0098677F"/>
    <w:rsid w:val="00990B80"/>
    <w:rsid w:val="00991A8F"/>
    <w:rsid w:val="00991B34"/>
    <w:rsid w:val="00991E3F"/>
    <w:rsid w:val="009928A7"/>
    <w:rsid w:val="00994041"/>
    <w:rsid w:val="0099693A"/>
    <w:rsid w:val="00996BD0"/>
    <w:rsid w:val="009972F7"/>
    <w:rsid w:val="009975DA"/>
    <w:rsid w:val="009A4A70"/>
    <w:rsid w:val="009A4D09"/>
    <w:rsid w:val="009A55CD"/>
    <w:rsid w:val="009A5BCC"/>
    <w:rsid w:val="009A5FF6"/>
    <w:rsid w:val="009A632E"/>
    <w:rsid w:val="009A6680"/>
    <w:rsid w:val="009A6B6B"/>
    <w:rsid w:val="009A6F47"/>
    <w:rsid w:val="009B1574"/>
    <w:rsid w:val="009B43D8"/>
    <w:rsid w:val="009B4513"/>
    <w:rsid w:val="009B5E2B"/>
    <w:rsid w:val="009B64BF"/>
    <w:rsid w:val="009C12B8"/>
    <w:rsid w:val="009C23C4"/>
    <w:rsid w:val="009C3141"/>
    <w:rsid w:val="009C3D7A"/>
    <w:rsid w:val="009C45A6"/>
    <w:rsid w:val="009C7884"/>
    <w:rsid w:val="009C7AF7"/>
    <w:rsid w:val="009C7C1A"/>
    <w:rsid w:val="009D19F7"/>
    <w:rsid w:val="009D2833"/>
    <w:rsid w:val="009D3E9E"/>
    <w:rsid w:val="009D4F05"/>
    <w:rsid w:val="009D684F"/>
    <w:rsid w:val="009D69D5"/>
    <w:rsid w:val="009D7700"/>
    <w:rsid w:val="009D785A"/>
    <w:rsid w:val="009E0EDA"/>
    <w:rsid w:val="009E2C43"/>
    <w:rsid w:val="009E5536"/>
    <w:rsid w:val="009E5F09"/>
    <w:rsid w:val="009E795A"/>
    <w:rsid w:val="009E7A53"/>
    <w:rsid w:val="009F0564"/>
    <w:rsid w:val="009F1F86"/>
    <w:rsid w:val="009F2275"/>
    <w:rsid w:val="009F3A16"/>
    <w:rsid w:val="009F44A5"/>
    <w:rsid w:val="009F54A4"/>
    <w:rsid w:val="009F5E30"/>
    <w:rsid w:val="009F67D6"/>
    <w:rsid w:val="009F7B59"/>
    <w:rsid w:val="00A0378E"/>
    <w:rsid w:val="00A04606"/>
    <w:rsid w:val="00A04A43"/>
    <w:rsid w:val="00A05642"/>
    <w:rsid w:val="00A07BA6"/>
    <w:rsid w:val="00A10B19"/>
    <w:rsid w:val="00A10DF3"/>
    <w:rsid w:val="00A11CDD"/>
    <w:rsid w:val="00A129E7"/>
    <w:rsid w:val="00A12E91"/>
    <w:rsid w:val="00A14BB9"/>
    <w:rsid w:val="00A16D4F"/>
    <w:rsid w:val="00A16F80"/>
    <w:rsid w:val="00A17DCB"/>
    <w:rsid w:val="00A20621"/>
    <w:rsid w:val="00A21187"/>
    <w:rsid w:val="00A21A88"/>
    <w:rsid w:val="00A21D81"/>
    <w:rsid w:val="00A23327"/>
    <w:rsid w:val="00A23B88"/>
    <w:rsid w:val="00A249C4"/>
    <w:rsid w:val="00A25B4E"/>
    <w:rsid w:val="00A2618D"/>
    <w:rsid w:val="00A261FC"/>
    <w:rsid w:val="00A27608"/>
    <w:rsid w:val="00A3106B"/>
    <w:rsid w:val="00A321DB"/>
    <w:rsid w:val="00A325BD"/>
    <w:rsid w:val="00A3455F"/>
    <w:rsid w:val="00A35637"/>
    <w:rsid w:val="00A357C1"/>
    <w:rsid w:val="00A369FF"/>
    <w:rsid w:val="00A36DDE"/>
    <w:rsid w:val="00A41061"/>
    <w:rsid w:val="00A43DB5"/>
    <w:rsid w:val="00A442AD"/>
    <w:rsid w:val="00A445BF"/>
    <w:rsid w:val="00A45077"/>
    <w:rsid w:val="00A452AD"/>
    <w:rsid w:val="00A4557E"/>
    <w:rsid w:val="00A459B1"/>
    <w:rsid w:val="00A45F27"/>
    <w:rsid w:val="00A47736"/>
    <w:rsid w:val="00A528DB"/>
    <w:rsid w:val="00A53252"/>
    <w:rsid w:val="00A53DC1"/>
    <w:rsid w:val="00A53F13"/>
    <w:rsid w:val="00A541CE"/>
    <w:rsid w:val="00A5461F"/>
    <w:rsid w:val="00A55EFE"/>
    <w:rsid w:val="00A56C20"/>
    <w:rsid w:val="00A6085D"/>
    <w:rsid w:val="00A608B5"/>
    <w:rsid w:val="00A61936"/>
    <w:rsid w:val="00A65A77"/>
    <w:rsid w:val="00A66C37"/>
    <w:rsid w:val="00A71F66"/>
    <w:rsid w:val="00A724C1"/>
    <w:rsid w:val="00A72BBA"/>
    <w:rsid w:val="00A72BBC"/>
    <w:rsid w:val="00A7371E"/>
    <w:rsid w:val="00A73B54"/>
    <w:rsid w:val="00A746E0"/>
    <w:rsid w:val="00A74BD0"/>
    <w:rsid w:val="00A750FF"/>
    <w:rsid w:val="00A76998"/>
    <w:rsid w:val="00A76FA3"/>
    <w:rsid w:val="00A773FE"/>
    <w:rsid w:val="00A8076E"/>
    <w:rsid w:val="00A807BC"/>
    <w:rsid w:val="00A82090"/>
    <w:rsid w:val="00A820F8"/>
    <w:rsid w:val="00A823A9"/>
    <w:rsid w:val="00A83286"/>
    <w:rsid w:val="00A83A57"/>
    <w:rsid w:val="00A83BE0"/>
    <w:rsid w:val="00A84712"/>
    <w:rsid w:val="00A8537B"/>
    <w:rsid w:val="00A8612E"/>
    <w:rsid w:val="00A867F6"/>
    <w:rsid w:val="00A87288"/>
    <w:rsid w:val="00A91815"/>
    <w:rsid w:val="00A918DC"/>
    <w:rsid w:val="00A9272D"/>
    <w:rsid w:val="00A9279C"/>
    <w:rsid w:val="00A94CBE"/>
    <w:rsid w:val="00A9545B"/>
    <w:rsid w:val="00A95576"/>
    <w:rsid w:val="00A97B5A"/>
    <w:rsid w:val="00AA0433"/>
    <w:rsid w:val="00AA0583"/>
    <w:rsid w:val="00AA0669"/>
    <w:rsid w:val="00AA08E9"/>
    <w:rsid w:val="00AA0A94"/>
    <w:rsid w:val="00AA1367"/>
    <w:rsid w:val="00AA1597"/>
    <w:rsid w:val="00AA1D46"/>
    <w:rsid w:val="00AA27E2"/>
    <w:rsid w:val="00AA2A68"/>
    <w:rsid w:val="00AA3359"/>
    <w:rsid w:val="00AA45E4"/>
    <w:rsid w:val="00AA4A94"/>
    <w:rsid w:val="00AA5344"/>
    <w:rsid w:val="00AA55B5"/>
    <w:rsid w:val="00AA6C4F"/>
    <w:rsid w:val="00AA7052"/>
    <w:rsid w:val="00AA7982"/>
    <w:rsid w:val="00AA7B2F"/>
    <w:rsid w:val="00AB0AED"/>
    <w:rsid w:val="00AB1419"/>
    <w:rsid w:val="00AB2B8A"/>
    <w:rsid w:val="00AB2DFE"/>
    <w:rsid w:val="00AB3DEC"/>
    <w:rsid w:val="00AB4034"/>
    <w:rsid w:val="00AB6B97"/>
    <w:rsid w:val="00AB6CBB"/>
    <w:rsid w:val="00AC0A3B"/>
    <w:rsid w:val="00AC0F83"/>
    <w:rsid w:val="00AC2098"/>
    <w:rsid w:val="00AC4D07"/>
    <w:rsid w:val="00AC4DD6"/>
    <w:rsid w:val="00AC4FFF"/>
    <w:rsid w:val="00AC5346"/>
    <w:rsid w:val="00AC64BE"/>
    <w:rsid w:val="00AC7105"/>
    <w:rsid w:val="00AD04E5"/>
    <w:rsid w:val="00AD1212"/>
    <w:rsid w:val="00AD223D"/>
    <w:rsid w:val="00AD23AF"/>
    <w:rsid w:val="00AD24B6"/>
    <w:rsid w:val="00AD267B"/>
    <w:rsid w:val="00AD3199"/>
    <w:rsid w:val="00AD411F"/>
    <w:rsid w:val="00AD4EA4"/>
    <w:rsid w:val="00AD4FAB"/>
    <w:rsid w:val="00AD6EA2"/>
    <w:rsid w:val="00AD6ED3"/>
    <w:rsid w:val="00AE0D1C"/>
    <w:rsid w:val="00AE1715"/>
    <w:rsid w:val="00AE1E27"/>
    <w:rsid w:val="00AE27EE"/>
    <w:rsid w:val="00AE3232"/>
    <w:rsid w:val="00AE7CB3"/>
    <w:rsid w:val="00AF0A8B"/>
    <w:rsid w:val="00AF1FE2"/>
    <w:rsid w:val="00AF28C6"/>
    <w:rsid w:val="00AF4C99"/>
    <w:rsid w:val="00AF583A"/>
    <w:rsid w:val="00AF7CAA"/>
    <w:rsid w:val="00B013FD"/>
    <w:rsid w:val="00B014F7"/>
    <w:rsid w:val="00B04686"/>
    <w:rsid w:val="00B05985"/>
    <w:rsid w:val="00B07C0B"/>
    <w:rsid w:val="00B07C59"/>
    <w:rsid w:val="00B104E1"/>
    <w:rsid w:val="00B120F6"/>
    <w:rsid w:val="00B142EA"/>
    <w:rsid w:val="00B15050"/>
    <w:rsid w:val="00B237DD"/>
    <w:rsid w:val="00B2414C"/>
    <w:rsid w:val="00B25499"/>
    <w:rsid w:val="00B25644"/>
    <w:rsid w:val="00B25819"/>
    <w:rsid w:val="00B26EF1"/>
    <w:rsid w:val="00B30837"/>
    <w:rsid w:val="00B31E34"/>
    <w:rsid w:val="00B33111"/>
    <w:rsid w:val="00B33A17"/>
    <w:rsid w:val="00B368DC"/>
    <w:rsid w:val="00B36D2C"/>
    <w:rsid w:val="00B40461"/>
    <w:rsid w:val="00B40C93"/>
    <w:rsid w:val="00B41788"/>
    <w:rsid w:val="00B42194"/>
    <w:rsid w:val="00B432AA"/>
    <w:rsid w:val="00B4332D"/>
    <w:rsid w:val="00B4365C"/>
    <w:rsid w:val="00B43E26"/>
    <w:rsid w:val="00B43FED"/>
    <w:rsid w:val="00B44432"/>
    <w:rsid w:val="00B44799"/>
    <w:rsid w:val="00B44E16"/>
    <w:rsid w:val="00B45A17"/>
    <w:rsid w:val="00B46BCD"/>
    <w:rsid w:val="00B472F2"/>
    <w:rsid w:val="00B50831"/>
    <w:rsid w:val="00B51F3B"/>
    <w:rsid w:val="00B52CFA"/>
    <w:rsid w:val="00B53D64"/>
    <w:rsid w:val="00B54531"/>
    <w:rsid w:val="00B56736"/>
    <w:rsid w:val="00B567A5"/>
    <w:rsid w:val="00B57367"/>
    <w:rsid w:val="00B57EAC"/>
    <w:rsid w:val="00B612F8"/>
    <w:rsid w:val="00B61430"/>
    <w:rsid w:val="00B619B1"/>
    <w:rsid w:val="00B6344B"/>
    <w:rsid w:val="00B638CC"/>
    <w:rsid w:val="00B6539D"/>
    <w:rsid w:val="00B67654"/>
    <w:rsid w:val="00B67885"/>
    <w:rsid w:val="00B760A2"/>
    <w:rsid w:val="00B7638C"/>
    <w:rsid w:val="00B77517"/>
    <w:rsid w:val="00B778E7"/>
    <w:rsid w:val="00B801A3"/>
    <w:rsid w:val="00B80227"/>
    <w:rsid w:val="00B813DA"/>
    <w:rsid w:val="00B81AC0"/>
    <w:rsid w:val="00B81BE1"/>
    <w:rsid w:val="00B81CAD"/>
    <w:rsid w:val="00B81D12"/>
    <w:rsid w:val="00B826DD"/>
    <w:rsid w:val="00B82C4E"/>
    <w:rsid w:val="00B83394"/>
    <w:rsid w:val="00B840F0"/>
    <w:rsid w:val="00B84F1C"/>
    <w:rsid w:val="00B875D0"/>
    <w:rsid w:val="00B87F34"/>
    <w:rsid w:val="00B925E8"/>
    <w:rsid w:val="00B94AB3"/>
    <w:rsid w:val="00B94D2F"/>
    <w:rsid w:val="00B95327"/>
    <w:rsid w:val="00B95FAE"/>
    <w:rsid w:val="00B9618D"/>
    <w:rsid w:val="00B964EC"/>
    <w:rsid w:val="00B96748"/>
    <w:rsid w:val="00B96DE1"/>
    <w:rsid w:val="00B97720"/>
    <w:rsid w:val="00B978BF"/>
    <w:rsid w:val="00B97C60"/>
    <w:rsid w:val="00BA0D2C"/>
    <w:rsid w:val="00BA191A"/>
    <w:rsid w:val="00BA2F1D"/>
    <w:rsid w:val="00BA2F5D"/>
    <w:rsid w:val="00BA3544"/>
    <w:rsid w:val="00BA3A57"/>
    <w:rsid w:val="00BA5969"/>
    <w:rsid w:val="00BA67FF"/>
    <w:rsid w:val="00BB0D50"/>
    <w:rsid w:val="00BB3632"/>
    <w:rsid w:val="00BB3FDA"/>
    <w:rsid w:val="00BB6A32"/>
    <w:rsid w:val="00BB750E"/>
    <w:rsid w:val="00BC0268"/>
    <w:rsid w:val="00BC043C"/>
    <w:rsid w:val="00BC32FD"/>
    <w:rsid w:val="00BC3910"/>
    <w:rsid w:val="00BC4234"/>
    <w:rsid w:val="00BC4241"/>
    <w:rsid w:val="00BC598E"/>
    <w:rsid w:val="00BD0422"/>
    <w:rsid w:val="00BD1B2E"/>
    <w:rsid w:val="00BD1E81"/>
    <w:rsid w:val="00BD20DC"/>
    <w:rsid w:val="00BD2E4B"/>
    <w:rsid w:val="00BD4480"/>
    <w:rsid w:val="00BD6C14"/>
    <w:rsid w:val="00BD790A"/>
    <w:rsid w:val="00BD7B72"/>
    <w:rsid w:val="00BE155A"/>
    <w:rsid w:val="00BE15A1"/>
    <w:rsid w:val="00BE161D"/>
    <w:rsid w:val="00BE21AC"/>
    <w:rsid w:val="00BE2CAF"/>
    <w:rsid w:val="00BE3716"/>
    <w:rsid w:val="00BE6809"/>
    <w:rsid w:val="00BE6FFF"/>
    <w:rsid w:val="00BE730D"/>
    <w:rsid w:val="00BF1286"/>
    <w:rsid w:val="00BF2269"/>
    <w:rsid w:val="00BF2293"/>
    <w:rsid w:val="00BF2A50"/>
    <w:rsid w:val="00BF3843"/>
    <w:rsid w:val="00BF3AC4"/>
    <w:rsid w:val="00BF3C71"/>
    <w:rsid w:val="00BF51D7"/>
    <w:rsid w:val="00BF6A8F"/>
    <w:rsid w:val="00BF7080"/>
    <w:rsid w:val="00BF7BD2"/>
    <w:rsid w:val="00C00FF2"/>
    <w:rsid w:val="00C02B22"/>
    <w:rsid w:val="00C05E04"/>
    <w:rsid w:val="00C06F59"/>
    <w:rsid w:val="00C0707B"/>
    <w:rsid w:val="00C07F20"/>
    <w:rsid w:val="00C1207C"/>
    <w:rsid w:val="00C12621"/>
    <w:rsid w:val="00C1304E"/>
    <w:rsid w:val="00C1544D"/>
    <w:rsid w:val="00C15A73"/>
    <w:rsid w:val="00C17457"/>
    <w:rsid w:val="00C178E9"/>
    <w:rsid w:val="00C179D6"/>
    <w:rsid w:val="00C2075C"/>
    <w:rsid w:val="00C21696"/>
    <w:rsid w:val="00C217D9"/>
    <w:rsid w:val="00C21F4A"/>
    <w:rsid w:val="00C23129"/>
    <w:rsid w:val="00C236E7"/>
    <w:rsid w:val="00C248FF"/>
    <w:rsid w:val="00C24B5C"/>
    <w:rsid w:val="00C260F7"/>
    <w:rsid w:val="00C26512"/>
    <w:rsid w:val="00C30650"/>
    <w:rsid w:val="00C30AE5"/>
    <w:rsid w:val="00C3200D"/>
    <w:rsid w:val="00C32339"/>
    <w:rsid w:val="00C32B95"/>
    <w:rsid w:val="00C36111"/>
    <w:rsid w:val="00C36506"/>
    <w:rsid w:val="00C36962"/>
    <w:rsid w:val="00C36D3A"/>
    <w:rsid w:val="00C422DD"/>
    <w:rsid w:val="00C43147"/>
    <w:rsid w:val="00C44503"/>
    <w:rsid w:val="00C4497A"/>
    <w:rsid w:val="00C46D7C"/>
    <w:rsid w:val="00C51668"/>
    <w:rsid w:val="00C519F3"/>
    <w:rsid w:val="00C52111"/>
    <w:rsid w:val="00C52AA6"/>
    <w:rsid w:val="00C53F60"/>
    <w:rsid w:val="00C54114"/>
    <w:rsid w:val="00C570E5"/>
    <w:rsid w:val="00C576B7"/>
    <w:rsid w:val="00C57E07"/>
    <w:rsid w:val="00C61753"/>
    <w:rsid w:val="00C635CB"/>
    <w:rsid w:val="00C63E49"/>
    <w:rsid w:val="00C66286"/>
    <w:rsid w:val="00C667C8"/>
    <w:rsid w:val="00C66AF2"/>
    <w:rsid w:val="00C67A8E"/>
    <w:rsid w:val="00C7018D"/>
    <w:rsid w:val="00C70A16"/>
    <w:rsid w:val="00C70F0B"/>
    <w:rsid w:val="00C7122F"/>
    <w:rsid w:val="00C71F67"/>
    <w:rsid w:val="00C72FFA"/>
    <w:rsid w:val="00C736ED"/>
    <w:rsid w:val="00C73FE0"/>
    <w:rsid w:val="00C751D0"/>
    <w:rsid w:val="00C762CD"/>
    <w:rsid w:val="00C765B9"/>
    <w:rsid w:val="00C768B8"/>
    <w:rsid w:val="00C7737E"/>
    <w:rsid w:val="00C77598"/>
    <w:rsid w:val="00C777EE"/>
    <w:rsid w:val="00C80178"/>
    <w:rsid w:val="00C812F3"/>
    <w:rsid w:val="00C81B0C"/>
    <w:rsid w:val="00C81F26"/>
    <w:rsid w:val="00C82FAA"/>
    <w:rsid w:val="00C830B5"/>
    <w:rsid w:val="00C846EE"/>
    <w:rsid w:val="00C847CB"/>
    <w:rsid w:val="00C84B54"/>
    <w:rsid w:val="00C84DA7"/>
    <w:rsid w:val="00C84F9A"/>
    <w:rsid w:val="00C851A3"/>
    <w:rsid w:val="00C85750"/>
    <w:rsid w:val="00C85D6D"/>
    <w:rsid w:val="00C86A1B"/>
    <w:rsid w:val="00C87EC5"/>
    <w:rsid w:val="00C87FC2"/>
    <w:rsid w:val="00C906E7"/>
    <w:rsid w:val="00C92025"/>
    <w:rsid w:val="00C9420F"/>
    <w:rsid w:val="00C948F8"/>
    <w:rsid w:val="00C94E8A"/>
    <w:rsid w:val="00CA1172"/>
    <w:rsid w:val="00CA12D5"/>
    <w:rsid w:val="00CA1ADD"/>
    <w:rsid w:val="00CA2014"/>
    <w:rsid w:val="00CA3502"/>
    <w:rsid w:val="00CA409F"/>
    <w:rsid w:val="00CA4400"/>
    <w:rsid w:val="00CA4AE3"/>
    <w:rsid w:val="00CA71CD"/>
    <w:rsid w:val="00CA7DF7"/>
    <w:rsid w:val="00CB0DFA"/>
    <w:rsid w:val="00CB45A3"/>
    <w:rsid w:val="00CB53E2"/>
    <w:rsid w:val="00CB5A25"/>
    <w:rsid w:val="00CC014C"/>
    <w:rsid w:val="00CC3038"/>
    <w:rsid w:val="00CC391D"/>
    <w:rsid w:val="00CC3A48"/>
    <w:rsid w:val="00CC4A1E"/>
    <w:rsid w:val="00CC507E"/>
    <w:rsid w:val="00CC5EC9"/>
    <w:rsid w:val="00CC6220"/>
    <w:rsid w:val="00CC6DE3"/>
    <w:rsid w:val="00CC7119"/>
    <w:rsid w:val="00CD0766"/>
    <w:rsid w:val="00CD0FCA"/>
    <w:rsid w:val="00CD11E9"/>
    <w:rsid w:val="00CD1E54"/>
    <w:rsid w:val="00CD3A46"/>
    <w:rsid w:val="00CD3D2B"/>
    <w:rsid w:val="00CD6B19"/>
    <w:rsid w:val="00CD6F34"/>
    <w:rsid w:val="00CD721A"/>
    <w:rsid w:val="00CD764E"/>
    <w:rsid w:val="00CE040A"/>
    <w:rsid w:val="00CE07D0"/>
    <w:rsid w:val="00CE0BAE"/>
    <w:rsid w:val="00CE195C"/>
    <w:rsid w:val="00CE1B3E"/>
    <w:rsid w:val="00CE28A4"/>
    <w:rsid w:val="00CE3914"/>
    <w:rsid w:val="00CE4F40"/>
    <w:rsid w:val="00CE64E7"/>
    <w:rsid w:val="00CE6E4B"/>
    <w:rsid w:val="00CE6EB6"/>
    <w:rsid w:val="00CF05EB"/>
    <w:rsid w:val="00CF0738"/>
    <w:rsid w:val="00CF1751"/>
    <w:rsid w:val="00CF4087"/>
    <w:rsid w:val="00CF56D9"/>
    <w:rsid w:val="00CF6121"/>
    <w:rsid w:val="00CF63BC"/>
    <w:rsid w:val="00CF6AA0"/>
    <w:rsid w:val="00CF7373"/>
    <w:rsid w:val="00CF737C"/>
    <w:rsid w:val="00CF7C7B"/>
    <w:rsid w:val="00D01E39"/>
    <w:rsid w:val="00D023D8"/>
    <w:rsid w:val="00D0389D"/>
    <w:rsid w:val="00D03A61"/>
    <w:rsid w:val="00D042B1"/>
    <w:rsid w:val="00D05EC1"/>
    <w:rsid w:val="00D05F01"/>
    <w:rsid w:val="00D0738F"/>
    <w:rsid w:val="00D11859"/>
    <w:rsid w:val="00D1203A"/>
    <w:rsid w:val="00D13416"/>
    <w:rsid w:val="00D16725"/>
    <w:rsid w:val="00D20A35"/>
    <w:rsid w:val="00D22263"/>
    <w:rsid w:val="00D22269"/>
    <w:rsid w:val="00D2322E"/>
    <w:rsid w:val="00D23590"/>
    <w:rsid w:val="00D24518"/>
    <w:rsid w:val="00D24A4E"/>
    <w:rsid w:val="00D25C42"/>
    <w:rsid w:val="00D276DC"/>
    <w:rsid w:val="00D27821"/>
    <w:rsid w:val="00D27F21"/>
    <w:rsid w:val="00D305BC"/>
    <w:rsid w:val="00D34666"/>
    <w:rsid w:val="00D3526D"/>
    <w:rsid w:val="00D35B8C"/>
    <w:rsid w:val="00D35CA0"/>
    <w:rsid w:val="00D37C52"/>
    <w:rsid w:val="00D40CDC"/>
    <w:rsid w:val="00D43291"/>
    <w:rsid w:val="00D44364"/>
    <w:rsid w:val="00D449CD"/>
    <w:rsid w:val="00D46173"/>
    <w:rsid w:val="00D46C30"/>
    <w:rsid w:val="00D471EB"/>
    <w:rsid w:val="00D51C25"/>
    <w:rsid w:val="00D526A9"/>
    <w:rsid w:val="00D5484D"/>
    <w:rsid w:val="00D54CB1"/>
    <w:rsid w:val="00D550A8"/>
    <w:rsid w:val="00D57D12"/>
    <w:rsid w:val="00D608A5"/>
    <w:rsid w:val="00D6113D"/>
    <w:rsid w:val="00D61943"/>
    <w:rsid w:val="00D61A93"/>
    <w:rsid w:val="00D638EA"/>
    <w:rsid w:val="00D651AA"/>
    <w:rsid w:val="00D65C25"/>
    <w:rsid w:val="00D67F14"/>
    <w:rsid w:val="00D70476"/>
    <w:rsid w:val="00D709BC"/>
    <w:rsid w:val="00D72528"/>
    <w:rsid w:val="00D733A6"/>
    <w:rsid w:val="00D7366F"/>
    <w:rsid w:val="00D740D5"/>
    <w:rsid w:val="00D74470"/>
    <w:rsid w:val="00D762CC"/>
    <w:rsid w:val="00D77A8E"/>
    <w:rsid w:val="00D81EC2"/>
    <w:rsid w:val="00D82D56"/>
    <w:rsid w:val="00D83559"/>
    <w:rsid w:val="00D850E1"/>
    <w:rsid w:val="00D8548A"/>
    <w:rsid w:val="00D854F6"/>
    <w:rsid w:val="00D85AB3"/>
    <w:rsid w:val="00D871E1"/>
    <w:rsid w:val="00D9101A"/>
    <w:rsid w:val="00D910DE"/>
    <w:rsid w:val="00D91D88"/>
    <w:rsid w:val="00D94325"/>
    <w:rsid w:val="00D94C75"/>
    <w:rsid w:val="00D954AD"/>
    <w:rsid w:val="00D95772"/>
    <w:rsid w:val="00D95B5E"/>
    <w:rsid w:val="00D96296"/>
    <w:rsid w:val="00D96F03"/>
    <w:rsid w:val="00D970C4"/>
    <w:rsid w:val="00D97EEE"/>
    <w:rsid w:val="00DA049E"/>
    <w:rsid w:val="00DA180C"/>
    <w:rsid w:val="00DA1A61"/>
    <w:rsid w:val="00DA3BB4"/>
    <w:rsid w:val="00DA49D8"/>
    <w:rsid w:val="00DA4C16"/>
    <w:rsid w:val="00DA5330"/>
    <w:rsid w:val="00DA7A61"/>
    <w:rsid w:val="00DB0175"/>
    <w:rsid w:val="00DB0A77"/>
    <w:rsid w:val="00DB0BA7"/>
    <w:rsid w:val="00DB2206"/>
    <w:rsid w:val="00DB28D3"/>
    <w:rsid w:val="00DB2B3F"/>
    <w:rsid w:val="00DB2DFA"/>
    <w:rsid w:val="00DB36B7"/>
    <w:rsid w:val="00DB4D7C"/>
    <w:rsid w:val="00DB774D"/>
    <w:rsid w:val="00DB7877"/>
    <w:rsid w:val="00DC18FB"/>
    <w:rsid w:val="00DC2315"/>
    <w:rsid w:val="00DC2563"/>
    <w:rsid w:val="00DC3314"/>
    <w:rsid w:val="00DC3710"/>
    <w:rsid w:val="00DC48A7"/>
    <w:rsid w:val="00DC48F3"/>
    <w:rsid w:val="00DC6573"/>
    <w:rsid w:val="00DC7753"/>
    <w:rsid w:val="00DD0D4A"/>
    <w:rsid w:val="00DD15BA"/>
    <w:rsid w:val="00DD1B0C"/>
    <w:rsid w:val="00DD3E3F"/>
    <w:rsid w:val="00DD46A6"/>
    <w:rsid w:val="00DD4BCB"/>
    <w:rsid w:val="00DD58EE"/>
    <w:rsid w:val="00DD5DB8"/>
    <w:rsid w:val="00DD6D32"/>
    <w:rsid w:val="00DD7329"/>
    <w:rsid w:val="00DE282F"/>
    <w:rsid w:val="00DE3E54"/>
    <w:rsid w:val="00DE431C"/>
    <w:rsid w:val="00DE4A6D"/>
    <w:rsid w:val="00DE4DC9"/>
    <w:rsid w:val="00DE5B1A"/>
    <w:rsid w:val="00DE6E93"/>
    <w:rsid w:val="00DE6F36"/>
    <w:rsid w:val="00DE7A6E"/>
    <w:rsid w:val="00DE7CDD"/>
    <w:rsid w:val="00DF01FC"/>
    <w:rsid w:val="00DF1C6C"/>
    <w:rsid w:val="00DF2BEB"/>
    <w:rsid w:val="00DF3BAC"/>
    <w:rsid w:val="00DF40E8"/>
    <w:rsid w:val="00DF57C0"/>
    <w:rsid w:val="00DF59EC"/>
    <w:rsid w:val="00DF7192"/>
    <w:rsid w:val="00DF7FF5"/>
    <w:rsid w:val="00E008DD"/>
    <w:rsid w:val="00E01711"/>
    <w:rsid w:val="00E03E44"/>
    <w:rsid w:val="00E0511A"/>
    <w:rsid w:val="00E055FA"/>
    <w:rsid w:val="00E066D4"/>
    <w:rsid w:val="00E10001"/>
    <w:rsid w:val="00E10696"/>
    <w:rsid w:val="00E10845"/>
    <w:rsid w:val="00E11D98"/>
    <w:rsid w:val="00E126C6"/>
    <w:rsid w:val="00E126D6"/>
    <w:rsid w:val="00E129DE"/>
    <w:rsid w:val="00E12D18"/>
    <w:rsid w:val="00E12D35"/>
    <w:rsid w:val="00E1320B"/>
    <w:rsid w:val="00E1395E"/>
    <w:rsid w:val="00E15D87"/>
    <w:rsid w:val="00E16086"/>
    <w:rsid w:val="00E17476"/>
    <w:rsid w:val="00E20588"/>
    <w:rsid w:val="00E2191E"/>
    <w:rsid w:val="00E22DCF"/>
    <w:rsid w:val="00E24693"/>
    <w:rsid w:val="00E266DA"/>
    <w:rsid w:val="00E26D6E"/>
    <w:rsid w:val="00E3048B"/>
    <w:rsid w:val="00E30777"/>
    <w:rsid w:val="00E31C8D"/>
    <w:rsid w:val="00E3328E"/>
    <w:rsid w:val="00E34751"/>
    <w:rsid w:val="00E353D6"/>
    <w:rsid w:val="00E359F5"/>
    <w:rsid w:val="00E36899"/>
    <w:rsid w:val="00E3776F"/>
    <w:rsid w:val="00E400C7"/>
    <w:rsid w:val="00E40B4F"/>
    <w:rsid w:val="00E40DCA"/>
    <w:rsid w:val="00E40F2C"/>
    <w:rsid w:val="00E416AD"/>
    <w:rsid w:val="00E4200F"/>
    <w:rsid w:val="00E42735"/>
    <w:rsid w:val="00E43298"/>
    <w:rsid w:val="00E43999"/>
    <w:rsid w:val="00E44E59"/>
    <w:rsid w:val="00E45041"/>
    <w:rsid w:val="00E4532E"/>
    <w:rsid w:val="00E4538F"/>
    <w:rsid w:val="00E45E61"/>
    <w:rsid w:val="00E4680E"/>
    <w:rsid w:val="00E473D0"/>
    <w:rsid w:val="00E50B71"/>
    <w:rsid w:val="00E52A53"/>
    <w:rsid w:val="00E536B1"/>
    <w:rsid w:val="00E53DCB"/>
    <w:rsid w:val="00E5446A"/>
    <w:rsid w:val="00E55181"/>
    <w:rsid w:val="00E5691E"/>
    <w:rsid w:val="00E60664"/>
    <w:rsid w:val="00E60C39"/>
    <w:rsid w:val="00E627F9"/>
    <w:rsid w:val="00E64D57"/>
    <w:rsid w:val="00E653C1"/>
    <w:rsid w:val="00E656E2"/>
    <w:rsid w:val="00E65D51"/>
    <w:rsid w:val="00E67790"/>
    <w:rsid w:val="00E70293"/>
    <w:rsid w:val="00E724A9"/>
    <w:rsid w:val="00E734D9"/>
    <w:rsid w:val="00E73B17"/>
    <w:rsid w:val="00E740B7"/>
    <w:rsid w:val="00E74766"/>
    <w:rsid w:val="00E80182"/>
    <w:rsid w:val="00E802C5"/>
    <w:rsid w:val="00E80E9D"/>
    <w:rsid w:val="00E84068"/>
    <w:rsid w:val="00E8414A"/>
    <w:rsid w:val="00E84538"/>
    <w:rsid w:val="00E84F92"/>
    <w:rsid w:val="00E8507C"/>
    <w:rsid w:val="00E8621F"/>
    <w:rsid w:val="00E862B6"/>
    <w:rsid w:val="00E876B2"/>
    <w:rsid w:val="00E87D99"/>
    <w:rsid w:val="00E922D0"/>
    <w:rsid w:val="00E93424"/>
    <w:rsid w:val="00E937F4"/>
    <w:rsid w:val="00E93E05"/>
    <w:rsid w:val="00E94688"/>
    <w:rsid w:val="00E94F32"/>
    <w:rsid w:val="00E9536A"/>
    <w:rsid w:val="00E96303"/>
    <w:rsid w:val="00E967C4"/>
    <w:rsid w:val="00E967DD"/>
    <w:rsid w:val="00E96839"/>
    <w:rsid w:val="00E97217"/>
    <w:rsid w:val="00E97B31"/>
    <w:rsid w:val="00EA0036"/>
    <w:rsid w:val="00EA028D"/>
    <w:rsid w:val="00EA059A"/>
    <w:rsid w:val="00EA0933"/>
    <w:rsid w:val="00EA0C8F"/>
    <w:rsid w:val="00EA4CC6"/>
    <w:rsid w:val="00EA68A5"/>
    <w:rsid w:val="00EA7D12"/>
    <w:rsid w:val="00EB02E0"/>
    <w:rsid w:val="00EB0C16"/>
    <w:rsid w:val="00EB14A6"/>
    <w:rsid w:val="00EB1560"/>
    <w:rsid w:val="00EB3B83"/>
    <w:rsid w:val="00EB3BF4"/>
    <w:rsid w:val="00EB4181"/>
    <w:rsid w:val="00EB4A4D"/>
    <w:rsid w:val="00EB4E6D"/>
    <w:rsid w:val="00EB6FDF"/>
    <w:rsid w:val="00EC00D2"/>
    <w:rsid w:val="00EC04D3"/>
    <w:rsid w:val="00EC0F70"/>
    <w:rsid w:val="00EC2F76"/>
    <w:rsid w:val="00EC32BD"/>
    <w:rsid w:val="00EC40D4"/>
    <w:rsid w:val="00EC42E4"/>
    <w:rsid w:val="00ED0535"/>
    <w:rsid w:val="00ED0DDF"/>
    <w:rsid w:val="00ED2D63"/>
    <w:rsid w:val="00ED485F"/>
    <w:rsid w:val="00ED575E"/>
    <w:rsid w:val="00EE023E"/>
    <w:rsid w:val="00EE1903"/>
    <w:rsid w:val="00EE2173"/>
    <w:rsid w:val="00EE2F93"/>
    <w:rsid w:val="00EE4063"/>
    <w:rsid w:val="00EE5029"/>
    <w:rsid w:val="00EE775B"/>
    <w:rsid w:val="00EE7834"/>
    <w:rsid w:val="00EE790E"/>
    <w:rsid w:val="00EF08C6"/>
    <w:rsid w:val="00EF27AA"/>
    <w:rsid w:val="00EF5B8C"/>
    <w:rsid w:val="00EF60B0"/>
    <w:rsid w:val="00EF7FA3"/>
    <w:rsid w:val="00F00898"/>
    <w:rsid w:val="00F008C4"/>
    <w:rsid w:val="00F019E5"/>
    <w:rsid w:val="00F02039"/>
    <w:rsid w:val="00F0269F"/>
    <w:rsid w:val="00F039E0"/>
    <w:rsid w:val="00F04664"/>
    <w:rsid w:val="00F0609D"/>
    <w:rsid w:val="00F06473"/>
    <w:rsid w:val="00F06839"/>
    <w:rsid w:val="00F06F6E"/>
    <w:rsid w:val="00F07756"/>
    <w:rsid w:val="00F1127E"/>
    <w:rsid w:val="00F11EE9"/>
    <w:rsid w:val="00F12E43"/>
    <w:rsid w:val="00F13088"/>
    <w:rsid w:val="00F13D48"/>
    <w:rsid w:val="00F1661A"/>
    <w:rsid w:val="00F172B3"/>
    <w:rsid w:val="00F17A9A"/>
    <w:rsid w:val="00F20BBE"/>
    <w:rsid w:val="00F21646"/>
    <w:rsid w:val="00F227E3"/>
    <w:rsid w:val="00F22A82"/>
    <w:rsid w:val="00F240EA"/>
    <w:rsid w:val="00F24746"/>
    <w:rsid w:val="00F25DFE"/>
    <w:rsid w:val="00F2656D"/>
    <w:rsid w:val="00F26DE4"/>
    <w:rsid w:val="00F26FB6"/>
    <w:rsid w:val="00F273DD"/>
    <w:rsid w:val="00F275EE"/>
    <w:rsid w:val="00F276E0"/>
    <w:rsid w:val="00F27D88"/>
    <w:rsid w:val="00F337A9"/>
    <w:rsid w:val="00F349D0"/>
    <w:rsid w:val="00F34EE9"/>
    <w:rsid w:val="00F3500E"/>
    <w:rsid w:val="00F35ACA"/>
    <w:rsid w:val="00F35E16"/>
    <w:rsid w:val="00F3697A"/>
    <w:rsid w:val="00F37144"/>
    <w:rsid w:val="00F40392"/>
    <w:rsid w:val="00F40EC3"/>
    <w:rsid w:val="00F41224"/>
    <w:rsid w:val="00F42811"/>
    <w:rsid w:val="00F4337C"/>
    <w:rsid w:val="00F439BB"/>
    <w:rsid w:val="00F445BE"/>
    <w:rsid w:val="00F449F7"/>
    <w:rsid w:val="00F468A9"/>
    <w:rsid w:val="00F46AB9"/>
    <w:rsid w:val="00F46B13"/>
    <w:rsid w:val="00F4715A"/>
    <w:rsid w:val="00F47575"/>
    <w:rsid w:val="00F4795C"/>
    <w:rsid w:val="00F50217"/>
    <w:rsid w:val="00F504D9"/>
    <w:rsid w:val="00F509AD"/>
    <w:rsid w:val="00F517C4"/>
    <w:rsid w:val="00F51B04"/>
    <w:rsid w:val="00F5232F"/>
    <w:rsid w:val="00F52E11"/>
    <w:rsid w:val="00F57EAD"/>
    <w:rsid w:val="00F61000"/>
    <w:rsid w:val="00F6144F"/>
    <w:rsid w:val="00F61A87"/>
    <w:rsid w:val="00F63284"/>
    <w:rsid w:val="00F65301"/>
    <w:rsid w:val="00F6676E"/>
    <w:rsid w:val="00F67664"/>
    <w:rsid w:val="00F7024C"/>
    <w:rsid w:val="00F70B7E"/>
    <w:rsid w:val="00F71874"/>
    <w:rsid w:val="00F71BE2"/>
    <w:rsid w:val="00F7235E"/>
    <w:rsid w:val="00F7438A"/>
    <w:rsid w:val="00F745AF"/>
    <w:rsid w:val="00F77292"/>
    <w:rsid w:val="00F8213B"/>
    <w:rsid w:val="00F8587E"/>
    <w:rsid w:val="00F858A0"/>
    <w:rsid w:val="00F85EC4"/>
    <w:rsid w:val="00F85F5D"/>
    <w:rsid w:val="00F8646F"/>
    <w:rsid w:val="00F8717F"/>
    <w:rsid w:val="00F87827"/>
    <w:rsid w:val="00F92785"/>
    <w:rsid w:val="00F92F99"/>
    <w:rsid w:val="00F937C4"/>
    <w:rsid w:val="00F93D68"/>
    <w:rsid w:val="00F96C96"/>
    <w:rsid w:val="00FA08BF"/>
    <w:rsid w:val="00FA16E8"/>
    <w:rsid w:val="00FA1E72"/>
    <w:rsid w:val="00FA288D"/>
    <w:rsid w:val="00FA29DE"/>
    <w:rsid w:val="00FA59D0"/>
    <w:rsid w:val="00FA5F5E"/>
    <w:rsid w:val="00FA63E6"/>
    <w:rsid w:val="00FA7058"/>
    <w:rsid w:val="00FA7C68"/>
    <w:rsid w:val="00FB0BDB"/>
    <w:rsid w:val="00FB0C94"/>
    <w:rsid w:val="00FB24A0"/>
    <w:rsid w:val="00FB3212"/>
    <w:rsid w:val="00FB32B6"/>
    <w:rsid w:val="00FB3743"/>
    <w:rsid w:val="00FB5412"/>
    <w:rsid w:val="00FB5EC2"/>
    <w:rsid w:val="00FB63CB"/>
    <w:rsid w:val="00FB6DCF"/>
    <w:rsid w:val="00FB77A0"/>
    <w:rsid w:val="00FB78DB"/>
    <w:rsid w:val="00FC07A3"/>
    <w:rsid w:val="00FC1692"/>
    <w:rsid w:val="00FC2726"/>
    <w:rsid w:val="00FC3B35"/>
    <w:rsid w:val="00FC64E5"/>
    <w:rsid w:val="00FC6C23"/>
    <w:rsid w:val="00FC7E2F"/>
    <w:rsid w:val="00FD1D07"/>
    <w:rsid w:val="00FD54F4"/>
    <w:rsid w:val="00FD59B3"/>
    <w:rsid w:val="00FD6AA7"/>
    <w:rsid w:val="00FD7C07"/>
    <w:rsid w:val="00FE077B"/>
    <w:rsid w:val="00FE0B6A"/>
    <w:rsid w:val="00FE0B71"/>
    <w:rsid w:val="00FE0F27"/>
    <w:rsid w:val="00FE246F"/>
    <w:rsid w:val="00FE2616"/>
    <w:rsid w:val="00FE3079"/>
    <w:rsid w:val="00FE3452"/>
    <w:rsid w:val="00FE387A"/>
    <w:rsid w:val="00FE6F3F"/>
    <w:rsid w:val="00FE7413"/>
    <w:rsid w:val="00FF03DE"/>
    <w:rsid w:val="00FF0801"/>
    <w:rsid w:val="00FF2741"/>
    <w:rsid w:val="00FF2DA8"/>
    <w:rsid w:val="00FF38A8"/>
    <w:rsid w:val="00FF4AED"/>
    <w:rsid w:val="00FF4FB4"/>
    <w:rsid w:val="00FF5310"/>
    <w:rsid w:val="00FF6B29"/>
    <w:rsid w:val="00FF70C8"/>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11B1B"/>
  <w15:docId w15:val="{3469BBF0-0C28-4640-977B-44A0FD304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N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6D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DD3E3F"/>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3E3F"/>
    <w:pPr>
      <w:spacing w:after="100"/>
    </w:pPr>
  </w:style>
  <w:style w:type="paragraph" w:styleId="TOC3">
    <w:name w:val="toc 3"/>
    <w:basedOn w:val="Normal"/>
    <w:next w:val="Normal"/>
    <w:autoRedefine/>
    <w:uiPriority w:val="39"/>
    <w:unhideWhenUsed/>
    <w:rsid w:val="00DD3E3F"/>
    <w:pPr>
      <w:spacing w:after="100"/>
      <w:ind w:left="440"/>
    </w:pPr>
  </w:style>
  <w:style w:type="paragraph" w:styleId="TOC2">
    <w:name w:val="toc 2"/>
    <w:basedOn w:val="Normal"/>
    <w:next w:val="Normal"/>
    <w:autoRedefine/>
    <w:uiPriority w:val="39"/>
    <w:unhideWhenUsed/>
    <w:rsid w:val="00DD3E3F"/>
    <w:pPr>
      <w:spacing w:after="100"/>
      <w:ind w:left="220"/>
    </w:pPr>
  </w:style>
  <w:style w:type="character" w:styleId="Hyperlink">
    <w:name w:val="Hyperlink"/>
    <w:basedOn w:val="DefaultParagraphFont"/>
    <w:uiPriority w:val="99"/>
    <w:unhideWhenUsed/>
    <w:rsid w:val="00DD3E3F"/>
    <w:rPr>
      <w:color w:val="0000FF" w:themeColor="hyperlink"/>
      <w:u w:val="single"/>
    </w:rPr>
  </w:style>
  <w:style w:type="character" w:styleId="CommentReference">
    <w:name w:val="annotation reference"/>
    <w:basedOn w:val="DefaultParagraphFont"/>
    <w:uiPriority w:val="99"/>
    <w:semiHidden/>
    <w:unhideWhenUsed/>
    <w:rsid w:val="0093346C"/>
    <w:rPr>
      <w:sz w:val="16"/>
      <w:szCs w:val="16"/>
    </w:rPr>
  </w:style>
  <w:style w:type="paragraph" w:styleId="CommentText">
    <w:name w:val="annotation text"/>
    <w:basedOn w:val="Normal"/>
    <w:link w:val="CommentTextChar"/>
    <w:uiPriority w:val="99"/>
    <w:unhideWhenUsed/>
    <w:rsid w:val="0093346C"/>
    <w:pPr>
      <w:spacing w:line="240" w:lineRule="auto"/>
    </w:pPr>
    <w:rPr>
      <w:sz w:val="20"/>
      <w:szCs w:val="20"/>
    </w:rPr>
  </w:style>
  <w:style w:type="character" w:customStyle="1" w:styleId="CommentTextChar">
    <w:name w:val="Comment Text Char"/>
    <w:basedOn w:val="DefaultParagraphFont"/>
    <w:link w:val="CommentText"/>
    <w:uiPriority w:val="99"/>
    <w:rsid w:val="0093346C"/>
    <w:rPr>
      <w:sz w:val="20"/>
      <w:szCs w:val="20"/>
    </w:rPr>
  </w:style>
  <w:style w:type="paragraph" w:styleId="CommentSubject">
    <w:name w:val="annotation subject"/>
    <w:basedOn w:val="CommentText"/>
    <w:next w:val="CommentText"/>
    <w:link w:val="CommentSubjectChar"/>
    <w:uiPriority w:val="99"/>
    <w:semiHidden/>
    <w:unhideWhenUsed/>
    <w:rsid w:val="0093346C"/>
    <w:rPr>
      <w:b/>
      <w:bCs/>
    </w:rPr>
  </w:style>
  <w:style w:type="character" w:customStyle="1" w:styleId="CommentSubjectChar">
    <w:name w:val="Comment Subject Char"/>
    <w:basedOn w:val="CommentTextChar"/>
    <w:link w:val="CommentSubject"/>
    <w:uiPriority w:val="99"/>
    <w:semiHidden/>
    <w:rsid w:val="0093346C"/>
    <w:rPr>
      <w:b/>
      <w:bCs/>
      <w:sz w:val="20"/>
      <w:szCs w:val="20"/>
    </w:rPr>
  </w:style>
  <w:style w:type="paragraph" w:styleId="ListParagraph">
    <w:name w:val="List Paragraph"/>
    <w:basedOn w:val="Normal"/>
    <w:uiPriority w:val="34"/>
    <w:qFormat/>
    <w:rsid w:val="00433937"/>
    <w:pPr>
      <w:ind w:left="720"/>
      <w:contextualSpacing/>
    </w:pPr>
  </w:style>
  <w:style w:type="paragraph" w:styleId="Header">
    <w:name w:val="header"/>
    <w:basedOn w:val="Normal"/>
    <w:link w:val="HeaderChar"/>
    <w:uiPriority w:val="99"/>
    <w:unhideWhenUsed/>
    <w:rsid w:val="004E64DF"/>
    <w:pPr>
      <w:tabs>
        <w:tab w:val="center" w:pos="4513"/>
        <w:tab w:val="right" w:pos="9026"/>
      </w:tabs>
      <w:spacing w:line="240" w:lineRule="auto"/>
    </w:pPr>
  </w:style>
  <w:style w:type="character" w:customStyle="1" w:styleId="HeaderChar">
    <w:name w:val="Header Char"/>
    <w:basedOn w:val="DefaultParagraphFont"/>
    <w:link w:val="Header"/>
    <w:uiPriority w:val="99"/>
    <w:rsid w:val="004E64DF"/>
  </w:style>
  <w:style w:type="paragraph" w:styleId="Footer">
    <w:name w:val="footer"/>
    <w:basedOn w:val="Normal"/>
    <w:link w:val="FooterChar"/>
    <w:uiPriority w:val="99"/>
    <w:unhideWhenUsed/>
    <w:rsid w:val="004E64DF"/>
    <w:pPr>
      <w:tabs>
        <w:tab w:val="center" w:pos="4513"/>
        <w:tab w:val="right" w:pos="9026"/>
      </w:tabs>
      <w:spacing w:line="240" w:lineRule="auto"/>
    </w:pPr>
  </w:style>
  <w:style w:type="character" w:customStyle="1" w:styleId="FooterChar">
    <w:name w:val="Footer Char"/>
    <w:basedOn w:val="DefaultParagraphFont"/>
    <w:link w:val="Footer"/>
    <w:uiPriority w:val="99"/>
    <w:rsid w:val="004E64DF"/>
  </w:style>
  <w:style w:type="character" w:styleId="UnresolvedMention">
    <w:name w:val="Unresolved Mention"/>
    <w:basedOn w:val="DefaultParagraphFont"/>
    <w:uiPriority w:val="99"/>
    <w:semiHidden/>
    <w:unhideWhenUsed/>
    <w:rsid w:val="00AB2DFE"/>
    <w:rPr>
      <w:color w:val="605E5C"/>
      <w:shd w:val="clear" w:color="auto" w:fill="E1DFDD"/>
    </w:rPr>
  </w:style>
  <w:style w:type="character" w:styleId="FollowedHyperlink">
    <w:name w:val="FollowedHyperlink"/>
    <w:basedOn w:val="DefaultParagraphFont"/>
    <w:uiPriority w:val="99"/>
    <w:semiHidden/>
    <w:unhideWhenUsed/>
    <w:rsid w:val="00E055FA"/>
    <w:rPr>
      <w:color w:val="800080" w:themeColor="followedHyperlink"/>
      <w:u w:val="single"/>
    </w:rPr>
  </w:style>
  <w:style w:type="table" w:styleId="TableGrid">
    <w:name w:val="Table Grid"/>
    <w:basedOn w:val="TableNormal"/>
    <w:uiPriority w:val="39"/>
    <w:rsid w:val="002E78E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85A38"/>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085A3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724">
      <w:bodyDiv w:val="1"/>
      <w:marLeft w:val="0"/>
      <w:marRight w:val="0"/>
      <w:marTop w:val="0"/>
      <w:marBottom w:val="0"/>
      <w:divBdr>
        <w:top w:val="none" w:sz="0" w:space="0" w:color="auto"/>
        <w:left w:val="none" w:sz="0" w:space="0" w:color="auto"/>
        <w:bottom w:val="none" w:sz="0" w:space="0" w:color="auto"/>
        <w:right w:val="none" w:sz="0" w:space="0" w:color="auto"/>
      </w:divBdr>
    </w:div>
    <w:div w:id="34547020">
      <w:bodyDiv w:val="1"/>
      <w:marLeft w:val="0"/>
      <w:marRight w:val="0"/>
      <w:marTop w:val="0"/>
      <w:marBottom w:val="0"/>
      <w:divBdr>
        <w:top w:val="none" w:sz="0" w:space="0" w:color="auto"/>
        <w:left w:val="none" w:sz="0" w:space="0" w:color="auto"/>
        <w:bottom w:val="none" w:sz="0" w:space="0" w:color="auto"/>
        <w:right w:val="none" w:sz="0" w:space="0" w:color="auto"/>
      </w:divBdr>
    </w:div>
    <w:div w:id="65495168">
      <w:bodyDiv w:val="1"/>
      <w:marLeft w:val="0"/>
      <w:marRight w:val="0"/>
      <w:marTop w:val="0"/>
      <w:marBottom w:val="0"/>
      <w:divBdr>
        <w:top w:val="none" w:sz="0" w:space="0" w:color="auto"/>
        <w:left w:val="none" w:sz="0" w:space="0" w:color="auto"/>
        <w:bottom w:val="none" w:sz="0" w:space="0" w:color="auto"/>
        <w:right w:val="none" w:sz="0" w:space="0" w:color="auto"/>
      </w:divBdr>
    </w:div>
    <w:div w:id="95949258">
      <w:bodyDiv w:val="1"/>
      <w:marLeft w:val="0"/>
      <w:marRight w:val="0"/>
      <w:marTop w:val="0"/>
      <w:marBottom w:val="0"/>
      <w:divBdr>
        <w:top w:val="none" w:sz="0" w:space="0" w:color="auto"/>
        <w:left w:val="none" w:sz="0" w:space="0" w:color="auto"/>
        <w:bottom w:val="none" w:sz="0" w:space="0" w:color="auto"/>
        <w:right w:val="none" w:sz="0" w:space="0" w:color="auto"/>
      </w:divBdr>
    </w:div>
    <w:div w:id="96828697">
      <w:bodyDiv w:val="1"/>
      <w:marLeft w:val="0"/>
      <w:marRight w:val="0"/>
      <w:marTop w:val="0"/>
      <w:marBottom w:val="0"/>
      <w:divBdr>
        <w:top w:val="none" w:sz="0" w:space="0" w:color="auto"/>
        <w:left w:val="none" w:sz="0" w:space="0" w:color="auto"/>
        <w:bottom w:val="none" w:sz="0" w:space="0" w:color="auto"/>
        <w:right w:val="none" w:sz="0" w:space="0" w:color="auto"/>
      </w:divBdr>
    </w:div>
    <w:div w:id="190186294">
      <w:bodyDiv w:val="1"/>
      <w:marLeft w:val="0"/>
      <w:marRight w:val="0"/>
      <w:marTop w:val="0"/>
      <w:marBottom w:val="0"/>
      <w:divBdr>
        <w:top w:val="none" w:sz="0" w:space="0" w:color="auto"/>
        <w:left w:val="none" w:sz="0" w:space="0" w:color="auto"/>
        <w:bottom w:val="none" w:sz="0" w:space="0" w:color="auto"/>
        <w:right w:val="none" w:sz="0" w:space="0" w:color="auto"/>
      </w:divBdr>
    </w:div>
    <w:div w:id="244262612">
      <w:bodyDiv w:val="1"/>
      <w:marLeft w:val="0"/>
      <w:marRight w:val="0"/>
      <w:marTop w:val="0"/>
      <w:marBottom w:val="0"/>
      <w:divBdr>
        <w:top w:val="none" w:sz="0" w:space="0" w:color="auto"/>
        <w:left w:val="none" w:sz="0" w:space="0" w:color="auto"/>
        <w:bottom w:val="none" w:sz="0" w:space="0" w:color="auto"/>
        <w:right w:val="none" w:sz="0" w:space="0" w:color="auto"/>
      </w:divBdr>
    </w:div>
    <w:div w:id="265583558">
      <w:bodyDiv w:val="1"/>
      <w:marLeft w:val="0"/>
      <w:marRight w:val="0"/>
      <w:marTop w:val="0"/>
      <w:marBottom w:val="0"/>
      <w:divBdr>
        <w:top w:val="none" w:sz="0" w:space="0" w:color="auto"/>
        <w:left w:val="none" w:sz="0" w:space="0" w:color="auto"/>
        <w:bottom w:val="none" w:sz="0" w:space="0" w:color="auto"/>
        <w:right w:val="none" w:sz="0" w:space="0" w:color="auto"/>
      </w:divBdr>
    </w:div>
    <w:div w:id="309991692">
      <w:bodyDiv w:val="1"/>
      <w:marLeft w:val="0"/>
      <w:marRight w:val="0"/>
      <w:marTop w:val="0"/>
      <w:marBottom w:val="0"/>
      <w:divBdr>
        <w:top w:val="none" w:sz="0" w:space="0" w:color="auto"/>
        <w:left w:val="none" w:sz="0" w:space="0" w:color="auto"/>
        <w:bottom w:val="none" w:sz="0" w:space="0" w:color="auto"/>
        <w:right w:val="none" w:sz="0" w:space="0" w:color="auto"/>
      </w:divBdr>
    </w:div>
    <w:div w:id="363796801">
      <w:bodyDiv w:val="1"/>
      <w:marLeft w:val="0"/>
      <w:marRight w:val="0"/>
      <w:marTop w:val="0"/>
      <w:marBottom w:val="0"/>
      <w:divBdr>
        <w:top w:val="none" w:sz="0" w:space="0" w:color="auto"/>
        <w:left w:val="none" w:sz="0" w:space="0" w:color="auto"/>
        <w:bottom w:val="none" w:sz="0" w:space="0" w:color="auto"/>
        <w:right w:val="none" w:sz="0" w:space="0" w:color="auto"/>
      </w:divBdr>
    </w:div>
    <w:div w:id="395668449">
      <w:bodyDiv w:val="1"/>
      <w:marLeft w:val="0"/>
      <w:marRight w:val="0"/>
      <w:marTop w:val="0"/>
      <w:marBottom w:val="0"/>
      <w:divBdr>
        <w:top w:val="none" w:sz="0" w:space="0" w:color="auto"/>
        <w:left w:val="none" w:sz="0" w:space="0" w:color="auto"/>
        <w:bottom w:val="none" w:sz="0" w:space="0" w:color="auto"/>
        <w:right w:val="none" w:sz="0" w:space="0" w:color="auto"/>
      </w:divBdr>
    </w:div>
    <w:div w:id="432434547">
      <w:bodyDiv w:val="1"/>
      <w:marLeft w:val="0"/>
      <w:marRight w:val="0"/>
      <w:marTop w:val="0"/>
      <w:marBottom w:val="0"/>
      <w:divBdr>
        <w:top w:val="none" w:sz="0" w:space="0" w:color="auto"/>
        <w:left w:val="none" w:sz="0" w:space="0" w:color="auto"/>
        <w:bottom w:val="none" w:sz="0" w:space="0" w:color="auto"/>
        <w:right w:val="none" w:sz="0" w:space="0" w:color="auto"/>
      </w:divBdr>
    </w:div>
    <w:div w:id="438179975">
      <w:bodyDiv w:val="1"/>
      <w:marLeft w:val="0"/>
      <w:marRight w:val="0"/>
      <w:marTop w:val="0"/>
      <w:marBottom w:val="0"/>
      <w:divBdr>
        <w:top w:val="none" w:sz="0" w:space="0" w:color="auto"/>
        <w:left w:val="none" w:sz="0" w:space="0" w:color="auto"/>
        <w:bottom w:val="none" w:sz="0" w:space="0" w:color="auto"/>
        <w:right w:val="none" w:sz="0" w:space="0" w:color="auto"/>
      </w:divBdr>
    </w:div>
    <w:div w:id="485979658">
      <w:bodyDiv w:val="1"/>
      <w:marLeft w:val="0"/>
      <w:marRight w:val="0"/>
      <w:marTop w:val="0"/>
      <w:marBottom w:val="0"/>
      <w:divBdr>
        <w:top w:val="none" w:sz="0" w:space="0" w:color="auto"/>
        <w:left w:val="none" w:sz="0" w:space="0" w:color="auto"/>
        <w:bottom w:val="none" w:sz="0" w:space="0" w:color="auto"/>
        <w:right w:val="none" w:sz="0" w:space="0" w:color="auto"/>
      </w:divBdr>
    </w:div>
    <w:div w:id="521013129">
      <w:bodyDiv w:val="1"/>
      <w:marLeft w:val="0"/>
      <w:marRight w:val="0"/>
      <w:marTop w:val="0"/>
      <w:marBottom w:val="0"/>
      <w:divBdr>
        <w:top w:val="none" w:sz="0" w:space="0" w:color="auto"/>
        <w:left w:val="none" w:sz="0" w:space="0" w:color="auto"/>
        <w:bottom w:val="none" w:sz="0" w:space="0" w:color="auto"/>
        <w:right w:val="none" w:sz="0" w:space="0" w:color="auto"/>
      </w:divBdr>
    </w:div>
    <w:div w:id="541671202">
      <w:bodyDiv w:val="1"/>
      <w:marLeft w:val="0"/>
      <w:marRight w:val="0"/>
      <w:marTop w:val="0"/>
      <w:marBottom w:val="0"/>
      <w:divBdr>
        <w:top w:val="none" w:sz="0" w:space="0" w:color="auto"/>
        <w:left w:val="none" w:sz="0" w:space="0" w:color="auto"/>
        <w:bottom w:val="none" w:sz="0" w:space="0" w:color="auto"/>
        <w:right w:val="none" w:sz="0" w:space="0" w:color="auto"/>
      </w:divBdr>
    </w:div>
    <w:div w:id="566764903">
      <w:bodyDiv w:val="1"/>
      <w:marLeft w:val="0"/>
      <w:marRight w:val="0"/>
      <w:marTop w:val="0"/>
      <w:marBottom w:val="0"/>
      <w:divBdr>
        <w:top w:val="none" w:sz="0" w:space="0" w:color="auto"/>
        <w:left w:val="none" w:sz="0" w:space="0" w:color="auto"/>
        <w:bottom w:val="none" w:sz="0" w:space="0" w:color="auto"/>
        <w:right w:val="none" w:sz="0" w:space="0" w:color="auto"/>
      </w:divBdr>
    </w:div>
    <w:div w:id="571043976">
      <w:bodyDiv w:val="1"/>
      <w:marLeft w:val="0"/>
      <w:marRight w:val="0"/>
      <w:marTop w:val="0"/>
      <w:marBottom w:val="0"/>
      <w:divBdr>
        <w:top w:val="none" w:sz="0" w:space="0" w:color="auto"/>
        <w:left w:val="none" w:sz="0" w:space="0" w:color="auto"/>
        <w:bottom w:val="none" w:sz="0" w:space="0" w:color="auto"/>
        <w:right w:val="none" w:sz="0" w:space="0" w:color="auto"/>
      </w:divBdr>
    </w:div>
    <w:div w:id="581182643">
      <w:bodyDiv w:val="1"/>
      <w:marLeft w:val="0"/>
      <w:marRight w:val="0"/>
      <w:marTop w:val="0"/>
      <w:marBottom w:val="0"/>
      <w:divBdr>
        <w:top w:val="none" w:sz="0" w:space="0" w:color="auto"/>
        <w:left w:val="none" w:sz="0" w:space="0" w:color="auto"/>
        <w:bottom w:val="none" w:sz="0" w:space="0" w:color="auto"/>
        <w:right w:val="none" w:sz="0" w:space="0" w:color="auto"/>
      </w:divBdr>
    </w:div>
    <w:div w:id="596407668">
      <w:bodyDiv w:val="1"/>
      <w:marLeft w:val="0"/>
      <w:marRight w:val="0"/>
      <w:marTop w:val="0"/>
      <w:marBottom w:val="0"/>
      <w:divBdr>
        <w:top w:val="none" w:sz="0" w:space="0" w:color="auto"/>
        <w:left w:val="none" w:sz="0" w:space="0" w:color="auto"/>
        <w:bottom w:val="none" w:sz="0" w:space="0" w:color="auto"/>
        <w:right w:val="none" w:sz="0" w:space="0" w:color="auto"/>
      </w:divBdr>
      <w:divsChild>
        <w:div w:id="995643852">
          <w:marLeft w:val="1166"/>
          <w:marRight w:val="0"/>
          <w:marTop w:val="60"/>
          <w:marBottom w:val="60"/>
          <w:divBdr>
            <w:top w:val="none" w:sz="0" w:space="0" w:color="auto"/>
            <w:left w:val="none" w:sz="0" w:space="0" w:color="auto"/>
            <w:bottom w:val="none" w:sz="0" w:space="0" w:color="auto"/>
            <w:right w:val="none" w:sz="0" w:space="0" w:color="auto"/>
          </w:divBdr>
        </w:div>
      </w:divsChild>
    </w:div>
    <w:div w:id="706948822">
      <w:bodyDiv w:val="1"/>
      <w:marLeft w:val="0"/>
      <w:marRight w:val="0"/>
      <w:marTop w:val="0"/>
      <w:marBottom w:val="0"/>
      <w:divBdr>
        <w:top w:val="none" w:sz="0" w:space="0" w:color="auto"/>
        <w:left w:val="none" w:sz="0" w:space="0" w:color="auto"/>
        <w:bottom w:val="none" w:sz="0" w:space="0" w:color="auto"/>
        <w:right w:val="none" w:sz="0" w:space="0" w:color="auto"/>
      </w:divBdr>
    </w:div>
    <w:div w:id="736708758">
      <w:bodyDiv w:val="1"/>
      <w:marLeft w:val="0"/>
      <w:marRight w:val="0"/>
      <w:marTop w:val="0"/>
      <w:marBottom w:val="0"/>
      <w:divBdr>
        <w:top w:val="none" w:sz="0" w:space="0" w:color="auto"/>
        <w:left w:val="none" w:sz="0" w:space="0" w:color="auto"/>
        <w:bottom w:val="none" w:sz="0" w:space="0" w:color="auto"/>
        <w:right w:val="none" w:sz="0" w:space="0" w:color="auto"/>
      </w:divBdr>
    </w:div>
    <w:div w:id="745034581">
      <w:bodyDiv w:val="1"/>
      <w:marLeft w:val="0"/>
      <w:marRight w:val="0"/>
      <w:marTop w:val="0"/>
      <w:marBottom w:val="0"/>
      <w:divBdr>
        <w:top w:val="none" w:sz="0" w:space="0" w:color="auto"/>
        <w:left w:val="none" w:sz="0" w:space="0" w:color="auto"/>
        <w:bottom w:val="none" w:sz="0" w:space="0" w:color="auto"/>
        <w:right w:val="none" w:sz="0" w:space="0" w:color="auto"/>
      </w:divBdr>
    </w:div>
    <w:div w:id="829717854">
      <w:bodyDiv w:val="1"/>
      <w:marLeft w:val="0"/>
      <w:marRight w:val="0"/>
      <w:marTop w:val="0"/>
      <w:marBottom w:val="0"/>
      <w:divBdr>
        <w:top w:val="none" w:sz="0" w:space="0" w:color="auto"/>
        <w:left w:val="none" w:sz="0" w:space="0" w:color="auto"/>
        <w:bottom w:val="none" w:sz="0" w:space="0" w:color="auto"/>
        <w:right w:val="none" w:sz="0" w:space="0" w:color="auto"/>
      </w:divBdr>
    </w:div>
    <w:div w:id="852494426">
      <w:bodyDiv w:val="1"/>
      <w:marLeft w:val="0"/>
      <w:marRight w:val="0"/>
      <w:marTop w:val="0"/>
      <w:marBottom w:val="0"/>
      <w:divBdr>
        <w:top w:val="none" w:sz="0" w:space="0" w:color="auto"/>
        <w:left w:val="none" w:sz="0" w:space="0" w:color="auto"/>
        <w:bottom w:val="none" w:sz="0" w:space="0" w:color="auto"/>
        <w:right w:val="none" w:sz="0" w:space="0" w:color="auto"/>
      </w:divBdr>
    </w:div>
    <w:div w:id="861094725">
      <w:bodyDiv w:val="1"/>
      <w:marLeft w:val="0"/>
      <w:marRight w:val="0"/>
      <w:marTop w:val="0"/>
      <w:marBottom w:val="0"/>
      <w:divBdr>
        <w:top w:val="none" w:sz="0" w:space="0" w:color="auto"/>
        <w:left w:val="none" w:sz="0" w:space="0" w:color="auto"/>
        <w:bottom w:val="none" w:sz="0" w:space="0" w:color="auto"/>
        <w:right w:val="none" w:sz="0" w:space="0" w:color="auto"/>
      </w:divBdr>
    </w:div>
    <w:div w:id="877663781">
      <w:bodyDiv w:val="1"/>
      <w:marLeft w:val="0"/>
      <w:marRight w:val="0"/>
      <w:marTop w:val="0"/>
      <w:marBottom w:val="0"/>
      <w:divBdr>
        <w:top w:val="none" w:sz="0" w:space="0" w:color="auto"/>
        <w:left w:val="none" w:sz="0" w:space="0" w:color="auto"/>
        <w:bottom w:val="none" w:sz="0" w:space="0" w:color="auto"/>
        <w:right w:val="none" w:sz="0" w:space="0" w:color="auto"/>
      </w:divBdr>
    </w:div>
    <w:div w:id="884024387">
      <w:bodyDiv w:val="1"/>
      <w:marLeft w:val="0"/>
      <w:marRight w:val="0"/>
      <w:marTop w:val="0"/>
      <w:marBottom w:val="0"/>
      <w:divBdr>
        <w:top w:val="none" w:sz="0" w:space="0" w:color="auto"/>
        <w:left w:val="none" w:sz="0" w:space="0" w:color="auto"/>
        <w:bottom w:val="none" w:sz="0" w:space="0" w:color="auto"/>
        <w:right w:val="none" w:sz="0" w:space="0" w:color="auto"/>
      </w:divBdr>
    </w:div>
    <w:div w:id="900099103">
      <w:bodyDiv w:val="1"/>
      <w:marLeft w:val="0"/>
      <w:marRight w:val="0"/>
      <w:marTop w:val="0"/>
      <w:marBottom w:val="0"/>
      <w:divBdr>
        <w:top w:val="none" w:sz="0" w:space="0" w:color="auto"/>
        <w:left w:val="none" w:sz="0" w:space="0" w:color="auto"/>
        <w:bottom w:val="none" w:sz="0" w:space="0" w:color="auto"/>
        <w:right w:val="none" w:sz="0" w:space="0" w:color="auto"/>
      </w:divBdr>
    </w:div>
    <w:div w:id="934939700">
      <w:bodyDiv w:val="1"/>
      <w:marLeft w:val="0"/>
      <w:marRight w:val="0"/>
      <w:marTop w:val="0"/>
      <w:marBottom w:val="0"/>
      <w:divBdr>
        <w:top w:val="none" w:sz="0" w:space="0" w:color="auto"/>
        <w:left w:val="none" w:sz="0" w:space="0" w:color="auto"/>
        <w:bottom w:val="none" w:sz="0" w:space="0" w:color="auto"/>
        <w:right w:val="none" w:sz="0" w:space="0" w:color="auto"/>
      </w:divBdr>
    </w:div>
    <w:div w:id="965551559">
      <w:bodyDiv w:val="1"/>
      <w:marLeft w:val="0"/>
      <w:marRight w:val="0"/>
      <w:marTop w:val="0"/>
      <w:marBottom w:val="0"/>
      <w:divBdr>
        <w:top w:val="none" w:sz="0" w:space="0" w:color="auto"/>
        <w:left w:val="none" w:sz="0" w:space="0" w:color="auto"/>
        <w:bottom w:val="none" w:sz="0" w:space="0" w:color="auto"/>
        <w:right w:val="none" w:sz="0" w:space="0" w:color="auto"/>
      </w:divBdr>
    </w:div>
    <w:div w:id="1025792811">
      <w:bodyDiv w:val="1"/>
      <w:marLeft w:val="0"/>
      <w:marRight w:val="0"/>
      <w:marTop w:val="0"/>
      <w:marBottom w:val="0"/>
      <w:divBdr>
        <w:top w:val="none" w:sz="0" w:space="0" w:color="auto"/>
        <w:left w:val="none" w:sz="0" w:space="0" w:color="auto"/>
        <w:bottom w:val="none" w:sz="0" w:space="0" w:color="auto"/>
        <w:right w:val="none" w:sz="0" w:space="0" w:color="auto"/>
      </w:divBdr>
    </w:div>
    <w:div w:id="1055660827">
      <w:bodyDiv w:val="1"/>
      <w:marLeft w:val="0"/>
      <w:marRight w:val="0"/>
      <w:marTop w:val="0"/>
      <w:marBottom w:val="0"/>
      <w:divBdr>
        <w:top w:val="none" w:sz="0" w:space="0" w:color="auto"/>
        <w:left w:val="none" w:sz="0" w:space="0" w:color="auto"/>
        <w:bottom w:val="none" w:sz="0" w:space="0" w:color="auto"/>
        <w:right w:val="none" w:sz="0" w:space="0" w:color="auto"/>
      </w:divBdr>
    </w:div>
    <w:div w:id="1089622421">
      <w:bodyDiv w:val="1"/>
      <w:marLeft w:val="0"/>
      <w:marRight w:val="0"/>
      <w:marTop w:val="0"/>
      <w:marBottom w:val="0"/>
      <w:divBdr>
        <w:top w:val="none" w:sz="0" w:space="0" w:color="auto"/>
        <w:left w:val="none" w:sz="0" w:space="0" w:color="auto"/>
        <w:bottom w:val="none" w:sz="0" w:space="0" w:color="auto"/>
        <w:right w:val="none" w:sz="0" w:space="0" w:color="auto"/>
      </w:divBdr>
    </w:div>
    <w:div w:id="1090734012">
      <w:bodyDiv w:val="1"/>
      <w:marLeft w:val="0"/>
      <w:marRight w:val="0"/>
      <w:marTop w:val="0"/>
      <w:marBottom w:val="0"/>
      <w:divBdr>
        <w:top w:val="none" w:sz="0" w:space="0" w:color="auto"/>
        <w:left w:val="none" w:sz="0" w:space="0" w:color="auto"/>
        <w:bottom w:val="none" w:sz="0" w:space="0" w:color="auto"/>
        <w:right w:val="none" w:sz="0" w:space="0" w:color="auto"/>
      </w:divBdr>
    </w:div>
    <w:div w:id="1154299375">
      <w:bodyDiv w:val="1"/>
      <w:marLeft w:val="0"/>
      <w:marRight w:val="0"/>
      <w:marTop w:val="0"/>
      <w:marBottom w:val="0"/>
      <w:divBdr>
        <w:top w:val="none" w:sz="0" w:space="0" w:color="auto"/>
        <w:left w:val="none" w:sz="0" w:space="0" w:color="auto"/>
        <w:bottom w:val="none" w:sz="0" w:space="0" w:color="auto"/>
        <w:right w:val="none" w:sz="0" w:space="0" w:color="auto"/>
      </w:divBdr>
    </w:div>
    <w:div w:id="1220170705">
      <w:bodyDiv w:val="1"/>
      <w:marLeft w:val="0"/>
      <w:marRight w:val="0"/>
      <w:marTop w:val="0"/>
      <w:marBottom w:val="0"/>
      <w:divBdr>
        <w:top w:val="none" w:sz="0" w:space="0" w:color="auto"/>
        <w:left w:val="none" w:sz="0" w:space="0" w:color="auto"/>
        <w:bottom w:val="none" w:sz="0" w:space="0" w:color="auto"/>
        <w:right w:val="none" w:sz="0" w:space="0" w:color="auto"/>
      </w:divBdr>
    </w:div>
    <w:div w:id="1226454975">
      <w:bodyDiv w:val="1"/>
      <w:marLeft w:val="0"/>
      <w:marRight w:val="0"/>
      <w:marTop w:val="0"/>
      <w:marBottom w:val="0"/>
      <w:divBdr>
        <w:top w:val="none" w:sz="0" w:space="0" w:color="auto"/>
        <w:left w:val="none" w:sz="0" w:space="0" w:color="auto"/>
        <w:bottom w:val="none" w:sz="0" w:space="0" w:color="auto"/>
        <w:right w:val="none" w:sz="0" w:space="0" w:color="auto"/>
      </w:divBdr>
    </w:div>
    <w:div w:id="1238634902">
      <w:bodyDiv w:val="1"/>
      <w:marLeft w:val="0"/>
      <w:marRight w:val="0"/>
      <w:marTop w:val="0"/>
      <w:marBottom w:val="0"/>
      <w:divBdr>
        <w:top w:val="none" w:sz="0" w:space="0" w:color="auto"/>
        <w:left w:val="none" w:sz="0" w:space="0" w:color="auto"/>
        <w:bottom w:val="none" w:sz="0" w:space="0" w:color="auto"/>
        <w:right w:val="none" w:sz="0" w:space="0" w:color="auto"/>
      </w:divBdr>
    </w:div>
    <w:div w:id="1252006911">
      <w:bodyDiv w:val="1"/>
      <w:marLeft w:val="0"/>
      <w:marRight w:val="0"/>
      <w:marTop w:val="0"/>
      <w:marBottom w:val="0"/>
      <w:divBdr>
        <w:top w:val="none" w:sz="0" w:space="0" w:color="auto"/>
        <w:left w:val="none" w:sz="0" w:space="0" w:color="auto"/>
        <w:bottom w:val="none" w:sz="0" w:space="0" w:color="auto"/>
        <w:right w:val="none" w:sz="0" w:space="0" w:color="auto"/>
      </w:divBdr>
    </w:div>
    <w:div w:id="1257396112">
      <w:bodyDiv w:val="1"/>
      <w:marLeft w:val="0"/>
      <w:marRight w:val="0"/>
      <w:marTop w:val="0"/>
      <w:marBottom w:val="0"/>
      <w:divBdr>
        <w:top w:val="none" w:sz="0" w:space="0" w:color="auto"/>
        <w:left w:val="none" w:sz="0" w:space="0" w:color="auto"/>
        <w:bottom w:val="none" w:sz="0" w:space="0" w:color="auto"/>
        <w:right w:val="none" w:sz="0" w:space="0" w:color="auto"/>
      </w:divBdr>
    </w:div>
    <w:div w:id="1303578885">
      <w:bodyDiv w:val="1"/>
      <w:marLeft w:val="0"/>
      <w:marRight w:val="0"/>
      <w:marTop w:val="0"/>
      <w:marBottom w:val="0"/>
      <w:divBdr>
        <w:top w:val="none" w:sz="0" w:space="0" w:color="auto"/>
        <w:left w:val="none" w:sz="0" w:space="0" w:color="auto"/>
        <w:bottom w:val="none" w:sz="0" w:space="0" w:color="auto"/>
        <w:right w:val="none" w:sz="0" w:space="0" w:color="auto"/>
      </w:divBdr>
    </w:div>
    <w:div w:id="1328092620">
      <w:bodyDiv w:val="1"/>
      <w:marLeft w:val="0"/>
      <w:marRight w:val="0"/>
      <w:marTop w:val="0"/>
      <w:marBottom w:val="0"/>
      <w:divBdr>
        <w:top w:val="none" w:sz="0" w:space="0" w:color="auto"/>
        <w:left w:val="none" w:sz="0" w:space="0" w:color="auto"/>
        <w:bottom w:val="none" w:sz="0" w:space="0" w:color="auto"/>
        <w:right w:val="none" w:sz="0" w:space="0" w:color="auto"/>
      </w:divBdr>
    </w:div>
    <w:div w:id="1331444739">
      <w:bodyDiv w:val="1"/>
      <w:marLeft w:val="0"/>
      <w:marRight w:val="0"/>
      <w:marTop w:val="0"/>
      <w:marBottom w:val="0"/>
      <w:divBdr>
        <w:top w:val="none" w:sz="0" w:space="0" w:color="auto"/>
        <w:left w:val="none" w:sz="0" w:space="0" w:color="auto"/>
        <w:bottom w:val="none" w:sz="0" w:space="0" w:color="auto"/>
        <w:right w:val="none" w:sz="0" w:space="0" w:color="auto"/>
      </w:divBdr>
    </w:div>
    <w:div w:id="1384402704">
      <w:bodyDiv w:val="1"/>
      <w:marLeft w:val="0"/>
      <w:marRight w:val="0"/>
      <w:marTop w:val="0"/>
      <w:marBottom w:val="0"/>
      <w:divBdr>
        <w:top w:val="none" w:sz="0" w:space="0" w:color="auto"/>
        <w:left w:val="none" w:sz="0" w:space="0" w:color="auto"/>
        <w:bottom w:val="none" w:sz="0" w:space="0" w:color="auto"/>
        <w:right w:val="none" w:sz="0" w:space="0" w:color="auto"/>
      </w:divBdr>
    </w:div>
    <w:div w:id="1389570171">
      <w:bodyDiv w:val="1"/>
      <w:marLeft w:val="0"/>
      <w:marRight w:val="0"/>
      <w:marTop w:val="0"/>
      <w:marBottom w:val="0"/>
      <w:divBdr>
        <w:top w:val="none" w:sz="0" w:space="0" w:color="auto"/>
        <w:left w:val="none" w:sz="0" w:space="0" w:color="auto"/>
        <w:bottom w:val="none" w:sz="0" w:space="0" w:color="auto"/>
        <w:right w:val="none" w:sz="0" w:space="0" w:color="auto"/>
      </w:divBdr>
    </w:div>
    <w:div w:id="1414203336">
      <w:bodyDiv w:val="1"/>
      <w:marLeft w:val="0"/>
      <w:marRight w:val="0"/>
      <w:marTop w:val="0"/>
      <w:marBottom w:val="0"/>
      <w:divBdr>
        <w:top w:val="none" w:sz="0" w:space="0" w:color="auto"/>
        <w:left w:val="none" w:sz="0" w:space="0" w:color="auto"/>
        <w:bottom w:val="none" w:sz="0" w:space="0" w:color="auto"/>
        <w:right w:val="none" w:sz="0" w:space="0" w:color="auto"/>
      </w:divBdr>
    </w:div>
    <w:div w:id="1466237423">
      <w:bodyDiv w:val="1"/>
      <w:marLeft w:val="0"/>
      <w:marRight w:val="0"/>
      <w:marTop w:val="0"/>
      <w:marBottom w:val="0"/>
      <w:divBdr>
        <w:top w:val="none" w:sz="0" w:space="0" w:color="auto"/>
        <w:left w:val="none" w:sz="0" w:space="0" w:color="auto"/>
        <w:bottom w:val="none" w:sz="0" w:space="0" w:color="auto"/>
        <w:right w:val="none" w:sz="0" w:space="0" w:color="auto"/>
      </w:divBdr>
    </w:div>
    <w:div w:id="1569804948">
      <w:bodyDiv w:val="1"/>
      <w:marLeft w:val="0"/>
      <w:marRight w:val="0"/>
      <w:marTop w:val="0"/>
      <w:marBottom w:val="0"/>
      <w:divBdr>
        <w:top w:val="none" w:sz="0" w:space="0" w:color="auto"/>
        <w:left w:val="none" w:sz="0" w:space="0" w:color="auto"/>
        <w:bottom w:val="none" w:sz="0" w:space="0" w:color="auto"/>
        <w:right w:val="none" w:sz="0" w:space="0" w:color="auto"/>
      </w:divBdr>
    </w:div>
    <w:div w:id="1575778719">
      <w:bodyDiv w:val="1"/>
      <w:marLeft w:val="0"/>
      <w:marRight w:val="0"/>
      <w:marTop w:val="0"/>
      <w:marBottom w:val="0"/>
      <w:divBdr>
        <w:top w:val="none" w:sz="0" w:space="0" w:color="auto"/>
        <w:left w:val="none" w:sz="0" w:space="0" w:color="auto"/>
        <w:bottom w:val="none" w:sz="0" w:space="0" w:color="auto"/>
        <w:right w:val="none" w:sz="0" w:space="0" w:color="auto"/>
      </w:divBdr>
    </w:div>
    <w:div w:id="1576015771">
      <w:bodyDiv w:val="1"/>
      <w:marLeft w:val="0"/>
      <w:marRight w:val="0"/>
      <w:marTop w:val="0"/>
      <w:marBottom w:val="0"/>
      <w:divBdr>
        <w:top w:val="none" w:sz="0" w:space="0" w:color="auto"/>
        <w:left w:val="none" w:sz="0" w:space="0" w:color="auto"/>
        <w:bottom w:val="none" w:sz="0" w:space="0" w:color="auto"/>
        <w:right w:val="none" w:sz="0" w:space="0" w:color="auto"/>
      </w:divBdr>
    </w:div>
    <w:div w:id="1637298121">
      <w:bodyDiv w:val="1"/>
      <w:marLeft w:val="0"/>
      <w:marRight w:val="0"/>
      <w:marTop w:val="0"/>
      <w:marBottom w:val="0"/>
      <w:divBdr>
        <w:top w:val="none" w:sz="0" w:space="0" w:color="auto"/>
        <w:left w:val="none" w:sz="0" w:space="0" w:color="auto"/>
        <w:bottom w:val="none" w:sz="0" w:space="0" w:color="auto"/>
        <w:right w:val="none" w:sz="0" w:space="0" w:color="auto"/>
      </w:divBdr>
    </w:div>
    <w:div w:id="1639919728">
      <w:bodyDiv w:val="1"/>
      <w:marLeft w:val="0"/>
      <w:marRight w:val="0"/>
      <w:marTop w:val="0"/>
      <w:marBottom w:val="0"/>
      <w:divBdr>
        <w:top w:val="none" w:sz="0" w:space="0" w:color="auto"/>
        <w:left w:val="none" w:sz="0" w:space="0" w:color="auto"/>
        <w:bottom w:val="none" w:sz="0" w:space="0" w:color="auto"/>
        <w:right w:val="none" w:sz="0" w:space="0" w:color="auto"/>
      </w:divBdr>
    </w:div>
    <w:div w:id="1646812784">
      <w:bodyDiv w:val="1"/>
      <w:marLeft w:val="0"/>
      <w:marRight w:val="0"/>
      <w:marTop w:val="0"/>
      <w:marBottom w:val="0"/>
      <w:divBdr>
        <w:top w:val="none" w:sz="0" w:space="0" w:color="auto"/>
        <w:left w:val="none" w:sz="0" w:space="0" w:color="auto"/>
        <w:bottom w:val="none" w:sz="0" w:space="0" w:color="auto"/>
        <w:right w:val="none" w:sz="0" w:space="0" w:color="auto"/>
      </w:divBdr>
    </w:div>
    <w:div w:id="1686856210">
      <w:bodyDiv w:val="1"/>
      <w:marLeft w:val="0"/>
      <w:marRight w:val="0"/>
      <w:marTop w:val="0"/>
      <w:marBottom w:val="0"/>
      <w:divBdr>
        <w:top w:val="none" w:sz="0" w:space="0" w:color="auto"/>
        <w:left w:val="none" w:sz="0" w:space="0" w:color="auto"/>
        <w:bottom w:val="none" w:sz="0" w:space="0" w:color="auto"/>
        <w:right w:val="none" w:sz="0" w:space="0" w:color="auto"/>
      </w:divBdr>
    </w:div>
    <w:div w:id="1763841600">
      <w:bodyDiv w:val="1"/>
      <w:marLeft w:val="0"/>
      <w:marRight w:val="0"/>
      <w:marTop w:val="0"/>
      <w:marBottom w:val="0"/>
      <w:divBdr>
        <w:top w:val="none" w:sz="0" w:space="0" w:color="auto"/>
        <w:left w:val="none" w:sz="0" w:space="0" w:color="auto"/>
        <w:bottom w:val="none" w:sz="0" w:space="0" w:color="auto"/>
        <w:right w:val="none" w:sz="0" w:space="0" w:color="auto"/>
      </w:divBdr>
    </w:div>
    <w:div w:id="1806965436">
      <w:bodyDiv w:val="1"/>
      <w:marLeft w:val="0"/>
      <w:marRight w:val="0"/>
      <w:marTop w:val="0"/>
      <w:marBottom w:val="0"/>
      <w:divBdr>
        <w:top w:val="none" w:sz="0" w:space="0" w:color="auto"/>
        <w:left w:val="none" w:sz="0" w:space="0" w:color="auto"/>
        <w:bottom w:val="none" w:sz="0" w:space="0" w:color="auto"/>
        <w:right w:val="none" w:sz="0" w:space="0" w:color="auto"/>
      </w:divBdr>
    </w:div>
    <w:div w:id="1812215100">
      <w:bodyDiv w:val="1"/>
      <w:marLeft w:val="0"/>
      <w:marRight w:val="0"/>
      <w:marTop w:val="0"/>
      <w:marBottom w:val="0"/>
      <w:divBdr>
        <w:top w:val="none" w:sz="0" w:space="0" w:color="auto"/>
        <w:left w:val="none" w:sz="0" w:space="0" w:color="auto"/>
        <w:bottom w:val="none" w:sz="0" w:space="0" w:color="auto"/>
        <w:right w:val="none" w:sz="0" w:space="0" w:color="auto"/>
      </w:divBdr>
    </w:div>
    <w:div w:id="1813519110">
      <w:bodyDiv w:val="1"/>
      <w:marLeft w:val="0"/>
      <w:marRight w:val="0"/>
      <w:marTop w:val="0"/>
      <w:marBottom w:val="0"/>
      <w:divBdr>
        <w:top w:val="none" w:sz="0" w:space="0" w:color="auto"/>
        <w:left w:val="none" w:sz="0" w:space="0" w:color="auto"/>
        <w:bottom w:val="none" w:sz="0" w:space="0" w:color="auto"/>
        <w:right w:val="none" w:sz="0" w:space="0" w:color="auto"/>
      </w:divBdr>
    </w:div>
    <w:div w:id="1870609324">
      <w:bodyDiv w:val="1"/>
      <w:marLeft w:val="0"/>
      <w:marRight w:val="0"/>
      <w:marTop w:val="0"/>
      <w:marBottom w:val="0"/>
      <w:divBdr>
        <w:top w:val="none" w:sz="0" w:space="0" w:color="auto"/>
        <w:left w:val="none" w:sz="0" w:space="0" w:color="auto"/>
        <w:bottom w:val="none" w:sz="0" w:space="0" w:color="auto"/>
        <w:right w:val="none" w:sz="0" w:space="0" w:color="auto"/>
      </w:divBdr>
    </w:div>
    <w:div w:id="1929928044">
      <w:bodyDiv w:val="1"/>
      <w:marLeft w:val="0"/>
      <w:marRight w:val="0"/>
      <w:marTop w:val="0"/>
      <w:marBottom w:val="0"/>
      <w:divBdr>
        <w:top w:val="none" w:sz="0" w:space="0" w:color="auto"/>
        <w:left w:val="none" w:sz="0" w:space="0" w:color="auto"/>
        <w:bottom w:val="none" w:sz="0" w:space="0" w:color="auto"/>
        <w:right w:val="none" w:sz="0" w:space="0" w:color="auto"/>
      </w:divBdr>
    </w:div>
    <w:div w:id="1967925352">
      <w:bodyDiv w:val="1"/>
      <w:marLeft w:val="0"/>
      <w:marRight w:val="0"/>
      <w:marTop w:val="0"/>
      <w:marBottom w:val="0"/>
      <w:divBdr>
        <w:top w:val="none" w:sz="0" w:space="0" w:color="auto"/>
        <w:left w:val="none" w:sz="0" w:space="0" w:color="auto"/>
        <w:bottom w:val="none" w:sz="0" w:space="0" w:color="auto"/>
        <w:right w:val="none" w:sz="0" w:space="0" w:color="auto"/>
      </w:divBdr>
    </w:div>
    <w:div w:id="2030061812">
      <w:bodyDiv w:val="1"/>
      <w:marLeft w:val="0"/>
      <w:marRight w:val="0"/>
      <w:marTop w:val="0"/>
      <w:marBottom w:val="0"/>
      <w:divBdr>
        <w:top w:val="none" w:sz="0" w:space="0" w:color="auto"/>
        <w:left w:val="none" w:sz="0" w:space="0" w:color="auto"/>
        <w:bottom w:val="none" w:sz="0" w:space="0" w:color="auto"/>
        <w:right w:val="none" w:sz="0" w:space="0" w:color="auto"/>
      </w:divBdr>
    </w:div>
    <w:div w:id="2034958718">
      <w:bodyDiv w:val="1"/>
      <w:marLeft w:val="0"/>
      <w:marRight w:val="0"/>
      <w:marTop w:val="0"/>
      <w:marBottom w:val="0"/>
      <w:divBdr>
        <w:top w:val="none" w:sz="0" w:space="0" w:color="auto"/>
        <w:left w:val="none" w:sz="0" w:space="0" w:color="auto"/>
        <w:bottom w:val="none" w:sz="0" w:space="0" w:color="auto"/>
        <w:right w:val="none" w:sz="0" w:space="0" w:color="auto"/>
      </w:divBdr>
    </w:div>
    <w:div w:id="2041470397">
      <w:bodyDiv w:val="1"/>
      <w:marLeft w:val="0"/>
      <w:marRight w:val="0"/>
      <w:marTop w:val="0"/>
      <w:marBottom w:val="0"/>
      <w:divBdr>
        <w:top w:val="none" w:sz="0" w:space="0" w:color="auto"/>
        <w:left w:val="none" w:sz="0" w:space="0" w:color="auto"/>
        <w:bottom w:val="none" w:sz="0" w:space="0" w:color="auto"/>
        <w:right w:val="none" w:sz="0" w:space="0" w:color="auto"/>
      </w:divBdr>
    </w:div>
    <w:div w:id="20757376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8.emf"/><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theguardian.com/business/2007/aug/07/retail.uknews" TargetMode="External"/><Relationship Id="rId68" Type="http://schemas.openxmlformats.org/officeDocument/2006/relationships/hyperlink" Target="https://explodingtopics.com/blog/smartphone-stats" TargetMode="External"/><Relationship Id="rId16" Type="http://schemas.openxmlformats.org/officeDocument/2006/relationships/image" Target="media/image5.emf"/><Relationship Id="rId11" Type="http://schemas.openxmlformats.org/officeDocument/2006/relationships/image" Target="media/image2.png"/><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link.springer.com/chapter/10.1007/978-3-031-29364-1_76"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doi.org/10.36079/lamintang.ijeste-0301.105" TargetMode="External"/><Relationship Id="rId19" Type="http://schemas.openxmlformats.org/officeDocument/2006/relationships/image" Target="media/image7.emf"/><Relationship Id="rId14" Type="http://schemas.openxmlformats.org/officeDocument/2006/relationships/image" Target="media/image4.emf"/><Relationship Id="rId22" Type="http://schemas.openxmlformats.org/officeDocument/2006/relationships/package" Target="embeddings/Microsoft_Visio_Drawing4.vsdx"/><Relationship Id="rId27" Type="http://schemas.openxmlformats.org/officeDocument/2006/relationships/image" Target="media/image11.png"/><Relationship Id="rId30" Type="http://schemas.openxmlformats.org/officeDocument/2006/relationships/package" Target="embeddings/Microsoft_Visio_Drawing7.vsdx"/><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www.simplilearn.com/tutorials/reactjs-tutorial/what-is-reactjs" TargetMode="External"/><Relationship Id="rId69" Type="http://schemas.openxmlformats.org/officeDocument/2006/relationships/hyperlink" Target="https://www.cambridge.org/core/journals/journal-of-global-history/article/abs/telegraph-and-the-bank-on-the-interdependence-of-global-communications-and-capitalism-18661914/09E91AB90AE1274717589316F28B6E73" TargetMode="External"/><Relationship Id="rId77" Type="http://schemas.openxmlformats.org/officeDocument/2006/relationships/header" Target="header1.xml"/><Relationship Id="rId8" Type="http://schemas.openxmlformats.org/officeDocument/2006/relationships/hyperlink" Target="https://coopify.africa/" TargetMode="External"/><Relationship Id="rId51" Type="http://schemas.openxmlformats.org/officeDocument/2006/relationships/image" Target="media/image34.png"/><Relationship Id="rId72" Type="http://schemas.openxmlformats.org/officeDocument/2006/relationships/hyperlink" Target="https://www.guide-collective.com/gc-magazine/no-man-is-an-island-the-power-of-community"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image" Target="media/image10.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www.techtarget.com/searchdatamanagement/definition/MongoDB" TargetMode="External"/><Relationship Id="rId20" Type="http://schemas.openxmlformats.org/officeDocument/2006/relationships/package" Target="embeddings/Microsoft_Visio_Drawing3.vsdx"/><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yperlink" Target="https://www.netguru.com/glossary/react-native" TargetMode="External"/><Relationship Id="rId70" Type="http://schemas.openxmlformats.org/officeDocument/2006/relationships/hyperlink" Target="https://www.nls.uk/learning-zone/politics-and-society/labour-history/" TargetMode="External"/><Relationship Id="rId75" Type="http://schemas.openxmlformats.org/officeDocument/2006/relationships/hyperlink" Target="https://www.designrush.com/agency/software-development/trends/software-development-methodolog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coopco.com.ng/contact"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www.techtarget.com/searchdatamanagement/definition/MongoDB" TargetMode="External"/><Relationship Id="rId73" Type="http://schemas.openxmlformats.org/officeDocument/2006/relationships/hyperlink" Target="https://www.freecodecamp.org/news/what-is-node-js/" TargetMode="External"/><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image" Target="media/image6.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www.techtarget.com/searchapparchitecture/definition/application-architecture" TargetMode="External"/><Relationship Id="rId7" Type="http://schemas.openxmlformats.org/officeDocument/2006/relationships/endnotes" Target="endnotes.xml"/><Relationship Id="rId71" Type="http://schemas.openxmlformats.org/officeDocument/2006/relationships/hyperlink" Target="https://www.geeksforgeeks.org/what-is-mongodb-working-and-features/" TargetMode="External"/><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package" Target="embeddings/Microsoft_Visio_Drawing5.vsdx"/><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webandcrafts.com/blog/history-of-mobile-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B0F9D-217A-48E6-9BF5-769892500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8312</TotalTime>
  <Pages>100</Pages>
  <Words>12110</Words>
  <Characters>69033</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Usman Abubakar</cp:lastModifiedBy>
  <cp:revision>2090</cp:revision>
  <dcterms:created xsi:type="dcterms:W3CDTF">2024-05-06T15:42:00Z</dcterms:created>
  <dcterms:modified xsi:type="dcterms:W3CDTF">2024-09-25T09:52:00Z</dcterms:modified>
</cp:coreProperties>
</file>